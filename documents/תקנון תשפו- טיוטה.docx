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B2F2F" w14:textId="77777777" w:rsidR="00F50562" w:rsidRPr="00645CE8" w:rsidRDefault="00F50562" w:rsidP="00F50562">
      <w:pPr>
        <w:pStyle w:val="NormalWeb"/>
        <w:bidi/>
        <w:spacing w:before="0" w:beforeAutospacing="0" w:after="0" w:afterAutospacing="0" w:line="276" w:lineRule="auto"/>
        <w:jc w:val="center"/>
        <w:rPr>
          <w:rFonts w:asciiTheme="minorBidi" w:hAnsiTheme="minorBidi" w:cstheme="minorBidi"/>
          <w:b/>
          <w:bCs/>
          <w:rtl/>
        </w:rPr>
      </w:pPr>
      <w:bookmarkStart w:id="0" w:name="_Toc107108660"/>
      <w:r w:rsidRPr="00645CE8">
        <w:rPr>
          <w:rFonts w:asciiTheme="minorBidi" w:hAnsiTheme="minorBidi" w:cstheme="minorBidi"/>
          <w:b/>
          <w:bCs/>
          <w:rtl/>
        </w:rPr>
        <w:t>נהלי הוראה ולימודים אוניברסיטאיים</w:t>
      </w:r>
    </w:p>
    <w:p w14:paraId="60BDE5C7"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7024FCF9"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u w:val="single"/>
          <w:rtl/>
        </w:rPr>
      </w:pPr>
      <w:r w:rsidRPr="00645CE8">
        <w:rPr>
          <w:rFonts w:asciiTheme="minorBidi" w:hAnsiTheme="minorBidi" w:cstheme="minorBidi"/>
          <w:b/>
          <w:bCs/>
          <w:u w:val="single"/>
          <w:rtl/>
        </w:rPr>
        <w:t xml:space="preserve">הקדמה </w:t>
      </w:r>
    </w:p>
    <w:p w14:paraId="5609DC0F"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534C122D"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rtl/>
        </w:rPr>
      </w:pPr>
      <w:r w:rsidRPr="00645CE8">
        <w:rPr>
          <w:rFonts w:asciiTheme="minorBidi" w:hAnsiTheme="minorBidi" w:cstheme="minorBidi"/>
          <w:rtl/>
        </w:rPr>
        <w:t>נהלי ההוראה והלימודים נועדו להסדיר את מירב הנושאים המנהליים-אקדמיים המשותפים לכל תלמידי האוניברסיטה בנוגע ללימודיהם לתארים בוגר ומוסמך.</w:t>
      </w:r>
    </w:p>
    <w:p w14:paraId="28622350"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rtl/>
        </w:rPr>
      </w:pPr>
      <w:r w:rsidRPr="00645CE8">
        <w:rPr>
          <w:rFonts w:asciiTheme="minorBidi" w:hAnsiTheme="minorBidi" w:cstheme="minorBidi"/>
          <w:rtl/>
        </w:rPr>
        <w:t xml:space="preserve">הנהלים נקבעו על ידי ועדת </w:t>
      </w:r>
      <w:proofErr w:type="spellStart"/>
      <w:r w:rsidRPr="00645CE8">
        <w:rPr>
          <w:rFonts w:asciiTheme="minorBidi" w:hAnsiTheme="minorBidi" w:cstheme="minorBidi"/>
          <w:rtl/>
        </w:rPr>
        <w:t>נה"ל</w:t>
      </w:r>
      <w:proofErr w:type="spellEnd"/>
      <w:r w:rsidRPr="00645CE8">
        <w:rPr>
          <w:rFonts w:asciiTheme="minorBidi" w:hAnsiTheme="minorBidi" w:cstheme="minorBidi"/>
          <w:rtl/>
        </w:rPr>
        <w:t xml:space="preserve"> שהיא ועדת ההוראה האוניברסיטאית. נהלים נוספים, הנוגעים ללימודים בפקולטות השונות, נקבעים ומתפרסמים על ידי הפקולטות.</w:t>
      </w:r>
    </w:p>
    <w:p w14:paraId="57F17B2B"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rtl/>
        </w:rPr>
      </w:pPr>
      <w:r w:rsidRPr="00645CE8">
        <w:rPr>
          <w:rFonts w:asciiTheme="minorBidi" w:hAnsiTheme="minorBidi" w:cstheme="minorBidi"/>
          <w:rtl/>
        </w:rPr>
        <w:t>סעיפים מנהלי הוראה ולימודים, המטופלים בפקולטה באופן שונה מהקבוע בתקנון המשותף, מוצגים בשנתון הפקולטה באופן שמבחין אותם מהתקנון הכללי.</w:t>
      </w:r>
    </w:p>
    <w:p w14:paraId="660F08EB"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rtl/>
        </w:rPr>
      </w:pPr>
      <w:r w:rsidRPr="00645CE8">
        <w:rPr>
          <w:rFonts w:asciiTheme="minorBidi" w:hAnsiTheme="minorBidi" w:cstheme="minorBidi"/>
          <w:rtl/>
        </w:rPr>
        <w:t xml:space="preserve">עניינים שהתקנון איננו מכסה או עניינים חריגים, בין אם הם עניינים עקרוניים או שנוגעים לקבוצת תלמידים או לתלמיד בודד, יובאו לדיון במוסדות הפקולטה, וזו תעבירם, במידת הצורך, להכרעתו של יו"ר ועדת </w:t>
      </w:r>
      <w:proofErr w:type="spellStart"/>
      <w:r w:rsidRPr="00645CE8">
        <w:rPr>
          <w:rFonts w:asciiTheme="minorBidi" w:hAnsiTheme="minorBidi" w:cstheme="minorBidi"/>
          <w:rtl/>
        </w:rPr>
        <w:t>נה"ל</w:t>
      </w:r>
      <w:proofErr w:type="spellEnd"/>
      <w:r w:rsidRPr="00645CE8">
        <w:rPr>
          <w:rFonts w:asciiTheme="minorBidi" w:hAnsiTheme="minorBidi" w:cstheme="minorBidi"/>
          <w:rtl/>
        </w:rPr>
        <w:t>.</w:t>
      </w:r>
    </w:p>
    <w:p w14:paraId="69D61994"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rtl/>
        </w:rPr>
      </w:pPr>
      <w:r w:rsidRPr="00645CE8">
        <w:rPr>
          <w:rFonts w:asciiTheme="minorBidi" w:hAnsiTheme="minorBidi" w:cstheme="minorBidi"/>
          <w:rtl/>
        </w:rPr>
        <w:t xml:space="preserve">יו"ר ועדת </w:t>
      </w:r>
      <w:proofErr w:type="spellStart"/>
      <w:r w:rsidRPr="00645CE8">
        <w:rPr>
          <w:rFonts w:asciiTheme="minorBidi" w:hAnsiTheme="minorBidi" w:cstheme="minorBidi"/>
          <w:rtl/>
        </w:rPr>
        <w:t>נה"ל</w:t>
      </w:r>
      <w:proofErr w:type="spellEnd"/>
      <w:r w:rsidRPr="00645CE8">
        <w:rPr>
          <w:rFonts w:asciiTheme="minorBidi" w:hAnsiTheme="minorBidi" w:cstheme="minorBidi"/>
          <w:rtl/>
        </w:rPr>
        <w:t xml:space="preserve"> משמש גם כערכאה לערעורים על החלטות הפקולטה בתחומי אחריותה של ועדת </w:t>
      </w:r>
      <w:proofErr w:type="spellStart"/>
      <w:r w:rsidRPr="00645CE8">
        <w:rPr>
          <w:rFonts w:asciiTheme="minorBidi" w:hAnsiTheme="minorBidi" w:cstheme="minorBidi"/>
          <w:rtl/>
        </w:rPr>
        <w:t>נה"ל</w:t>
      </w:r>
      <w:proofErr w:type="spellEnd"/>
      <w:r w:rsidRPr="00645CE8">
        <w:rPr>
          <w:rFonts w:asciiTheme="minorBidi" w:hAnsiTheme="minorBidi" w:cstheme="minorBidi"/>
          <w:rtl/>
        </w:rPr>
        <w:t>.</w:t>
      </w:r>
    </w:p>
    <w:p w14:paraId="55A0266B" w14:textId="77777777" w:rsidR="00F50562" w:rsidRPr="00645CE8" w:rsidRDefault="00F50562" w:rsidP="00F50562">
      <w:pPr>
        <w:pStyle w:val="NormalWeb"/>
        <w:bidi/>
        <w:spacing w:before="240" w:beforeAutospacing="0" w:after="0" w:afterAutospacing="0" w:line="276" w:lineRule="auto"/>
        <w:rPr>
          <w:rFonts w:asciiTheme="minorBidi" w:hAnsiTheme="minorBidi" w:cstheme="minorBidi"/>
          <w:rtl/>
        </w:rPr>
      </w:pPr>
      <w:r w:rsidRPr="00645CE8">
        <w:rPr>
          <w:rFonts w:asciiTheme="minorBidi" w:hAnsiTheme="minorBidi" w:cstheme="minorBidi"/>
          <w:rtl/>
        </w:rPr>
        <w:t>הערה:</w:t>
      </w:r>
    </w:p>
    <w:p w14:paraId="7BEEC709"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בכל מקום שכתוב "תלמיד" הכוונה גם לתלמידה.</w:t>
      </w:r>
    </w:p>
    <w:p w14:paraId="1256A141"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בכל מקום שכתוב "פקולטה" הכוונה גם לבית ספר.</w:t>
      </w:r>
    </w:p>
    <w:p w14:paraId="2074ED31"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בכל מקום שכתוב "דיקן" הכוונה גם לראש בית ספר.</w:t>
      </w:r>
    </w:p>
    <w:p w14:paraId="40BC3B94"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1046813F" w14:textId="77777777" w:rsidR="00F50562" w:rsidRPr="00645CE8" w:rsidRDefault="00F50562" w:rsidP="00F50562">
      <w:pPr>
        <w:bidi w:val="0"/>
        <w:rPr>
          <w:rFonts w:asciiTheme="minorBidi" w:hAnsiTheme="minorBidi" w:cstheme="minorBidi"/>
          <w:b/>
          <w:bCs/>
          <w:sz w:val="24"/>
          <w:szCs w:val="24"/>
          <w:u w:val="single"/>
          <w:rtl/>
        </w:rPr>
      </w:pPr>
      <w:r w:rsidRPr="00645CE8">
        <w:rPr>
          <w:rFonts w:asciiTheme="minorBidi" w:hAnsiTheme="minorBidi" w:cstheme="minorBidi"/>
          <w:b/>
          <w:bCs/>
          <w:sz w:val="24"/>
          <w:szCs w:val="24"/>
          <w:u w:val="single"/>
          <w:rtl/>
        </w:rPr>
        <w:br w:type="page"/>
      </w:r>
    </w:p>
    <w:p w14:paraId="7BD9179D" w14:textId="77777777" w:rsidR="00F50562" w:rsidRPr="00645CE8" w:rsidRDefault="00F50562" w:rsidP="00F50562">
      <w:pPr>
        <w:pStyle w:val="af1"/>
        <w:spacing w:line="276" w:lineRule="auto"/>
        <w:jc w:val="right"/>
        <w:rPr>
          <w:rFonts w:asciiTheme="minorBidi" w:hAnsiTheme="minorBidi" w:cstheme="minorBidi"/>
          <w:color w:val="auto"/>
          <w:sz w:val="24"/>
          <w:szCs w:val="24"/>
          <w:rtl/>
          <w:cs/>
        </w:rPr>
      </w:pPr>
      <w:r w:rsidRPr="00645CE8">
        <w:rPr>
          <w:rFonts w:asciiTheme="minorBidi" w:hAnsiTheme="minorBidi" w:cstheme="minorBidi"/>
          <w:color w:val="auto"/>
          <w:sz w:val="24"/>
          <w:szCs w:val="24"/>
          <w:rtl/>
          <w:cs/>
          <w:lang w:val="he-IL" w:bidi="he-IL"/>
        </w:rPr>
        <w:t>תוכן עניינים</w:t>
      </w:r>
    </w:p>
    <w:p w14:paraId="526BD80C" w14:textId="77777777" w:rsidR="00F50562" w:rsidRPr="00645CE8" w:rsidRDefault="00F50562" w:rsidP="00F50562">
      <w:pPr>
        <w:pStyle w:val="TOC1"/>
        <w:tabs>
          <w:tab w:val="right" w:leader="dot" w:pos="9060"/>
        </w:tabs>
        <w:rPr>
          <w:rFonts w:asciiTheme="minorBidi" w:eastAsia="Times New Roman" w:hAnsiTheme="minorBidi" w:cstheme="minorBidi"/>
          <w:noProof/>
          <w:sz w:val="24"/>
          <w:szCs w:val="24"/>
          <w:rtl/>
        </w:rPr>
      </w:pPr>
      <w:r w:rsidRPr="00645CE8">
        <w:rPr>
          <w:rFonts w:asciiTheme="minorBidi" w:hAnsiTheme="minorBidi" w:cstheme="minorBidi"/>
          <w:sz w:val="24"/>
          <w:szCs w:val="24"/>
        </w:rPr>
        <w:fldChar w:fldCharType="begin"/>
      </w:r>
      <w:r w:rsidRPr="00645CE8">
        <w:rPr>
          <w:rFonts w:asciiTheme="minorBidi" w:hAnsiTheme="minorBidi" w:cstheme="minorBidi"/>
          <w:sz w:val="24"/>
          <w:szCs w:val="24"/>
        </w:rPr>
        <w:instrText xml:space="preserve"> TOC \o "1-3" \h \z \u </w:instrText>
      </w:r>
      <w:r w:rsidRPr="00645CE8">
        <w:rPr>
          <w:rFonts w:asciiTheme="minorBidi" w:hAnsiTheme="minorBidi" w:cstheme="minorBidi"/>
          <w:sz w:val="24"/>
          <w:szCs w:val="24"/>
        </w:rPr>
        <w:fldChar w:fldCharType="separate"/>
      </w:r>
      <w:hyperlink w:anchor="_Toc83818112" w:history="1">
        <w:r w:rsidRPr="00645CE8">
          <w:rPr>
            <w:rStyle w:val="Hyperlink"/>
            <w:rFonts w:asciiTheme="minorBidi" w:hAnsiTheme="minorBidi" w:cstheme="minorBidi"/>
            <w:noProof/>
            <w:color w:val="auto"/>
            <w:sz w:val="24"/>
            <w:szCs w:val="24"/>
            <w:rtl/>
          </w:rPr>
          <w:t>1.   תלמיד באוניברסיטה העברית</w:t>
        </w:r>
        <w:r w:rsidRPr="00645CE8">
          <w:rPr>
            <w:rFonts w:asciiTheme="minorBidi" w:hAnsiTheme="minorBidi" w:cstheme="minorBidi"/>
            <w:noProof/>
            <w:webHidden/>
            <w:sz w:val="24"/>
            <w:szCs w:val="24"/>
            <w:rtl/>
          </w:rPr>
          <w:tab/>
        </w:r>
        <w:r w:rsidRPr="00645CE8">
          <w:rPr>
            <w:rStyle w:val="Hyperlink"/>
            <w:rFonts w:asciiTheme="minorBidi" w:hAnsiTheme="minorBidi" w:cstheme="minorBidi"/>
            <w:noProof/>
            <w:color w:val="auto"/>
            <w:sz w:val="24"/>
            <w:szCs w:val="24"/>
            <w:rtl/>
          </w:rPr>
          <w:fldChar w:fldCharType="begin"/>
        </w:r>
        <w:r w:rsidRPr="00645CE8">
          <w:rPr>
            <w:rFonts w:asciiTheme="minorBidi" w:hAnsiTheme="minorBidi" w:cstheme="minorBidi"/>
            <w:noProof/>
            <w:webHidden/>
            <w:sz w:val="24"/>
            <w:szCs w:val="24"/>
            <w:rtl/>
          </w:rPr>
          <w:instrText xml:space="preserve"> </w:instrText>
        </w:r>
        <w:r w:rsidRPr="00645CE8">
          <w:rPr>
            <w:rFonts w:asciiTheme="minorBidi" w:hAnsiTheme="minorBidi" w:cstheme="minorBidi"/>
            <w:noProof/>
            <w:webHidden/>
            <w:sz w:val="24"/>
            <w:szCs w:val="24"/>
          </w:rPr>
          <w:instrText xml:space="preserve">PAGEREF </w:instrText>
        </w:r>
        <w:r w:rsidRPr="00645CE8">
          <w:rPr>
            <w:rFonts w:asciiTheme="minorBidi" w:hAnsiTheme="minorBidi" w:cstheme="minorBidi"/>
            <w:noProof/>
            <w:webHidden/>
            <w:sz w:val="24"/>
            <w:szCs w:val="24"/>
            <w:rtl/>
          </w:rPr>
          <w:instrText>_</w:instrText>
        </w:r>
        <w:r w:rsidRPr="00645CE8">
          <w:rPr>
            <w:rFonts w:asciiTheme="minorBidi" w:hAnsiTheme="minorBidi" w:cstheme="minorBidi"/>
            <w:noProof/>
            <w:webHidden/>
            <w:sz w:val="24"/>
            <w:szCs w:val="24"/>
          </w:rPr>
          <w:instrText>Toc83818112 \h</w:instrText>
        </w:r>
        <w:r w:rsidRPr="00645CE8">
          <w:rPr>
            <w:rFonts w:asciiTheme="minorBidi" w:hAnsiTheme="minorBidi" w:cstheme="minorBidi"/>
            <w:noProof/>
            <w:webHidden/>
            <w:sz w:val="24"/>
            <w:szCs w:val="24"/>
            <w:rtl/>
          </w:rPr>
          <w:instrText xml:space="preserve"> </w:instrText>
        </w:r>
        <w:r w:rsidRPr="00645CE8">
          <w:rPr>
            <w:rStyle w:val="Hyperlink"/>
            <w:rFonts w:asciiTheme="minorBidi" w:hAnsiTheme="minorBidi" w:cstheme="minorBidi"/>
            <w:noProof/>
            <w:color w:val="auto"/>
            <w:sz w:val="24"/>
            <w:szCs w:val="24"/>
            <w:rtl/>
          </w:rPr>
        </w:r>
        <w:r w:rsidRPr="00645CE8">
          <w:rPr>
            <w:rStyle w:val="Hyperlink"/>
            <w:rFonts w:asciiTheme="minorBidi" w:hAnsiTheme="minorBidi" w:cstheme="minorBidi"/>
            <w:noProof/>
            <w:color w:val="auto"/>
            <w:sz w:val="24"/>
            <w:szCs w:val="24"/>
            <w:rtl/>
          </w:rPr>
          <w:fldChar w:fldCharType="separate"/>
        </w:r>
        <w:r>
          <w:rPr>
            <w:rFonts w:asciiTheme="minorBidi" w:hAnsiTheme="minorBidi" w:cstheme="minorBidi"/>
            <w:noProof/>
            <w:webHidden/>
            <w:sz w:val="24"/>
            <w:szCs w:val="24"/>
            <w:rtl/>
          </w:rPr>
          <w:t>7</w:t>
        </w:r>
        <w:r w:rsidRPr="00645CE8">
          <w:rPr>
            <w:rStyle w:val="Hyperlink"/>
            <w:rFonts w:asciiTheme="minorBidi" w:hAnsiTheme="minorBidi" w:cstheme="minorBidi"/>
            <w:noProof/>
            <w:color w:val="auto"/>
            <w:sz w:val="24"/>
            <w:szCs w:val="24"/>
            <w:rtl/>
          </w:rPr>
          <w:fldChar w:fldCharType="end"/>
        </w:r>
      </w:hyperlink>
    </w:p>
    <w:p w14:paraId="0E4C2180"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13" w:history="1">
        <w:r w:rsidR="00F50562" w:rsidRPr="00645CE8">
          <w:rPr>
            <w:rStyle w:val="Hyperlink"/>
            <w:rFonts w:asciiTheme="minorBidi" w:hAnsiTheme="minorBidi" w:cstheme="minorBidi"/>
            <w:noProof/>
            <w:color w:val="auto"/>
            <w:sz w:val="24"/>
            <w:szCs w:val="24"/>
            <w:rtl/>
          </w:rPr>
          <w:t>1.1  הגדרה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Toc83818113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7</w:t>
        </w:r>
        <w:r w:rsidR="00F50562" w:rsidRPr="00645CE8">
          <w:rPr>
            <w:rStyle w:val="Hyperlink"/>
            <w:rFonts w:asciiTheme="minorBidi" w:hAnsiTheme="minorBidi" w:cstheme="minorBidi"/>
            <w:noProof/>
            <w:color w:val="auto"/>
            <w:sz w:val="24"/>
            <w:szCs w:val="24"/>
            <w:rtl/>
          </w:rPr>
          <w:fldChar w:fldCharType="end"/>
        </w:r>
      </w:hyperlink>
    </w:p>
    <w:p w14:paraId="19ADD683"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14" w:history="1">
        <w:r w:rsidR="00F50562" w:rsidRPr="00645CE8">
          <w:rPr>
            <w:rStyle w:val="Hyperlink"/>
            <w:rFonts w:asciiTheme="minorBidi" w:hAnsiTheme="minorBidi" w:cstheme="minorBidi"/>
            <w:noProof/>
            <w:color w:val="auto"/>
            <w:sz w:val="24"/>
            <w:szCs w:val="24"/>
            <w:rtl/>
          </w:rPr>
          <w:t>1.2  תחולה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Toc83818114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7</w:t>
        </w:r>
        <w:r w:rsidR="00F50562" w:rsidRPr="00645CE8">
          <w:rPr>
            <w:rStyle w:val="Hyperlink"/>
            <w:rFonts w:asciiTheme="minorBidi" w:hAnsiTheme="minorBidi" w:cstheme="minorBidi"/>
            <w:noProof/>
            <w:color w:val="auto"/>
            <w:sz w:val="24"/>
            <w:szCs w:val="24"/>
            <w:rtl/>
          </w:rPr>
          <w:fldChar w:fldCharType="end"/>
        </w:r>
      </w:hyperlink>
    </w:p>
    <w:p w14:paraId="3D0B1D1B"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15" w:history="1">
        <w:r w:rsidR="00F50562" w:rsidRPr="00645CE8">
          <w:rPr>
            <w:rStyle w:val="Hyperlink"/>
            <w:rFonts w:asciiTheme="minorBidi" w:hAnsiTheme="minorBidi" w:cstheme="minorBidi"/>
            <w:noProof/>
            <w:color w:val="auto"/>
            <w:sz w:val="24"/>
            <w:szCs w:val="24"/>
            <w:rtl/>
          </w:rPr>
          <w:t xml:space="preserve">1.3  </w:t>
        </w:r>
        <w:r w:rsidR="00F50562" w:rsidRPr="00645CE8">
          <w:rPr>
            <w:rStyle w:val="Hyperlink"/>
            <w:rFonts w:asciiTheme="minorBidi" w:hAnsiTheme="minorBidi" w:cstheme="minorBidi"/>
            <w:b/>
            <w:noProof/>
            <w:color w:val="auto"/>
            <w:sz w:val="24"/>
            <w:szCs w:val="24"/>
            <w:rtl/>
          </w:rPr>
          <w:t>תעודת סטודנט</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Toc83818115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7</w:t>
        </w:r>
        <w:r w:rsidR="00F50562" w:rsidRPr="00645CE8">
          <w:rPr>
            <w:rStyle w:val="Hyperlink"/>
            <w:rFonts w:asciiTheme="minorBidi" w:hAnsiTheme="minorBidi" w:cstheme="minorBidi"/>
            <w:noProof/>
            <w:color w:val="auto"/>
            <w:sz w:val="24"/>
            <w:szCs w:val="24"/>
            <w:rtl/>
          </w:rPr>
          <w:fldChar w:fldCharType="end"/>
        </w:r>
      </w:hyperlink>
    </w:p>
    <w:p w14:paraId="6E687384"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16" w:history="1">
        <w:r w:rsidR="00F50562" w:rsidRPr="00645CE8">
          <w:rPr>
            <w:rStyle w:val="Hyperlink"/>
            <w:rFonts w:asciiTheme="minorBidi" w:hAnsiTheme="minorBidi" w:cstheme="minorBidi"/>
            <w:noProof/>
            <w:color w:val="auto"/>
            <w:sz w:val="24"/>
            <w:szCs w:val="24"/>
            <w:rtl/>
          </w:rPr>
          <w:t xml:space="preserve">1.4  </w:t>
        </w:r>
        <w:r w:rsidR="00F50562" w:rsidRPr="00645CE8">
          <w:rPr>
            <w:rStyle w:val="Hyperlink"/>
            <w:rFonts w:asciiTheme="minorBidi" w:hAnsiTheme="minorBidi" w:cstheme="minorBidi"/>
            <w:b/>
            <w:noProof/>
            <w:color w:val="auto"/>
            <w:sz w:val="24"/>
            <w:szCs w:val="24"/>
            <w:rtl/>
          </w:rPr>
          <w:t>שכר-לימוד</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Toc83818116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7</w:t>
        </w:r>
        <w:r w:rsidR="00F50562" w:rsidRPr="00645CE8">
          <w:rPr>
            <w:rStyle w:val="Hyperlink"/>
            <w:rFonts w:asciiTheme="minorBidi" w:hAnsiTheme="minorBidi" w:cstheme="minorBidi"/>
            <w:noProof/>
            <w:color w:val="auto"/>
            <w:sz w:val="24"/>
            <w:szCs w:val="24"/>
            <w:rtl/>
          </w:rPr>
          <w:fldChar w:fldCharType="end"/>
        </w:r>
      </w:hyperlink>
    </w:p>
    <w:p w14:paraId="38247F92"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17" w:history="1">
        <w:r w:rsidR="00F50562" w:rsidRPr="00645CE8">
          <w:rPr>
            <w:rStyle w:val="Hyperlink"/>
            <w:rFonts w:asciiTheme="minorBidi" w:hAnsiTheme="minorBidi" w:cstheme="minorBidi"/>
            <w:noProof/>
            <w:color w:val="auto"/>
            <w:sz w:val="24"/>
            <w:szCs w:val="24"/>
            <w:rtl/>
          </w:rPr>
          <w:t xml:space="preserve">1.5  </w:t>
        </w:r>
        <w:r w:rsidR="00F50562" w:rsidRPr="00645CE8">
          <w:rPr>
            <w:rStyle w:val="Hyperlink"/>
            <w:rFonts w:asciiTheme="minorBidi" w:hAnsiTheme="minorBidi" w:cstheme="minorBidi"/>
            <w:b/>
            <w:noProof/>
            <w:color w:val="auto"/>
            <w:sz w:val="24"/>
            <w:szCs w:val="24"/>
            <w:rtl/>
          </w:rPr>
          <w:t>תלמיד מן המניין</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Toc83818117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7</w:t>
        </w:r>
        <w:r w:rsidR="00F50562" w:rsidRPr="00645CE8">
          <w:rPr>
            <w:rStyle w:val="Hyperlink"/>
            <w:rFonts w:asciiTheme="minorBidi" w:hAnsiTheme="minorBidi" w:cstheme="minorBidi"/>
            <w:noProof/>
            <w:color w:val="auto"/>
            <w:sz w:val="24"/>
            <w:szCs w:val="24"/>
            <w:rtl/>
          </w:rPr>
          <w:fldChar w:fldCharType="end"/>
        </w:r>
      </w:hyperlink>
    </w:p>
    <w:p w14:paraId="6B3EDE2D"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18" w:history="1">
        <w:r w:rsidR="00F50562" w:rsidRPr="00645CE8">
          <w:rPr>
            <w:rStyle w:val="Hyperlink"/>
            <w:rFonts w:asciiTheme="minorBidi" w:hAnsiTheme="minorBidi" w:cstheme="minorBidi"/>
            <w:noProof/>
            <w:color w:val="auto"/>
            <w:sz w:val="24"/>
            <w:szCs w:val="24"/>
            <w:rtl/>
          </w:rPr>
          <w:t>1.6  משלים למחקר</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Toc83818118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7</w:t>
        </w:r>
        <w:r w:rsidR="00F50562" w:rsidRPr="00645CE8">
          <w:rPr>
            <w:rStyle w:val="Hyperlink"/>
            <w:rFonts w:asciiTheme="minorBidi" w:hAnsiTheme="minorBidi" w:cstheme="minorBidi"/>
            <w:noProof/>
            <w:color w:val="auto"/>
            <w:sz w:val="24"/>
            <w:szCs w:val="24"/>
            <w:rtl/>
          </w:rPr>
          <w:fldChar w:fldCharType="end"/>
        </w:r>
      </w:hyperlink>
    </w:p>
    <w:p w14:paraId="65DE51E4"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19" w:history="1">
        <w:r w:rsidR="00F50562" w:rsidRPr="00645CE8">
          <w:rPr>
            <w:rStyle w:val="Hyperlink"/>
            <w:rFonts w:asciiTheme="minorBidi" w:hAnsiTheme="minorBidi" w:cstheme="minorBidi"/>
            <w:noProof/>
            <w:color w:val="auto"/>
            <w:sz w:val="24"/>
            <w:szCs w:val="24"/>
            <w:rtl/>
          </w:rPr>
          <w:t xml:space="preserve">1.7  </w:t>
        </w:r>
        <w:r w:rsidR="00F50562" w:rsidRPr="00645CE8">
          <w:rPr>
            <w:rStyle w:val="Hyperlink"/>
            <w:rFonts w:asciiTheme="minorBidi" w:hAnsiTheme="minorBidi" w:cstheme="minorBidi"/>
            <w:b/>
            <w:noProof/>
            <w:color w:val="auto"/>
            <w:sz w:val="24"/>
            <w:szCs w:val="24"/>
            <w:rtl/>
          </w:rPr>
          <w:t>תלמיד ללימודי הכנה ל"מוסמך"</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Toc83818119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7</w:t>
        </w:r>
        <w:r w:rsidR="00F50562" w:rsidRPr="00645CE8">
          <w:rPr>
            <w:rStyle w:val="Hyperlink"/>
            <w:rFonts w:asciiTheme="minorBidi" w:hAnsiTheme="minorBidi" w:cstheme="minorBidi"/>
            <w:noProof/>
            <w:color w:val="auto"/>
            <w:sz w:val="24"/>
            <w:szCs w:val="24"/>
            <w:rtl/>
          </w:rPr>
          <w:fldChar w:fldCharType="end"/>
        </w:r>
      </w:hyperlink>
    </w:p>
    <w:p w14:paraId="1CF88740"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20" w:history="1">
        <w:r w:rsidR="00F50562" w:rsidRPr="00645CE8">
          <w:rPr>
            <w:rStyle w:val="Hyperlink"/>
            <w:rFonts w:asciiTheme="minorBidi" w:hAnsiTheme="minorBidi" w:cstheme="minorBidi"/>
            <w:noProof/>
            <w:color w:val="auto"/>
            <w:sz w:val="24"/>
            <w:szCs w:val="24"/>
            <w:rtl/>
          </w:rPr>
          <w:t xml:space="preserve">1.8  </w:t>
        </w:r>
        <w:r w:rsidR="00F50562" w:rsidRPr="00645CE8">
          <w:rPr>
            <w:rStyle w:val="Hyperlink"/>
            <w:rFonts w:asciiTheme="minorBidi" w:hAnsiTheme="minorBidi" w:cstheme="minorBidi"/>
            <w:b/>
            <w:noProof/>
            <w:color w:val="auto"/>
            <w:sz w:val="24"/>
            <w:szCs w:val="24"/>
            <w:rtl/>
          </w:rPr>
          <w:t>תלמיד מיוחד שלא לקראת תואר</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Toc83818120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8</w:t>
        </w:r>
        <w:r w:rsidR="00F50562" w:rsidRPr="00645CE8">
          <w:rPr>
            <w:rStyle w:val="Hyperlink"/>
            <w:rFonts w:asciiTheme="minorBidi" w:hAnsiTheme="minorBidi" w:cstheme="minorBidi"/>
            <w:noProof/>
            <w:color w:val="auto"/>
            <w:sz w:val="24"/>
            <w:szCs w:val="24"/>
            <w:rtl/>
          </w:rPr>
          <w:fldChar w:fldCharType="end"/>
        </w:r>
      </w:hyperlink>
    </w:p>
    <w:p w14:paraId="0569598D"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21" w:history="1">
        <w:r w:rsidR="00F50562" w:rsidRPr="00645CE8">
          <w:rPr>
            <w:rStyle w:val="Hyperlink"/>
            <w:rFonts w:asciiTheme="minorBidi" w:hAnsiTheme="minorBidi" w:cstheme="minorBidi"/>
            <w:noProof/>
            <w:color w:val="auto"/>
            <w:sz w:val="24"/>
            <w:szCs w:val="24"/>
            <w:rtl/>
          </w:rPr>
          <w:t>1.9  תלמיד על תנאי לתואר "בוגר"</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Toc83818121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8</w:t>
        </w:r>
        <w:r w:rsidR="00F50562" w:rsidRPr="00645CE8">
          <w:rPr>
            <w:rStyle w:val="Hyperlink"/>
            <w:rFonts w:asciiTheme="minorBidi" w:hAnsiTheme="minorBidi" w:cstheme="minorBidi"/>
            <w:noProof/>
            <w:color w:val="auto"/>
            <w:sz w:val="24"/>
            <w:szCs w:val="24"/>
            <w:rtl/>
          </w:rPr>
          <w:fldChar w:fldCharType="end"/>
        </w:r>
      </w:hyperlink>
    </w:p>
    <w:p w14:paraId="359D2BA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22" w:history="1">
        <w:r w:rsidR="00F50562" w:rsidRPr="00645CE8">
          <w:rPr>
            <w:rStyle w:val="Hyperlink"/>
            <w:rFonts w:asciiTheme="minorBidi" w:hAnsiTheme="minorBidi" w:cstheme="minorBidi"/>
            <w:noProof/>
            <w:color w:val="auto"/>
            <w:sz w:val="24"/>
            <w:szCs w:val="24"/>
            <w:rtl/>
          </w:rPr>
          <w:t>1.10 שיוך פקולטאי ומעבר מפקולטה לפקולטה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Toc83818122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8</w:t>
        </w:r>
        <w:r w:rsidR="00F50562" w:rsidRPr="00645CE8">
          <w:rPr>
            <w:rStyle w:val="Hyperlink"/>
            <w:rFonts w:asciiTheme="minorBidi" w:hAnsiTheme="minorBidi" w:cstheme="minorBidi"/>
            <w:noProof/>
            <w:color w:val="auto"/>
            <w:sz w:val="24"/>
            <w:szCs w:val="24"/>
            <w:rtl/>
          </w:rPr>
          <w:fldChar w:fldCharType="end"/>
        </w:r>
      </w:hyperlink>
    </w:p>
    <w:p w14:paraId="69A0465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23" w:history="1">
        <w:r w:rsidR="00F50562" w:rsidRPr="00645CE8">
          <w:rPr>
            <w:rStyle w:val="Hyperlink"/>
            <w:rFonts w:asciiTheme="minorBidi" w:hAnsiTheme="minorBidi" w:cstheme="minorBidi"/>
            <w:noProof/>
            <w:color w:val="auto"/>
            <w:sz w:val="24"/>
            <w:szCs w:val="24"/>
            <w:rtl/>
          </w:rPr>
          <w:t>1.11 תלמיד המשתתף בתכנית לחילופי סטודנטים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Toc83818123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8</w:t>
        </w:r>
        <w:r w:rsidR="00F50562" w:rsidRPr="00645CE8">
          <w:rPr>
            <w:rStyle w:val="Hyperlink"/>
            <w:rFonts w:asciiTheme="minorBidi" w:hAnsiTheme="minorBidi" w:cstheme="minorBidi"/>
            <w:noProof/>
            <w:color w:val="auto"/>
            <w:sz w:val="24"/>
            <w:szCs w:val="24"/>
            <w:rtl/>
          </w:rPr>
          <w:fldChar w:fldCharType="end"/>
        </w:r>
      </w:hyperlink>
    </w:p>
    <w:p w14:paraId="44B73293"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24" w:history="1">
        <w:r w:rsidR="00F50562" w:rsidRPr="00645CE8">
          <w:rPr>
            <w:rStyle w:val="Hyperlink"/>
            <w:rFonts w:asciiTheme="minorBidi" w:hAnsiTheme="minorBidi" w:cstheme="minorBidi"/>
            <w:noProof/>
            <w:color w:val="auto"/>
            <w:sz w:val="24"/>
            <w:szCs w:val="24"/>
            <w:rtl/>
          </w:rPr>
          <w:t>1.12 תלמיד הזכאי להתאמות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Toc83818124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8</w:t>
        </w:r>
        <w:r w:rsidR="00F50562" w:rsidRPr="00645CE8">
          <w:rPr>
            <w:rStyle w:val="Hyperlink"/>
            <w:rFonts w:asciiTheme="minorBidi" w:hAnsiTheme="minorBidi" w:cstheme="minorBidi"/>
            <w:noProof/>
            <w:color w:val="auto"/>
            <w:sz w:val="24"/>
            <w:szCs w:val="24"/>
            <w:rtl/>
          </w:rPr>
          <w:fldChar w:fldCharType="end"/>
        </w:r>
      </w:hyperlink>
    </w:p>
    <w:p w14:paraId="431C095E"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125" w:history="1">
        <w:r w:rsidR="00F50562" w:rsidRPr="00645CE8">
          <w:rPr>
            <w:rStyle w:val="Hyperlink"/>
            <w:rFonts w:asciiTheme="minorBidi" w:hAnsiTheme="minorBidi" w:cstheme="minorBidi"/>
            <w:noProof/>
            <w:color w:val="auto"/>
            <w:sz w:val="24"/>
            <w:szCs w:val="24"/>
            <w:rtl/>
          </w:rPr>
          <w:t>2. תארים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Toc83818125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10</w:t>
        </w:r>
        <w:r w:rsidR="00F50562" w:rsidRPr="00645CE8">
          <w:rPr>
            <w:rStyle w:val="Hyperlink"/>
            <w:rFonts w:asciiTheme="minorBidi" w:hAnsiTheme="minorBidi" w:cstheme="minorBidi"/>
            <w:noProof/>
            <w:color w:val="auto"/>
            <w:sz w:val="24"/>
            <w:szCs w:val="24"/>
            <w:rtl/>
          </w:rPr>
          <w:fldChar w:fldCharType="end"/>
        </w:r>
      </w:hyperlink>
    </w:p>
    <w:p w14:paraId="25A03E6E"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26" w:history="1">
        <w:r w:rsidR="00F50562" w:rsidRPr="00645CE8">
          <w:rPr>
            <w:rStyle w:val="Hyperlink"/>
            <w:rFonts w:asciiTheme="minorBidi" w:hAnsiTheme="minorBidi" w:cstheme="minorBidi"/>
            <w:noProof/>
            <w:color w:val="auto"/>
            <w:sz w:val="24"/>
            <w:szCs w:val="24"/>
            <w:rtl/>
          </w:rPr>
          <w:t>2.1.  תואר "בוגר אוניברסיטה" (תואר ראשון)</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Toc83818126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10</w:t>
        </w:r>
        <w:r w:rsidR="00F50562" w:rsidRPr="00645CE8">
          <w:rPr>
            <w:rStyle w:val="Hyperlink"/>
            <w:rFonts w:asciiTheme="minorBidi" w:hAnsiTheme="minorBidi" w:cstheme="minorBidi"/>
            <w:noProof/>
            <w:color w:val="auto"/>
            <w:sz w:val="24"/>
            <w:szCs w:val="24"/>
            <w:rtl/>
          </w:rPr>
          <w:fldChar w:fldCharType="end"/>
        </w:r>
      </w:hyperlink>
    </w:p>
    <w:p w14:paraId="0F87CF4A"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27" w:history="1">
        <w:r w:rsidR="00F50562" w:rsidRPr="00645CE8">
          <w:rPr>
            <w:rStyle w:val="Hyperlink"/>
            <w:rFonts w:asciiTheme="minorBidi" w:hAnsiTheme="minorBidi" w:cstheme="minorBidi"/>
            <w:noProof/>
            <w:color w:val="auto"/>
            <w:sz w:val="24"/>
            <w:szCs w:val="24"/>
            <w:rtl/>
          </w:rPr>
          <w:t>2.2.  תואר "מוסמך אוניברסיטה" (תואר שני)</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Toc83818127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10</w:t>
        </w:r>
        <w:r w:rsidR="00F50562" w:rsidRPr="00645CE8">
          <w:rPr>
            <w:rStyle w:val="Hyperlink"/>
            <w:rFonts w:asciiTheme="minorBidi" w:hAnsiTheme="minorBidi" w:cstheme="minorBidi"/>
            <w:noProof/>
            <w:color w:val="auto"/>
            <w:sz w:val="24"/>
            <w:szCs w:val="24"/>
            <w:rtl/>
          </w:rPr>
          <w:fldChar w:fldCharType="end"/>
        </w:r>
      </w:hyperlink>
    </w:p>
    <w:p w14:paraId="68280EBD"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28" w:history="1">
        <w:r w:rsidR="00F50562" w:rsidRPr="00645CE8">
          <w:rPr>
            <w:rStyle w:val="Hyperlink"/>
            <w:rFonts w:asciiTheme="minorBidi" w:hAnsiTheme="minorBidi" w:cstheme="minorBidi"/>
            <w:noProof/>
            <w:color w:val="auto"/>
            <w:sz w:val="24"/>
            <w:szCs w:val="24"/>
            <w:rtl/>
          </w:rPr>
          <w:t>2.3. תואר "דוקטור לפילוסופיה" (</w:t>
        </w:r>
        <w:r w:rsidR="00F50562" w:rsidRPr="00645CE8">
          <w:rPr>
            <w:rStyle w:val="Hyperlink"/>
            <w:rFonts w:asciiTheme="minorBidi" w:hAnsiTheme="minorBidi" w:cstheme="minorBidi"/>
            <w:noProof/>
            <w:color w:val="auto"/>
            <w:sz w:val="24"/>
            <w:szCs w:val="24"/>
          </w:rPr>
          <w:t>Ph.D</w:t>
        </w:r>
        <w:r w:rsidR="00F50562" w:rsidRPr="00645CE8">
          <w:rPr>
            <w:rStyle w:val="Hyperlink"/>
            <w:rFonts w:asciiTheme="minorBidi" w:hAnsiTheme="minorBidi" w:cstheme="minorBidi"/>
            <w:noProof/>
            <w:color w:val="auto"/>
            <w:sz w:val="24"/>
            <w:szCs w:val="24"/>
            <w:rtl/>
          </w:rPr>
          <w:t>.) ו"דוקטור למשפטים" (</w:t>
        </w:r>
        <w:r w:rsidR="00F50562" w:rsidRPr="00645CE8">
          <w:rPr>
            <w:rStyle w:val="Hyperlink"/>
            <w:rFonts w:asciiTheme="minorBidi" w:hAnsiTheme="minorBidi" w:cstheme="minorBidi"/>
            <w:noProof/>
            <w:color w:val="auto"/>
            <w:sz w:val="24"/>
            <w:szCs w:val="24"/>
          </w:rPr>
          <w:t>LL.D</w:t>
        </w:r>
        <w:r w:rsidR="00F50562" w:rsidRPr="00645CE8">
          <w:rPr>
            <w:rStyle w:val="Hyperlink"/>
            <w:rFonts w:asciiTheme="minorBidi" w:hAnsiTheme="minorBidi" w:cstheme="minorBidi"/>
            <w:noProof/>
            <w:color w:val="auto"/>
            <w:sz w:val="24"/>
            <w:szCs w:val="24"/>
            <w:rtl/>
          </w:rPr>
          <w:t>.)</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Toc83818128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10</w:t>
        </w:r>
        <w:r w:rsidR="00F50562" w:rsidRPr="00645CE8">
          <w:rPr>
            <w:rStyle w:val="Hyperlink"/>
            <w:rFonts w:asciiTheme="minorBidi" w:hAnsiTheme="minorBidi" w:cstheme="minorBidi"/>
            <w:noProof/>
            <w:color w:val="auto"/>
            <w:sz w:val="24"/>
            <w:szCs w:val="24"/>
            <w:rtl/>
          </w:rPr>
          <w:fldChar w:fldCharType="end"/>
        </w:r>
      </w:hyperlink>
    </w:p>
    <w:p w14:paraId="63CA6617"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29" w:history="1">
        <w:r w:rsidR="00F50562" w:rsidRPr="00645CE8">
          <w:rPr>
            <w:rStyle w:val="Hyperlink"/>
            <w:rFonts w:asciiTheme="minorBidi" w:hAnsiTheme="minorBidi" w:cstheme="minorBidi"/>
            <w:noProof/>
            <w:color w:val="auto"/>
            <w:sz w:val="24"/>
            <w:szCs w:val="24"/>
            <w:rtl/>
          </w:rPr>
          <w:t>2.4. "דוקטור לרפואה" (</w:t>
        </w:r>
        <w:r w:rsidR="00F50562" w:rsidRPr="00645CE8">
          <w:rPr>
            <w:rStyle w:val="Hyperlink"/>
            <w:rFonts w:asciiTheme="minorBidi" w:hAnsiTheme="minorBidi" w:cstheme="minorBidi"/>
            <w:noProof/>
            <w:color w:val="auto"/>
            <w:sz w:val="24"/>
            <w:szCs w:val="24"/>
          </w:rPr>
          <w:t>M.D</w:t>
        </w:r>
        <w:r w:rsidR="00F50562" w:rsidRPr="00645CE8">
          <w:rPr>
            <w:rStyle w:val="Hyperlink"/>
            <w:rFonts w:asciiTheme="minorBidi" w:hAnsiTheme="minorBidi" w:cstheme="minorBidi"/>
            <w:noProof/>
            <w:color w:val="auto"/>
            <w:sz w:val="24"/>
            <w:szCs w:val="24"/>
            <w:rtl/>
          </w:rPr>
          <w:t>.) ו"דוקטור לרפואת שיניים" (</w:t>
        </w:r>
        <w:r w:rsidR="00F50562" w:rsidRPr="00645CE8">
          <w:rPr>
            <w:rStyle w:val="Hyperlink"/>
            <w:rFonts w:asciiTheme="minorBidi" w:hAnsiTheme="minorBidi" w:cstheme="minorBidi"/>
            <w:noProof/>
            <w:color w:val="auto"/>
            <w:sz w:val="24"/>
            <w:szCs w:val="24"/>
          </w:rPr>
          <w:t>D.M.D</w:t>
        </w:r>
        <w:r w:rsidR="00F50562" w:rsidRPr="00645CE8">
          <w:rPr>
            <w:rStyle w:val="Hyperlink"/>
            <w:rFonts w:asciiTheme="minorBidi" w:hAnsiTheme="minorBidi" w:cstheme="minorBidi"/>
            <w:noProof/>
            <w:color w:val="auto"/>
            <w:sz w:val="24"/>
            <w:szCs w:val="24"/>
            <w:rtl/>
          </w:rPr>
          <w:t>)</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Toc83818129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10</w:t>
        </w:r>
        <w:r w:rsidR="00F50562" w:rsidRPr="00645CE8">
          <w:rPr>
            <w:rStyle w:val="Hyperlink"/>
            <w:rFonts w:asciiTheme="minorBidi" w:hAnsiTheme="minorBidi" w:cstheme="minorBidi"/>
            <w:noProof/>
            <w:color w:val="auto"/>
            <w:sz w:val="24"/>
            <w:szCs w:val="24"/>
            <w:rtl/>
          </w:rPr>
          <w:fldChar w:fldCharType="end"/>
        </w:r>
      </w:hyperlink>
    </w:p>
    <w:p w14:paraId="66BB5CBD"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30" w:history="1">
        <w:r w:rsidR="00F50562" w:rsidRPr="00645CE8">
          <w:rPr>
            <w:rStyle w:val="Hyperlink"/>
            <w:rFonts w:asciiTheme="minorBidi" w:hAnsiTheme="minorBidi" w:cstheme="minorBidi"/>
            <w:noProof/>
            <w:color w:val="auto"/>
            <w:sz w:val="24"/>
            <w:szCs w:val="24"/>
            <w:rtl/>
          </w:rPr>
          <w:t>2.5.  "דוקטור לרפואה וטרינרית" (</w:t>
        </w:r>
        <w:r w:rsidR="00F50562" w:rsidRPr="00645CE8">
          <w:rPr>
            <w:rStyle w:val="Hyperlink"/>
            <w:rFonts w:asciiTheme="minorBidi" w:hAnsiTheme="minorBidi" w:cstheme="minorBidi"/>
            <w:noProof/>
            <w:color w:val="auto"/>
            <w:sz w:val="24"/>
            <w:szCs w:val="24"/>
          </w:rPr>
          <w:t>D.V.M</w:t>
        </w:r>
        <w:r w:rsidR="00F50562" w:rsidRPr="00645CE8">
          <w:rPr>
            <w:rStyle w:val="Hyperlink"/>
            <w:rFonts w:asciiTheme="minorBidi" w:hAnsiTheme="minorBidi" w:cstheme="minorBidi"/>
            <w:noProof/>
            <w:color w:val="auto"/>
            <w:sz w:val="24"/>
            <w:szCs w:val="24"/>
            <w:rtl/>
          </w:rPr>
          <w:t>.)</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Toc83818130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10</w:t>
        </w:r>
        <w:r w:rsidR="00F50562" w:rsidRPr="00645CE8">
          <w:rPr>
            <w:rStyle w:val="Hyperlink"/>
            <w:rFonts w:asciiTheme="minorBidi" w:hAnsiTheme="minorBidi" w:cstheme="minorBidi"/>
            <w:noProof/>
            <w:color w:val="auto"/>
            <w:sz w:val="24"/>
            <w:szCs w:val="24"/>
            <w:rtl/>
          </w:rPr>
          <w:fldChar w:fldCharType="end"/>
        </w:r>
      </w:hyperlink>
    </w:p>
    <w:p w14:paraId="3CE1BD70"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31" w:history="1">
        <w:r w:rsidR="00F50562" w:rsidRPr="00645CE8">
          <w:rPr>
            <w:rStyle w:val="Hyperlink"/>
            <w:rFonts w:asciiTheme="minorBidi" w:hAnsiTheme="minorBidi" w:cstheme="minorBidi"/>
            <w:noProof/>
            <w:color w:val="auto"/>
            <w:sz w:val="24"/>
            <w:szCs w:val="24"/>
            <w:rtl/>
          </w:rPr>
          <w:t>2.6  "דוקטור לרוקחות קלינית" (</w:t>
        </w:r>
        <w:r w:rsidR="00F50562" w:rsidRPr="00645CE8">
          <w:rPr>
            <w:rStyle w:val="Hyperlink"/>
            <w:rFonts w:asciiTheme="minorBidi" w:hAnsiTheme="minorBidi" w:cstheme="minorBidi"/>
            <w:noProof/>
            <w:color w:val="auto"/>
            <w:sz w:val="24"/>
            <w:szCs w:val="24"/>
          </w:rPr>
          <w:t>Pharm.D.</w:t>
        </w:r>
        <w:r w:rsidR="00F50562" w:rsidRPr="00645CE8">
          <w:rPr>
            <w:rStyle w:val="Hyperlink"/>
            <w:rFonts w:asciiTheme="minorBidi" w:hAnsiTheme="minorBidi" w:cstheme="minorBidi"/>
            <w:noProof/>
            <w:color w:val="auto"/>
            <w:sz w:val="24"/>
            <w:szCs w:val="24"/>
            <w:rtl/>
          </w:rPr>
          <w:t>)</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Toc83818131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10</w:t>
        </w:r>
        <w:r w:rsidR="00F50562" w:rsidRPr="00645CE8">
          <w:rPr>
            <w:rStyle w:val="Hyperlink"/>
            <w:rFonts w:asciiTheme="minorBidi" w:hAnsiTheme="minorBidi" w:cstheme="minorBidi"/>
            <w:noProof/>
            <w:color w:val="auto"/>
            <w:sz w:val="24"/>
            <w:szCs w:val="24"/>
            <w:rtl/>
          </w:rPr>
          <w:fldChar w:fldCharType="end"/>
        </w:r>
      </w:hyperlink>
    </w:p>
    <w:p w14:paraId="3B2D586A"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32" w:history="1">
        <w:r w:rsidR="00F50562" w:rsidRPr="00645CE8">
          <w:rPr>
            <w:rStyle w:val="Hyperlink"/>
            <w:rFonts w:asciiTheme="minorBidi" w:hAnsiTheme="minorBidi" w:cstheme="minorBidi"/>
            <w:noProof/>
            <w:color w:val="auto"/>
            <w:sz w:val="24"/>
            <w:szCs w:val="24"/>
            <w:rtl/>
          </w:rPr>
          <w:t>2.7  לימודי "תעודה" (</w:t>
        </w:r>
        <w:r w:rsidR="00F50562" w:rsidRPr="00645CE8">
          <w:rPr>
            <w:rStyle w:val="Hyperlink"/>
            <w:rFonts w:asciiTheme="minorBidi" w:hAnsiTheme="minorBidi" w:cstheme="minorBidi"/>
            <w:noProof/>
            <w:color w:val="auto"/>
            <w:sz w:val="24"/>
            <w:szCs w:val="24"/>
          </w:rPr>
          <w:t>Diploma</w:t>
        </w:r>
        <w:r w:rsidR="00F50562" w:rsidRPr="00645CE8">
          <w:rPr>
            <w:rStyle w:val="Hyperlink"/>
            <w:rFonts w:asciiTheme="minorBidi" w:hAnsiTheme="minorBidi" w:cstheme="minorBidi"/>
            <w:noProof/>
            <w:color w:val="auto"/>
            <w:sz w:val="24"/>
            <w:szCs w:val="24"/>
            <w:rtl/>
          </w:rPr>
          <w:t>)</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Toc83818132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11</w:t>
        </w:r>
        <w:r w:rsidR="00F50562" w:rsidRPr="00645CE8">
          <w:rPr>
            <w:rStyle w:val="Hyperlink"/>
            <w:rFonts w:asciiTheme="minorBidi" w:hAnsiTheme="minorBidi" w:cstheme="minorBidi"/>
            <w:noProof/>
            <w:color w:val="auto"/>
            <w:sz w:val="24"/>
            <w:szCs w:val="24"/>
            <w:rtl/>
          </w:rPr>
          <w:fldChar w:fldCharType="end"/>
        </w:r>
      </w:hyperlink>
    </w:p>
    <w:p w14:paraId="55A5B578"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133" w:history="1">
        <w:r w:rsidR="00F50562" w:rsidRPr="00645CE8">
          <w:rPr>
            <w:rStyle w:val="Hyperlink"/>
            <w:rFonts w:asciiTheme="minorBidi" w:hAnsiTheme="minorBidi" w:cstheme="minorBidi"/>
            <w:noProof/>
            <w:color w:val="auto"/>
            <w:sz w:val="24"/>
            <w:szCs w:val="24"/>
            <w:rtl/>
          </w:rPr>
          <w:t>3. מסלול הלימודים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Toc83818133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12</w:t>
        </w:r>
        <w:r w:rsidR="00F50562" w:rsidRPr="00645CE8">
          <w:rPr>
            <w:rStyle w:val="Hyperlink"/>
            <w:rFonts w:asciiTheme="minorBidi" w:hAnsiTheme="minorBidi" w:cstheme="minorBidi"/>
            <w:noProof/>
            <w:color w:val="auto"/>
            <w:sz w:val="24"/>
            <w:szCs w:val="24"/>
            <w:rtl/>
          </w:rPr>
          <w:fldChar w:fldCharType="end"/>
        </w:r>
      </w:hyperlink>
    </w:p>
    <w:p w14:paraId="512FAA10"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34" w:history="1">
        <w:r w:rsidR="00F50562" w:rsidRPr="00645CE8">
          <w:rPr>
            <w:rStyle w:val="Hyperlink"/>
            <w:rFonts w:asciiTheme="minorBidi" w:hAnsiTheme="minorBidi" w:cstheme="minorBidi"/>
            <w:noProof/>
            <w:color w:val="auto"/>
            <w:sz w:val="24"/>
            <w:szCs w:val="24"/>
            <w:rtl/>
          </w:rPr>
          <w:t>3.1  מסלול הלימודים לתואר "בוגר" (תואר ראשון)</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Toc83818134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12</w:t>
        </w:r>
        <w:r w:rsidR="00F50562" w:rsidRPr="00645CE8">
          <w:rPr>
            <w:rStyle w:val="Hyperlink"/>
            <w:rFonts w:asciiTheme="minorBidi" w:hAnsiTheme="minorBidi" w:cstheme="minorBidi"/>
            <w:noProof/>
            <w:color w:val="auto"/>
            <w:sz w:val="24"/>
            <w:szCs w:val="24"/>
            <w:rtl/>
          </w:rPr>
          <w:fldChar w:fldCharType="end"/>
        </w:r>
      </w:hyperlink>
    </w:p>
    <w:p w14:paraId="2C9C101D"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35" w:history="1">
        <w:r w:rsidR="00F50562" w:rsidRPr="00645CE8">
          <w:rPr>
            <w:rStyle w:val="Hyperlink"/>
            <w:rFonts w:asciiTheme="minorBidi" w:hAnsiTheme="minorBidi" w:cstheme="minorBidi"/>
            <w:noProof/>
            <w:color w:val="auto"/>
            <w:sz w:val="24"/>
            <w:szCs w:val="24"/>
            <w:rtl/>
          </w:rPr>
          <w:t>3.2  מסלול הלימודים לתואר "מוסמך"  (תואר שני)</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Toc83818135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12</w:t>
        </w:r>
        <w:r w:rsidR="00F50562" w:rsidRPr="00645CE8">
          <w:rPr>
            <w:rStyle w:val="Hyperlink"/>
            <w:rFonts w:asciiTheme="minorBidi" w:hAnsiTheme="minorBidi" w:cstheme="minorBidi"/>
            <w:noProof/>
            <w:color w:val="auto"/>
            <w:sz w:val="24"/>
            <w:szCs w:val="24"/>
            <w:rtl/>
          </w:rPr>
          <w:fldChar w:fldCharType="end"/>
        </w:r>
      </w:hyperlink>
    </w:p>
    <w:p w14:paraId="7A22FC60"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36" w:history="1">
        <w:r w:rsidR="00F50562" w:rsidRPr="00645CE8">
          <w:rPr>
            <w:rStyle w:val="Hyperlink"/>
            <w:rFonts w:asciiTheme="minorBidi" w:hAnsiTheme="minorBidi" w:cstheme="minorBidi"/>
            <w:noProof/>
            <w:color w:val="auto"/>
            <w:sz w:val="24"/>
            <w:szCs w:val="24"/>
            <w:rtl/>
          </w:rPr>
          <w:t>3.3  מסלול ישיר לתואר "דוקטור"</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Toc83818136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12</w:t>
        </w:r>
        <w:r w:rsidR="00F50562" w:rsidRPr="00645CE8">
          <w:rPr>
            <w:rStyle w:val="Hyperlink"/>
            <w:rFonts w:asciiTheme="minorBidi" w:hAnsiTheme="minorBidi" w:cstheme="minorBidi"/>
            <w:noProof/>
            <w:color w:val="auto"/>
            <w:sz w:val="24"/>
            <w:szCs w:val="24"/>
            <w:rtl/>
          </w:rPr>
          <w:fldChar w:fldCharType="end"/>
        </w:r>
      </w:hyperlink>
    </w:p>
    <w:p w14:paraId="2B38F8E5"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37" w:history="1">
        <w:r w:rsidR="00F50562" w:rsidRPr="00645CE8">
          <w:rPr>
            <w:rStyle w:val="Hyperlink"/>
            <w:rFonts w:asciiTheme="minorBidi" w:hAnsiTheme="minorBidi" w:cstheme="minorBidi"/>
            <w:noProof/>
            <w:color w:val="auto"/>
            <w:sz w:val="24"/>
            <w:szCs w:val="24"/>
            <w:rtl/>
          </w:rPr>
          <w:t>3.4  גופי ידע</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Toc83818137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12</w:t>
        </w:r>
        <w:r w:rsidR="00F50562" w:rsidRPr="00645CE8">
          <w:rPr>
            <w:rStyle w:val="Hyperlink"/>
            <w:rFonts w:asciiTheme="minorBidi" w:hAnsiTheme="minorBidi" w:cstheme="minorBidi"/>
            <w:noProof/>
            <w:color w:val="auto"/>
            <w:sz w:val="24"/>
            <w:szCs w:val="24"/>
            <w:rtl/>
          </w:rPr>
          <w:fldChar w:fldCharType="end"/>
        </w:r>
      </w:hyperlink>
    </w:p>
    <w:p w14:paraId="43B13325"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138" w:history="1">
        <w:r w:rsidR="00F50562" w:rsidRPr="00645CE8">
          <w:rPr>
            <w:rStyle w:val="Hyperlink"/>
            <w:rFonts w:asciiTheme="minorBidi" w:hAnsiTheme="minorBidi" w:cstheme="minorBidi"/>
            <w:noProof/>
            <w:color w:val="auto"/>
            <w:sz w:val="24"/>
            <w:szCs w:val="24"/>
            <w:rtl/>
          </w:rPr>
          <w:t>4. רישום תוכנית לימודים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Toc83818138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13</w:t>
        </w:r>
        <w:r w:rsidR="00F50562" w:rsidRPr="00645CE8">
          <w:rPr>
            <w:rStyle w:val="Hyperlink"/>
            <w:rFonts w:asciiTheme="minorBidi" w:hAnsiTheme="minorBidi" w:cstheme="minorBidi"/>
            <w:noProof/>
            <w:color w:val="auto"/>
            <w:sz w:val="24"/>
            <w:szCs w:val="24"/>
            <w:rtl/>
          </w:rPr>
          <w:fldChar w:fldCharType="end"/>
        </w:r>
      </w:hyperlink>
    </w:p>
    <w:p w14:paraId="0003F700"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39" w:history="1">
        <w:r w:rsidR="00F50562" w:rsidRPr="00645CE8">
          <w:rPr>
            <w:rStyle w:val="Hyperlink"/>
            <w:rFonts w:asciiTheme="minorBidi" w:hAnsiTheme="minorBidi" w:cstheme="minorBidi"/>
            <w:noProof/>
            <w:color w:val="auto"/>
            <w:sz w:val="24"/>
            <w:szCs w:val="24"/>
            <w:rtl/>
          </w:rPr>
          <w:t>4.1   תוכנית הלימודים (טופס לימודים)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Toc83818139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13</w:t>
        </w:r>
        <w:r w:rsidR="00F50562" w:rsidRPr="00645CE8">
          <w:rPr>
            <w:rStyle w:val="Hyperlink"/>
            <w:rFonts w:asciiTheme="minorBidi" w:hAnsiTheme="minorBidi" w:cstheme="minorBidi"/>
            <w:noProof/>
            <w:color w:val="auto"/>
            <w:sz w:val="24"/>
            <w:szCs w:val="24"/>
            <w:rtl/>
          </w:rPr>
          <w:fldChar w:fldCharType="end"/>
        </w:r>
      </w:hyperlink>
    </w:p>
    <w:p w14:paraId="3327655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40" w:history="1">
        <w:r w:rsidR="00F50562" w:rsidRPr="00645CE8">
          <w:rPr>
            <w:rStyle w:val="Hyperlink"/>
            <w:rFonts w:asciiTheme="minorBidi" w:hAnsiTheme="minorBidi" w:cstheme="minorBidi"/>
            <w:noProof/>
            <w:color w:val="auto"/>
            <w:sz w:val="24"/>
            <w:szCs w:val="24"/>
            <w:rtl/>
          </w:rPr>
          <w:t>4.2    שינויים בתוכנית הלימודים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Toc83818140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13</w:t>
        </w:r>
        <w:r w:rsidR="00F50562" w:rsidRPr="00645CE8">
          <w:rPr>
            <w:rStyle w:val="Hyperlink"/>
            <w:rFonts w:asciiTheme="minorBidi" w:hAnsiTheme="minorBidi" w:cstheme="minorBidi"/>
            <w:noProof/>
            <w:color w:val="auto"/>
            <w:sz w:val="24"/>
            <w:szCs w:val="24"/>
            <w:rtl/>
          </w:rPr>
          <w:fldChar w:fldCharType="end"/>
        </w:r>
      </w:hyperlink>
    </w:p>
    <w:p w14:paraId="09675FC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41" w:history="1">
        <w:r w:rsidR="00F50562" w:rsidRPr="00645CE8">
          <w:rPr>
            <w:rStyle w:val="Hyperlink"/>
            <w:rFonts w:asciiTheme="minorBidi" w:hAnsiTheme="minorBidi" w:cstheme="minorBidi"/>
            <w:noProof/>
            <w:color w:val="auto"/>
            <w:sz w:val="24"/>
            <w:szCs w:val="24"/>
            <w:rtl/>
          </w:rPr>
          <w:t>4.3   לוח זמנים להגשת תוכנית לימודים וטופס שינויים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Toc83818141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13</w:t>
        </w:r>
        <w:r w:rsidR="00F50562" w:rsidRPr="00645CE8">
          <w:rPr>
            <w:rStyle w:val="Hyperlink"/>
            <w:rFonts w:asciiTheme="minorBidi" w:hAnsiTheme="minorBidi" w:cstheme="minorBidi"/>
            <w:noProof/>
            <w:color w:val="auto"/>
            <w:sz w:val="24"/>
            <w:szCs w:val="24"/>
            <w:rtl/>
          </w:rPr>
          <w:fldChar w:fldCharType="end"/>
        </w:r>
      </w:hyperlink>
    </w:p>
    <w:p w14:paraId="5DD1F3D3"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142" w:history="1">
        <w:r w:rsidR="00F50562" w:rsidRPr="00645CE8">
          <w:rPr>
            <w:rStyle w:val="Hyperlink"/>
            <w:rFonts w:asciiTheme="minorBidi" w:hAnsiTheme="minorBidi" w:cstheme="minorBidi"/>
            <w:noProof/>
            <w:color w:val="auto"/>
            <w:sz w:val="24"/>
            <w:szCs w:val="24"/>
            <w:rtl/>
          </w:rPr>
          <w:t>5.   לימודי חובה כלל-אוניברסיטאיים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Toc83818142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15</w:t>
        </w:r>
        <w:r w:rsidR="00F50562" w:rsidRPr="00645CE8">
          <w:rPr>
            <w:rStyle w:val="Hyperlink"/>
            <w:rFonts w:asciiTheme="minorBidi" w:hAnsiTheme="minorBidi" w:cstheme="minorBidi"/>
            <w:noProof/>
            <w:color w:val="auto"/>
            <w:sz w:val="24"/>
            <w:szCs w:val="24"/>
            <w:rtl/>
          </w:rPr>
          <w:fldChar w:fldCharType="end"/>
        </w:r>
      </w:hyperlink>
    </w:p>
    <w:p w14:paraId="5A83D362"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43" w:history="1">
        <w:r w:rsidR="00F50562" w:rsidRPr="00645CE8">
          <w:rPr>
            <w:rStyle w:val="Hyperlink"/>
            <w:rFonts w:asciiTheme="minorBidi" w:hAnsiTheme="minorBidi" w:cstheme="minorBidi"/>
            <w:noProof/>
            <w:color w:val="auto"/>
            <w:sz w:val="24"/>
            <w:szCs w:val="24"/>
            <w:rtl/>
          </w:rPr>
          <w:t>5.1  לימודי עברית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Toc83818143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15</w:t>
        </w:r>
        <w:r w:rsidR="00F50562" w:rsidRPr="00645CE8">
          <w:rPr>
            <w:rStyle w:val="Hyperlink"/>
            <w:rFonts w:asciiTheme="minorBidi" w:hAnsiTheme="minorBidi" w:cstheme="minorBidi"/>
            <w:noProof/>
            <w:color w:val="auto"/>
            <w:sz w:val="24"/>
            <w:szCs w:val="24"/>
            <w:rtl/>
          </w:rPr>
          <w:fldChar w:fldCharType="end"/>
        </w:r>
      </w:hyperlink>
    </w:p>
    <w:p w14:paraId="0E51442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44" w:history="1">
        <w:r w:rsidR="00F50562" w:rsidRPr="00645CE8">
          <w:rPr>
            <w:rStyle w:val="Hyperlink"/>
            <w:rFonts w:asciiTheme="minorBidi" w:hAnsiTheme="minorBidi" w:cstheme="minorBidi"/>
            <w:noProof/>
            <w:color w:val="auto"/>
            <w:sz w:val="24"/>
            <w:szCs w:val="24"/>
            <w:rtl/>
          </w:rPr>
          <w:t>5.2  לימודי אנגלית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Toc83818144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15</w:t>
        </w:r>
        <w:r w:rsidR="00F50562" w:rsidRPr="00645CE8">
          <w:rPr>
            <w:rStyle w:val="Hyperlink"/>
            <w:rFonts w:asciiTheme="minorBidi" w:hAnsiTheme="minorBidi" w:cstheme="minorBidi"/>
            <w:noProof/>
            <w:color w:val="auto"/>
            <w:sz w:val="24"/>
            <w:szCs w:val="24"/>
            <w:rtl/>
          </w:rPr>
          <w:fldChar w:fldCharType="end"/>
        </w:r>
      </w:hyperlink>
    </w:p>
    <w:p w14:paraId="5EB02EB5"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45" w:history="1">
        <w:r w:rsidR="00F50562" w:rsidRPr="00645CE8">
          <w:rPr>
            <w:rStyle w:val="Hyperlink"/>
            <w:rFonts w:asciiTheme="minorBidi" w:hAnsiTheme="minorBidi" w:cstheme="minorBidi"/>
            <w:noProof/>
            <w:color w:val="auto"/>
            <w:sz w:val="24"/>
            <w:szCs w:val="24"/>
            <w:rtl/>
          </w:rPr>
          <w:t>5.3 אבני פינה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Toc83818145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16</w:t>
        </w:r>
        <w:r w:rsidR="00F50562" w:rsidRPr="00645CE8">
          <w:rPr>
            <w:rStyle w:val="Hyperlink"/>
            <w:rFonts w:asciiTheme="minorBidi" w:hAnsiTheme="minorBidi" w:cstheme="minorBidi"/>
            <w:noProof/>
            <w:color w:val="auto"/>
            <w:sz w:val="24"/>
            <w:szCs w:val="24"/>
            <w:rtl/>
          </w:rPr>
          <w:fldChar w:fldCharType="end"/>
        </w:r>
      </w:hyperlink>
    </w:p>
    <w:p w14:paraId="27FCCBD8"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46" w:history="1">
        <w:r w:rsidR="00F50562" w:rsidRPr="00645CE8">
          <w:rPr>
            <w:rStyle w:val="Hyperlink"/>
            <w:rFonts w:asciiTheme="minorBidi" w:hAnsiTheme="minorBidi" w:cstheme="minorBidi"/>
            <w:noProof/>
            <w:color w:val="auto"/>
            <w:sz w:val="24"/>
            <w:szCs w:val="24"/>
            <w:rtl/>
          </w:rPr>
          <w:t>5.4 חובת לימוד קורסים בשפה האנגלית במסגרת לימודי הבוגר</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Toc83818146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16</w:t>
        </w:r>
        <w:r w:rsidR="00F50562" w:rsidRPr="00645CE8">
          <w:rPr>
            <w:rStyle w:val="Hyperlink"/>
            <w:rFonts w:asciiTheme="minorBidi" w:hAnsiTheme="minorBidi" w:cstheme="minorBidi"/>
            <w:noProof/>
            <w:color w:val="auto"/>
            <w:sz w:val="24"/>
            <w:szCs w:val="24"/>
            <w:rtl/>
          </w:rPr>
          <w:fldChar w:fldCharType="end"/>
        </w:r>
      </w:hyperlink>
    </w:p>
    <w:p w14:paraId="2824DB23"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47" w:history="1">
        <w:r w:rsidR="00F50562" w:rsidRPr="00645CE8">
          <w:rPr>
            <w:rStyle w:val="Hyperlink"/>
            <w:rFonts w:asciiTheme="minorBidi" w:hAnsiTheme="minorBidi" w:cstheme="minorBidi"/>
            <w:noProof/>
            <w:color w:val="auto"/>
            <w:sz w:val="24"/>
            <w:szCs w:val="24"/>
            <w:rtl/>
          </w:rPr>
          <w:t>5.5 קבלת נ"ז בגין מעורבות חברתית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Toc83818147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16</w:t>
        </w:r>
        <w:r w:rsidR="00F50562" w:rsidRPr="00645CE8">
          <w:rPr>
            <w:rStyle w:val="Hyperlink"/>
            <w:rFonts w:asciiTheme="minorBidi" w:hAnsiTheme="minorBidi" w:cstheme="minorBidi"/>
            <w:noProof/>
            <w:color w:val="auto"/>
            <w:sz w:val="24"/>
            <w:szCs w:val="24"/>
            <w:rtl/>
          </w:rPr>
          <w:fldChar w:fldCharType="end"/>
        </w:r>
      </w:hyperlink>
    </w:p>
    <w:p w14:paraId="28F79400"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148" w:history="1">
        <w:r w:rsidR="00F50562" w:rsidRPr="00645CE8">
          <w:rPr>
            <w:rStyle w:val="Hyperlink"/>
            <w:rFonts w:asciiTheme="minorBidi" w:hAnsiTheme="minorBidi" w:cstheme="minorBidi"/>
            <w:noProof/>
            <w:color w:val="auto"/>
            <w:sz w:val="24"/>
            <w:szCs w:val="24"/>
            <w:rtl/>
          </w:rPr>
          <w:t>6. קורסים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Toc83818148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17</w:t>
        </w:r>
        <w:r w:rsidR="00F50562" w:rsidRPr="00645CE8">
          <w:rPr>
            <w:rStyle w:val="Hyperlink"/>
            <w:rFonts w:asciiTheme="minorBidi" w:hAnsiTheme="minorBidi" w:cstheme="minorBidi"/>
            <w:noProof/>
            <w:color w:val="auto"/>
            <w:sz w:val="24"/>
            <w:szCs w:val="24"/>
            <w:rtl/>
          </w:rPr>
          <w:fldChar w:fldCharType="end"/>
        </w:r>
      </w:hyperlink>
    </w:p>
    <w:p w14:paraId="3CF58603"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49" w:history="1">
        <w:r w:rsidR="00F50562" w:rsidRPr="00645CE8">
          <w:rPr>
            <w:rStyle w:val="Hyperlink"/>
            <w:rFonts w:asciiTheme="minorBidi" w:hAnsiTheme="minorBidi" w:cstheme="minorBidi"/>
            <w:noProof/>
            <w:color w:val="auto"/>
            <w:sz w:val="24"/>
            <w:szCs w:val="24"/>
            <w:rtl/>
          </w:rPr>
          <w:t>6.1   </w:t>
        </w:r>
        <w:r w:rsidR="00F50562" w:rsidRPr="00645CE8">
          <w:rPr>
            <w:rStyle w:val="Hyperlink"/>
            <w:rFonts w:asciiTheme="minorBidi" w:hAnsiTheme="minorBidi" w:cstheme="minorBidi"/>
            <w:b/>
            <w:noProof/>
            <w:color w:val="auto"/>
            <w:sz w:val="24"/>
            <w:szCs w:val="24"/>
            <w:rtl/>
          </w:rPr>
          <w:t>קורסים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Toc83818149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17</w:t>
        </w:r>
        <w:r w:rsidR="00F50562" w:rsidRPr="00645CE8">
          <w:rPr>
            <w:rStyle w:val="Hyperlink"/>
            <w:rFonts w:asciiTheme="minorBidi" w:hAnsiTheme="minorBidi" w:cstheme="minorBidi"/>
            <w:noProof/>
            <w:color w:val="auto"/>
            <w:sz w:val="24"/>
            <w:szCs w:val="24"/>
            <w:rtl/>
          </w:rPr>
          <w:fldChar w:fldCharType="end"/>
        </w:r>
      </w:hyperlink>
    </w:p>
    <w:p w14:paraId="3222FBE7"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50" w:history="1">
        <w:r w:rsidR="00F50562" w:rsidRPr="00645CE8">
          <w:rPr>
            <w:rStyle w:val="Hyperlink"/>
            <w:rFonts w:asciiTheme="minorBidi" w:hAnsiTheme="minorBidi" w:cstheme="minorBidi"/>
            <w:noProof/>
            <w:color w:val="auto"/>
            <w:sz w:val="24"/>
            <w:szCs w:val="24"/>
            <w:rtl/>
          </w:rPr>
          <w:t>6.2  חובת השתתפות בקורסים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Toc83818150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17</w:t>
        </w:r>
        <w:r w:rsidR="00F50562" w:rsidRPr="00645CE8">
          <w:rPr>
            <w:rStyle w:val="Hyperlink"/>
            <w:rFonts w:asciiTheme="minorBidi" w:hAnsiTheme="minorBidi" w:cstheme="minorBidi"/>
            <w:noProof/>
            <w:color w:val="auto"/>
            <w:sz w:val="24"/>
            <w:szCs w:val="24"/>
            <w:rtl/>
          </w:rPr>
          <w:fldChar w:fldCharType="end"/>
        </w:r>
      </w:hyperlink>
    </w:p>
    <w:p w14:paraId="0326AC75"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51" w:history="1">
        <w:r w:rsidR="00F50562" w:rsidRPr="00645CE8">
          <w:rPr>
            <w:rStyle w:val="Hyperlink"/>
            <w:rFonts w:asciiTheme="minorBidi" w:hAnsiTheme="minorBidi" w:cstheme="minorBidi"/>
            <w:noProof/>
            <w:color w:val="auto"/>
            <w:sz w:val="24"/>
            <w:szCs w:val="24"/>
            <w:rtl/>
          </w:rPr>
          <w:t>6.3  מכסת הקורסים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Toc83818151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18</w:t>
        </w:r>
        <w:r w:rsidR="00F50562" w:rsidRPr="00645CE8">
          <w:rPr>
            <w:rStyle w:val="Hyperlink"/>
            <w:rFonts w:asciiTheme="minorBidi" w:hAnsiTheme="minorBidi" w:cstheme="minorBidi"/>
            <w:noProof/>
            <w:color w:val="auto"/>
            <w:sz w:val="24"/>
            <w:szCs w:val="24"/>
            <w:rtl/>
          </w:rPr>
          <w:fldChar w:fldCharType="end"/>
        </w:r>
      </w:hyperlink>
    </w:p>
    <w:p w14:paraId="7DB2A851"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52" w:history="1">
        <w:r w:rsidR="00F50562" w:rsidRPr="00645CE8">
          <w:rPr>
            <w:rStyle w:val="Hyperlink"/>
            <w:rFonts w:asciiTheme="minorBidi" w:hAnsiTheme="minorBidi" w:cstheme="minorBidi"/>
            <w:noProof/>
            <w:color w:val="auto"/>
            <w:sz w:val="24"/>
            <w:szCs w:val="24"/>
            <w:rtl/>
          </w:rPr>
          <w:t>6.4  קורסים עודפים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Toc83818152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18</w:t>
        </w:r>
        <w:r w:rsidR="00F50562" w:rsidRPr="00645CE8">
          <w:rPr>
            <w:rStyle w:val="Hyperlink"/>
            <w:rFonts w:asciiTheme="minorBidi" w:hAnsiTheme="minorBidi" w:cstheme="minorBidi"/>
            <w:noProof/>
            <w:color w:val="auto"/>
            <w:sz w:val="24"/>
            <w:szCs w:val="24"/>
            <w:rtl/>
          </w:rPr>
          <w:fldChar w:fldCharType="end"/>
        </w:r>
      </w:hyperlink>
    </w:p>
    <w:p w14:paraId="49F024E3"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53" w:history="1">
        <w:r w:rsidR="00F50562" w:rsidRPr="00645CE8">
          <w:rPr>
            <w:rStyle w:val="Hyperlink"/>
            <w:rFonts w:asciiTheme="minorBidi" w:hAnsiTheme="minorBidi" w:cstheme="minorBidi"/>
            <w:noProof/>
            <w:color w:val="auto"/>
            <w:sz w:val="24"/>
            <w:szCs w:val="24"/>
            <w:rtl/>
          </w:rPr>
          <w:t>6.5   קורסים מאוחסנים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Toc83818153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18</w:t>
        </w:r>
        <w:r w:rsidR="00F50562" w:rsidRPr="00645CE8">
          <w:rPr>
            <w:rStyle w:val="Hyperlink"/>
            <w:rFonts w:asciiTheme="minorBidi" w:hAnsiTheme="minorBidi" w:cstheme="minorBidi"/>
            <w:noProof/>
            <w:color w:val="auto"/>
            <w:sz w:val="24"/>
            <w:szCs w:val="24"/>
            <w:rtl/>
          </w:rPr>
          <w:fldChar w:fldCharType="end"/>
        </w:r>
      </w:hyperlink>
    </w:p>
    <w:p w14:paraId="1CC3F3CE"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54" w:history="1">
        <w:r w:rsidR="00F50562" w:rsidRPr="00645CE8">
          <w:rPr>
            <w:rStyle w:val="Hyperlink"/>
            <w:rFonts w:asciiTheme="minorBidi" w:hAnsiTheme="minorBidi" w:cstheme="minorBidi"/>
            <w:noProof/>
            <w:color w:val="auto"/>
            <w:sz w:val="24"/>
            <w:szCs w:val="24"/>
            <w:rtl/>
          </w:rPr>
          <w:t>6.6  קורסים מוגבלי משתתפים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Toc83818154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19</w:t>
        </w:r>
        <w:r w:rsidR="00F50562" w:rsidRPr="00645CE8">
          <w:rPr>
            <w:rStyle w:val="Hyperlink"/>
            <w:rFonts w:asciiTheme="minorBidi" w:hAnsiTheme="minorBidi" w:cstheme="minorBidi"/>
            <w:noProof/>
            <w:color w:val="auto"/>
            <w:sz w:val="24"/>
            <w:szCs w:val="24"/>
            <w:rtl/>
          </w:rPr>
          <w:fldChar w:fldCharType="end"/>
        </w:r>
      </w:hyperlink>
    </w:p>
    <w:p w14:paraId="246CE96C"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55" w:history="1">
        <w:r w:rsidR="00F50562" w:rsidRPr="00645CE8">
          <w:rPr>
            <w:rStyle w:val="Hyperlink"/>
            <w:rFonts w:asciiTheme="minorBidi" w:hAnsiTheme="minorBidi" w:cstheme="minorBidi"/>
            <w:noProof/>
            <w:color w:val="auto"/>
            <w:sz w:val="24"/>
            <w:szCs w:val="24"/>
            <w:rtl/>
          </w:rPr>
          <w:t>6.7  קורסים חופפים וקורסים חליפים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Toc83818155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19</w:t>
        </w:r>
        <w:r w:rsidR="00F50562" w:rsidRPr="00645CE8">
          <w:rPr>
            <w:rStyle w:val="Hyperlink"/>
            <w:rFonts w:asciiTheme="minorBidi" w:hAnsiTheme="minorBidi" w:cstheme="minorBidi"/>
            <w:noProof/>
            <w:color w:val="auto"/>
            <w:sz w:val="24"/>
            <w:szCs w:val="24"/>
            <w:rtl/>
          </w:rPr>
          <w:fldChar w:fldCharType="end"/>
        </w:r>
      </w:hyperlink>
    </w:p>
    <w:p w14:paraId="0143A7EF"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56" w:history="1">
        <w:r w:rsidR="00F50562" w:rsidRPr="00645CE8">
          <w:rPr>
            <w:rStyle w:val="Hyperlink"/>
            <w:rFonts w:asciiTheme="minorBidi" w:hAnsiTheme="minorBidi" w:cstheme="minorBidi"/>
            <w:noProof/>
            <w:color w:val="auto"/>
            <w:sz w:val="24"/>
            <w:szCs w:val="24"/>
            <w:rtl/>
          </w:rPr>
          <w:t>6.8  משקל קורס</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Toc83818156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19</w:t>
        </w:r>
        <w:r w:rsidR="00F50562" w:rsidRPr="00645CE8">
          <w:rPr>
            <w:rStyle w:val="Hyperlink"/>
            <w:rFonts w:asciiTheme="minorBidi" w:hAnsiTheme="minorBidi" w:cstheme="minorBidi"/>
            <w:noProof/>
            <w:color w:val="auto"/>
            <w:sz w:val="24"/>
            <w:szCs w:val="24"/>
            <w:rtl/>
          </w:rPr>
          <w:fldChar w:fldCharType="end"/>
        </w:r>
      </w:hyperlink>
    </w:p>
    <w:p w14:paraId="1B8E2B2E"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57" w:history="1">
        <w:r w:rsidR="00F50562" w:rsidRPr="00645CE8">
          <w:rPr>
            <w:rStyle w:val="Hyperlink"/>
            <w:rFonts w:asciiTheme="minorBidi" w:hAnsiTheme="minorBidi" w:cstheme="minorBidi"/>
            <w:noProof/>
            <w:color w:val="auto"/>
            <w:sz w:val="24"/>
            <w:szCs w:val="24"/>
            <w:rtl/>
          </w:rPr>
          <w:t>6.9  סוגי פעילויות ההוראה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Toc83818157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19</w:t>
        </w:r>
        <w:r w:rsidR="00F50562" w:rsidRPr="00645CE8">
          <w:rPr>
            <w:rStyle w:val="Hyperlink"/>
            <w:rFonts w:asciiTheme="minorBidi" w:hAnsiTheme="minorBidi" w:cstheme="minorBidi"/>
            <w:noProof/>
            <w:color w:val="auto"/>
            <w:sz w:val="24"/>
            <w:szCs w:val="24"/>
            <w:rtl/>
          </w:rPr>
          <w:fldChar w:fldCharType="end"/>
        </w:r>
      </w:hyperlink>
    </w:p>
    <w:p w14:paraId="381B55C2"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58" w:history="1">
        <w:r w:rsidR="00F50562" w:rsidRPr="00645CE8">
          <w:rPr>
            <w:rStyle w:val="Hyperlink"/>
            <w:rFonts w:asciiTheme="minorBidi" w:hAnsiTheme="minorBidi" w:cstheme="minorBidi"/>
            <w:noProof/>
            <w:color w:val="auto"/>
            <w:sz w:val="24"/>
            <w:szCs w:val="24"/>
            <w:rtl/>
          </w:rPr>
          <w:t>6.10  נקודות זכות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Toc83818158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19</w:t>
        </w:r>
        <w:r w:rsidR="00F50562" w:rsidRPr="00645CE8">
          <w:rPr>
            <w:rStyle w:val="Hyperlink"/>
            <w:rFonts w:asciiTheme="minorBidi" w:hAnsiTheme="minorBidi" w:cstheme="minorBidi"/>
            <w:noProof/>
            <w:color w:val="auto"/>
            <w:sz w:val="24"/>
            <w:szCs w:val="24"/>
            <w:rtl/>
          </w:rPr>
          <w:fldChar w:fldCharType="end"/>
        </w:r>
      </w:hyperlink>
    </w:p>
    <w:p w14:paraId="0BB5D4D9"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59" w:history="1">
        <w:r w:rsidR="00F50562" w:rsidRPr="00645CE8">
          <w:rPr>
            <w:rStyle w:val="Hyperlink"/>
            <w:rFonts w:asciiTheme="minorBidi" w:hAnsiTheme="minorBidi" w:cstheme="minorBidi"/>
            <w:b/>
            <w:noProof/>
            <w:color w:val="auto"/>
            <w:sz w:val="24"/>
            <w:szCs w:val="24"/>
          </w:rPr>
          <w:t>6.11</w:t>
        </w:r>
        <w:r w:rsidR="00F50562" w:rsidRPr="00645CE8">
          <w:rPr>
            <w:rStyle w:val="Hyperlink"/>
            <w:rFonts w:asciiTheme="minorBidi" w:hAnsiTheme="minorBidi" w:cstheme="minorBidi"/>
            <w:b/>
            <w:noProof/>
            <w:color w:val="auto"/>
            <w:sz w:val="24"/>
            <w:szCs w:val="24"/>
            <w:rtl/>
          </w:rPr>
          <w:t xml:space="preserve"> </w:t>
        </w:r>
        <w:r w:rsidR="00F50562" w:rsidRPr="00645CE8">
          <w:rPr>
            <w:rStyle w:val="Hyperlink"/>
            <w:rFonts w:asciiTheme="minorBidi" w:hAnsiTheme="minorBidi" w:cstheme="minorBidi"/>
            <w:noProof/>
            <w:color w:val="auto"/>
            <w:sz w:val="24"/>
            <w:szCs w:val="24"/>
            <w:rtl/>
          </w:rPr>
          <w:t>קורסי קיץ</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Toc83818159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20</w:t>
        </w:r>
        <w:r w:rsidR="00F50562" w:rsidRPr="00645CE8">
          <w:rPr>
            <w:rStyle w:val="Hyperlink"/>
            <w:rFonts w:asciiTheme="minorBidi" w:hAnsiTheme="minorBidi" w:cstheme="minorBidi"/>
            <w:noProof/>
            <w:color w:val="auto"/>
            <w:sz w:val="24"/>
            <w:szCs w:val="24"/>
            <w:rtl/>
          </w:rPr>
          <w:fldChar w:fldCharType="end"/>
        </w:r>
      </w:hyperlink>
    </w:p>
    <w:p w14:paraId="59B35110"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160" w:history="1">
        <w:r w:rsidR="00F50562" w:rsidRPr="00645CE8">
          <w:rPr>
            <w:rStyle w:val="Hyperlink"/>
            <w:rFonts w:asciiTheme="minorBidi" w:hAnsiTheme="minorBidi" w:cstheme="minorBidi"/>
            <w:noProof/>
            <w:color w:val="auto"/>
            <w:sz w:val="24"/>
            <w:szCs w:val="24"/>
            <w:rtl/>
          </w:rPr>
          <w:t>7. בחינות וציונים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Toc83818160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21</w:t>
        </w:r>
        <w:r w:rsidR="00F50562" w:rsidRPr="00645CE8">
          <w:rPr>
            <w:rStyle w:val="Hyperlink"/>
            <w:rFonts w:asciiTheme="minorBidi" w:hAnsiTheme="minorBidi" w:cstheme="minorBidi"/>
            <w:noProof/>
            <w:color w:val="auto"/>
            <w:sz w:val="24"/>
            <w:szCs w:val="24"/>
            <w:rtl/>
          </w:rPr>
          <w:fldChar w:fldCharType="end"/>
        </w:r>
      </w:hyperlink>
    </w:p>
    <w:p w14:paraId="4F39B08C"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61" w:history="1">
        <w:r w:rsidR="00F50562" w:rsidRPr="00645CE8">
          <w:rPr>
            <w:rStyle w:val="Hyperlink"/>
            <w:rFonts w:asciiTheme="minorBidi" w:hAnsiTheme="minorBidi" w:cstheme="minorBidi"/>
            <w:noProof/>
            <w:color w:val="auto"/>
            <w:sz w:val="24"/>
            <w:szCs w:val="24"/>
            <w:rtl/>
          </w:rPr>
          <w:t>7.1  תנאים להשתתפות בבחינה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Toc83818161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21</w:t>
        </w:r>
        <w:r w:rsidR="00F50562" w:rsidRPr="00645CE8">
          <w:rPr>
            <w:rStyle w:val="Hyperlink"/>
            <w:rFonts w:asciiTheme="minorBidi" w:hAnsiTheme="minorBidi" w:cstheme="minorBidi"/>
            <w:noProof/>
            <w:color w:val="auto"/>
            <w:sz w:val="24"/>
            <w:szCs w:val="24"/>
            <w:rtl/>
          </w:rPr>
          <w:fldChar w:fldCharType="end"/>
        </w:r>
      </w:hyperlink>
    </w:p>
    <w:p w14:paraId="7336CD9D"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62" w:history="1">
        <w:r w:rsidR="00F50562" w:rsidRPr="00645CE8">
          <w:rPr>
            <w:rStyle w:val="Hyperlink"/>
            <w:rFonts w:asciiTheme="minorBidi" w:hAnsiTheme="minorBidi" w:cstheme="minorBidi"/>
            <w:noProof/>
            <w:color w:val="auto"/>
            <w:sz w:val="24"/>
            <w:szCs w:val="24"/>
            <w:rtl/>
          </w:rPr>
          <w:t>7.2 מועדי הבחינות, קביעת לוח הבחינות ופרסומו</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Toc83818162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21</w:t>
        </w:r>
        <w:r w:rsidR="00F50562" w:rsidRPr="00645CE8">
          <w:rPr>
            <w:rStyle w:val="Hyperlink"/>
            <w:rFonts w:asciiTheme="minorBidi" w:hAnsiTheme="minorBidi" w:cstheme="minorBidi"/>
            <w:noProof/>
            <w:color w:val="auto"/>
            <w:sz w:val="24"/>
            <w:szCs w:val="24"/>
            <w:rtl/>
          </w:rPr>
          <w:fldChar w:fldCharType="end"/>
        </w:r>
      </w:hyperlink>
    </w:p>
    <w:p w14:paraId="187AE950"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63" w:history="1">
        <w:r w:rsidR="00F50562" w:rsidRPr="00645CE8">
          <w:rPr>
            <w:rStyle w:val="Hyperlink"/>
            <w:rFonts w:asciiTheme="minorBidi" w:hAnsiTheme="minorBidi" w:cstheme="minorBidi"/>
            <w:noProof/>
            <w:color w:val="auto"/>
            <w:sz w:val="24"/>
            <w:szCs w:val="24"/>
            <w:rtl/>
          </w:rPr>
          <w:t>7.3  שאלוני הבחינות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Toc83818163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22</w:t>
        </w:r>
        <w:r w:rsidR="00F50562" w:rsidRPr="00645CE8">
          <w:rPr>
            <w:rStyle w:val="Hyperlink"/>
            <w:rFonts w:asciiTheme="minorBidi" w:hAnsiTheme="minorBidi" w:cstheme="minorBidi"/>
            <w:noProof/>
            <w:color w:val="auto"/>
            <w:sz w:val="24"/>
            <w:szCs w:val="24"/>
            <w:rtl/>
          </w:rPr>
          <w:fldChar w:fldCharType="end"/>
        </w:r>
      </w:hyperlink>
    </w:p>
    <w:p w14:paraId="3E555D7B"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64" w:history="1">
        <w:r w:rsidR="00F50562" w:rsidRPr="00645CE8">
          <w:rPr>
            <w:rStyle w:val="Hyperlink"/>
            <w:rFonts w:asciiTheme="minorBidi" w:hAnsiTheme="minorBidi" w:cstheme="minorBidi"/>
            <w:noProof/>
            <w:color w:val="auto"/>
            <w:sz w:val="24"/>
            <w:szCs w:val="24"/>
            <w:rtl/>
          </w:rPr>
          <w:t>7.4 מועד בחינה מיוחד</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Toc83818164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22</w:t>
        </w:r>
        <w:r w:rsidR="00F50562" w:rsidRPr="00645CE8">
          <w:rPr>
            <w:rStyle w:val="Hyperlink"/>
            <w:rFonts w:asciiTheme="minorBidi" w:hAnsiTheme="minorBidi" w:cstheme="minorBidi"/>
            <w:noProof/>
            <w:color w:val="auto"/>
            <w:sz w:val="24"/>
            <w:szCs w:val="24"/>
            <w:rtl/>
          </w:rPr>
          <w:fldChar w:fldCharType="end"/>
        </w:r>
      </w:hyperlink>
    </w:p>
    <w:p w14:paraId="6BF01318"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65" w:history="1">
        <w:r w:rsidR="00F50562" w:rsidRPr="00645CE8">
          <w:rPr>
            <w:rStyle w:val="Hyperlink"/>
            <w:rFonts w:asciiTheme="minorBidi" w:hAnsiTheme="minorBidi" w:cstheme="minorBidi"/>
            <w:noProof/>
            <w:color w:val="auto"/>
            <w:sz w:val="24"/>
            <w:szCs w:val="24"/>
            <w:rtl/>
          </w:rPr>
          <w:t>7.5  ניהול הבחינה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Toc83818165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24</w:t>
        </w:r>
        <w:r w:rsidR="00F50562" w:rsidRPr="00645CE8">
          <w:rPr>
            <w:rStyle w:val="Hyperlink"/>
            <w:rFonts w:asciiTheme="minorBidi" w:hAnsiTheme="minorBidi" w:cstheme="minorBidi"/>
            <w:noProof/>
            <w:color w:val="auto"/>
            <w:sz w:val="24"/>
            <w:szCs w:val="24"/>
            <w:rtl/>
          </w:rPr>
          <w:fldChar w:fldCharType="end"/>
        </w:r>
      </w:hyperlink>
    </w:p>
    <w:p w14:paraId="741970A2"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66" w:history="1">
        <w:r w:rsidR="00F50562" w:rsidRPr="00645CE8">
          <w:rPr>
            <w:rStyle w:val="Hyperlink"/>
            <w:rFonts w:asciiTheme="minorBidi" w:hAnsiTheme="minorBidi" w:cstheme="minorBidi"/>
            <w:noProof/>
            <w:color w:val="auto"/>
            <w:sz w:val="24"/>
            <w:szCs w:val="24"/>
            <w:rtl/>
          </w:rPr>
          <w:t>7.6 התאמות מיוחדות: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Toc83818166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25</w:t>
        </w:r>
        <w:r w:rsidR="00F50562" w:rsidRPr="00645CE8">
          <w:rPr>
            <w:rStyle w:val="Hyperlink"/>
            <w:rFonts w:asciiTheme="minorBidi" w:hAnsiTheme="minorBidi" w:cstheme="minorBidi"/>
            <w:noProof/>
            <w:color w:val="auto"/>
            <w:sz w:val="24"/>
            <w:szCs w:val="24"/>
            <w:rtl/>
          </w:rPr>
          <w:fldChar w:fldCharType="end"/>
        </w:r>
      </w:hyperlink>
    </w:p>
    <w:p w14:paraId="0F02ECDE"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67" w:history="1">
        <w:r w:rsidR="00F50562" w:rsidRPr="00645CE8">
          <w:rPr>
            <w:rStyle w:val="Hyperlink"/>
            <w:rFonts w:asciiTheme="minorBidi" w:hAnsiTheme="minorBidi" w:cstheme="minorBidi"/>
            <w:noProof/>
            <w:color w:val="auto"/>
            <w:sz w:val="24"/>
            <w:szCs w:val="24"/>
            <w:rtl/>
          </w:rPr>
          <w:t>7.7  בדיקת הבחינות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Toc83818167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26</w:t>
        </w:r>
        <w:r w:rsidR="00F50562" w:rsidRPr="00645CE8">
          <w:rPr>
            <w:rStyle w:val="Hyperlink"/>
            <w:rFonts w:asciiTheme="minorBidi" w:hAnsiTheme="minorBidi" w:cstheme="minorBidi"/>
            <w:noProof/>
            <w:color w:val="auto"/>
            <w:sz w:val="24"/>
            <w:szCs w:val="24"/>
            <w:rtl/>
          </w:rPr>
          <w:fldChar w:fldCharType="end"/>
        </w:r>
      </w:hyperlink>
    </w:p>
    <w:p w14:paraId="7E45B76B"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68" w:history="1">
        <w:r w:rsidR="00F50562" w:rsidRPr="00645CE8">
          <w:rPr>
            <w:rStyle w:val="Hyperlink"/>
            <w:rFonts w:asciiTheme="minorBidi" w:hAnsiTheme="minorBidi" w:cstheme="minorBidi"/>
            <w:noProof/>
            <w:color w:val="auto"/>
            <w:sz w:val="24"/>
            <w:szCs w:val="24"/>
            <w:rtl/>
          </w:rPr>
          <w:t>7.8  פרסום ציונים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Toc83818168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27</w:t>
        </w:r>
        <w:r w:rsidR="00F50562" w:rsidRPr="00645CE8">
          <w:rPr>
            <w:rStyle w:val="Hyperlink"/>
            <w:rFonts w:asciiTheme="minorBidi" w:hAnsiTheme="minorBidi" w:cstheme="minorBidi"/>
            <w:noProof/>
            <w:color w:val="auto"/>
            <w:sz w:val="24"/>
            <w:szCs w:val="24"/>
            <w:rtl/>
          </w:rPr>
          <w:fldChar w:fldCharType="end"/>
        </w:r>
      </w:hyperlink>
    </w:p>
    <w:p w14:paraId="539A7B9B"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69" w:history="1">
        <w:r w:rsidR="00F50562" w:rsidRPr="00645CE8">
          <w:rPr>
            <w:rStyle w:val="Hyperlink"/>
            <w:rFonts w:asciiTheme="minorBidi" w:hAnsiTheme="minorBidi" w:cstheme="minorBidi"/>
            <w:noProof/>
            <w:color w:val="auto"/>
            <w:sz w:val="24"/>
            <w:szCs w:val="24"/>
            <w:rtl/>
          </w:rPr>
          <w:t>7.9  סולם הציונים: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Toc83818169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27</w:t>
        </w:r>
        <w:r w:rsidR="00F50562" w:rsidRPr="00645CE8">
          <w:rPr>
            <w:rStyle w:val="Hyperlink"/>
            <w:rFonts w:asciiTheme="minorBidi" w:hAnsiTheme="minorBidi" w:cstheme="minorBidi"/>
            <w:noProof/>
            <w:color w:val="auto"/>
            <w:sz w:val="24"/>
            <w:szCs w:val="24"/>
            <w:rtl/>
          </w:rPr>
          <w:fldChar w:fldCharType="end"/>
        </w:r>
      </w:hyperlink>
    </w:p>
    <w:p w14:paraId="6884CD5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70" w:history="1">
        <w:r w:rsidR="00F50562" w:rsidRPr="00645CE8">
          <w:rPr>
            <w:rStyle w:val="Hyperlink"/>
            <w:rFonts w:asciiTheme="minorBidi" w:hAnsiTheme="minorBidi" w:cstheme="minorBidi"/>
            <w:noProof/>
            <w:color w:val="auto"/>
            <w:sz w:val="24"/>
            <w:szCs w:val="24"/>
            <w:rtl/>
          </w:rPr>
          <w:t>7.10 ערעורים על ציוני בחינות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Toc83818170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28</w:t>
        </w:r>
        <w:r w:rsidR="00F50562" w:rsidRPr="00645CE8">
          <w:rPr>
            <w:rStyle w:val="Hyperlink"/>
            <w:rFonts w:asciiTheme="minorBidi" w:hAnsiTheme="minorBidi" w:cstheme="minorBidi"/>
            <w:noProof/>
            <w:color w:val="auto"/>
            <w:sz w:val="24"/>
            <w:szCs w:val="24"/>
            <w:rtl/>
          </w:rPr>
          <w:fldChar w:fldCharType="end"/>
        </w:r>
      </w:hyperlink>
    </w:p>
    <w:p w14:paraId="49C648E3"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71" w:history="1">
        <w:r w:rsidR="00F50562" w:rsidRPr="00645CE8">
          <w:rPr>
            <w:rStyle w:val="Hyperlink"/>
            <w:rFonts w:asciiTheme="minorBidi" w:hAnsiTheme="minorBidi" w:cstheme="minorBidi"/>
            <w:noProof/>
            <w:color w:val="auto"/>
            <w:sz w:val="24"/>
            <w:szCs w:val="24"/>
            <w:rtl/>
          </w:rPr>
          <w:t>7.11  שמירת בחינות והחזרתן</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Toc83818171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28</w:t>
        </w:r>
        <w:r w:rsidR="00F50562" w:rsidRPr="00645CE8">
          <w:rPr>
            <w:rStyle w:val="Hyperlink"/>
            <w:rFonts w:asciiTheme="minorBidi" w:hAnsiTheme="minorBidi" w:cstheme="minorBidi"/>
            <w:noProof/>
            <w:color w:val="auto"/>
            <w:sz w:val="24"/>
            <w:szCs w:val="24"/>
            <w:rtl/>
          </w:rPr>
          <w:fldChar w:fldCharType="end"/>
        </w:r>
      </w:hyperlink>
    </w:p>
    <w:p w14:paraId="56E714D7"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72" w:history="1">
        <w:r w:rsidR="00F50562" w:rsidRPr="00645CE8">
          <w:rPr>
            <w:rStyle w:val="Hyperlink"/>
            <w:rFonts w:asciiTheme="minorBidi" w:hAnsiTheme="minorBidi" w:cstheme="minorBidi"/>
            <w:noProof/>
            <w:color w:val="auto"/>
            <w:sz w:val="24"/>
            <w:szCs w:val="24"/>
            <w:rtl/>
          </w:rPr>
          <w:t>7.12  בחינות בעל פה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Toc83818172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28</w:t>
        </w:r>
        <w:r w:rsidR="00F50562" w:rsidRPr="00645CE8">
          <w:rPr>
            <w:rStyle w:val="Hyperlink"/>
            <w:rFonts w:asciiTheme="minorBidi" w:hAnsiTheme="minorBidi" w:cstheme="minorBidi"/>
            <w:noProof/>
            <w:color w:val="auto"/>
            <w:sz w:val="24"/>
            <w:szCs w:val="24"/>
            <w:rtl/>
          </w:rPr>
          <w:fldChar w:fldCharType="end"/>
        </w:r>
      </w:hyperlink>
    </w:p>
    <w:p w14:paraId="7A1756EA"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73" w:history="1">
        <w:r w:rsidR="00F50562" w:rsidRPr="00645CE8">
          <w:rPr>
            <w:rStyle w:val="Hyperlink"/>
            <w:rFonts w:asciiTheme="minorBidi" w:hAnsiTheme="minorBidi" w:cstheme="minorBidi"/>
            <w:noProof/>
            <w:color w:val="auto"/>
            <w:sz w:val="24"/>
            <w:szCs w:val="24"/>
            <w:rtl/>
          </w:rPr>
          <w:t>7.13  בחינות בית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Toc83818173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28</w:t>
        </w:r>
        <w:r w:rsidR="00F50562" w:rsidRPr="00645CE8">
          <w:rPr>
            <w:rStyle w:val="Hyperlink"/>
            <w:rFonts w:asciiTheme="minorBidi" w:hAnsiTheme="minorBidi" w:cstheme="minorBidi"/>
            <w:noProof/>
            <w:color w:val="auto"/>
            <w:sz w:val="24"/>
            <w:szCs w:val="24"/>
            <w:rtl/>
          </w:rPr>
          <w:fldChar w:fldCharType="end"/>
        </w:r>
      </w:hyperlink>
    </w:p>
    <w:p w14:paraId="6C6E54E7"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74" w:history="1">
        <w:r w:rsidR="00F50562" w:rsidRPr="00645CE8">
          <w:rPr>
            <w:rStyle w:val="Hyperlink"/>
            <w:rFonts w:asciiTheme="minorBidi" w:hAnsiTheme="minorBidi" w:cstheme="minorBidi"/>
            <w:noProof/>
            <w:color w:val="auto"/>
            <w:sz w:val="24"/>
            <w:szCs w:val="24"/>
            <w:rtl/>
          </w:rPr>
          <w:t>7.14 בחינות ביניים/בחנים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Toc83818174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29</w:t>
        </w:r>
        <w:r w:rsidR="00F50562" w:rsidRPr="00645CE8">
          <w:rPr>
            <w:rStyle w:val="Hyperlink"/>
            <w:rFonts w:asciiTheme="minorBidi" w:hAnsiTheme="minorBidi" w:cstheme="minorBidi"/>
            <w:noProof/>
            <w:color w:val="auto"/>
            <w:sz w:val="24"/>
            <w:szCs w:val="24"/>
            <w:rtl/>
          </w:rPr>
          <w:fldChar w:fldCharType="end"/>
        </w:r>
      </w:hyperlink>
    </w:p>
    <w:p w14:paraId="5FBC1289"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175" w:history="1">
        <w:r w:rsidR="00F50562" w:rsidRPr="00645CE8">
          <w:rPr>
            <w:rStyle w:val="Hyperlink"/>
            <w:rFonts w:asciiTheme="minorBidi" w:hAnsiTheme="minorBidi" w:cstheme="minorBidi"/>
            <w:noProof/>
            <w:color w:val="auto"/>
            <w:sz w:val="24"/>
            <w:szCs w:val="24"/>
            <w:rtl/>
          </w:rPr>
          <w:t>8.  מטלות בכתב</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Toc83818175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30</w:t>
        </w:r>
        <w:r w:rsidR="00F50562" w:rsidRPr="00645CE8">
          <w:rPr>
            <w:rStyle w:val="Hyperlink"/>
            <w:rFonts w:asciiTheme="minorBidi" w:hAnsiTheme="minorBidi" w:cstheme="minorBidi"/>
            <w:noProof/>
            <w:color w:val="auto"/>
            <w:sz w:val="24"/>
            <w:szCs w:val="24"/>
            <w:rtl/>
          </w:rPr>
          <w:fldChar w:fldCharType="end"/>
        </w:r>
      </w:hyperlink>
    </w:p>
    <w:p w14:paraId="4D1FEBE8"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76" w:history="1">
        <w:r w:rsidR="00F50562" w:rsidRPr="00645CE8">
          <w:rPr>
            <w:rStyle w:val="Hyperlink"/>
            <w:rFonts w:asciiTheme="minorBidi" w:hAnsiTheme="minorBidi" w:cstheme="minorBidi"/>
            <w:noProof/>
            <w:color w:val="auto"/>
            <w:sz w:val="24"/>
            <w:szCs w:val="24"/>
            <w:rtl/>
          </w:rPr>
          <w:t>8.1  אופן ההגשה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Toc83818176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30</w:t>
        </w:r>
        <w:r w:rsidR="00F50562" w:rsidRPr="00645CE8">
          <w:rPr>
            <w:rStyle w:val="Hyperlink"/>
            <w:rFonts w:asciiTheme="minorBidi" w:hAnsiTheme="minorBidi" w:cstheme="minorBidi"/>
            <w:noProof/>
            <w:color w:val="auto"/>
            <w:sz w:val="24"/>
            <w:szCs w:val="24"/>
            <w:rtl/>
          </w:rPr>
          <w:fldChar w:fldCharType="end"/>
        </w:r>
      </w:hyperlink>
    </w:p>
    <w:p w14:paraId="5CAA10D3"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77" w:history="1">
        <w:r w:rsidR="00F50562" w:rsidRPr="00645CE8">
          <w:rPr>
            <w:rStyle w:val="Hyperlink"/>
            <w:rFonts w:asciiTheme="minorBidi" w:hAnsiTheme="minorBidi" w:cstheme="minorBidi"/>
            <w:noProof/>
            <w:color w:val="auto"/>
            <w:sz w:val="24"/>
            <w:szCs w:val="24"/>
            <w:rtl/>
          </w:rPr>
          <w:t>8.2  מועד ההגשה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Toc83818177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30</w:t>
        </w:r>
        <w:r w:rsidR="00F50562" w:rsidRPr="00645CE8">
          <w:rPr>
            <w:rStyle w:val="Hyperlink"/>
            <w:rFonts w:asciiTheme="minorBidi" w:hAnsiTheme="minorBidi" w:cstheme="minorBidi"/>
            <w:noProof/>
            <w:color w:val="auto"/>
            <w:sz w:val="24"/>
            <w:szCs w:val="24"/>
            <w:rtl/>
          </w:rPr>
          <w:fldChar w:fldCharType="end"/>
        </w:r>
      </w:hyperlink>
    </w:p>
    <w:p w14:paraId="03545DED"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78" w:history="1">
        <w:r w:rsidR="00F50562" w:rsidRPr="00645CE8">
          <w:rPr>
            <w:rStyle w:val="Hyperlink"/>
            <w:rFonts w:asciiTheme="minorBidi" w:hAnsiTheme="minorBidi" w:cstheme="minorBidi"/>
            <w:noProof/>
            <w:color w:val="auto"/>
            <w:sz w:val="24"/>
            <w:szCs w:val="24"/>
            <w:rtl/>
          </w:rPr>
          <w:t>8.3  בדיקת מטלות בכתב ומועד החזרתן</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Toc83818178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31</w:t>
        </w:r>
        <w:r w:rsidR="00F50562" w:rsidRPr="00645CE8">
          <w:rPr>
            <w:rStyle w:val="Hyperlink"/>
            <w:rFonts w:asciiTheme="minorBidi" w:hAnsiTheme="minorBidi" w:cstheme="minorBidi"/>
            <w:noProof/>
            <w:color w:val="auto"/>
            <w:sz w:val="24"/>
            <w:szCs w:val="24"/>
            <w:rtl/>
          </w:rPr>
          <w:fldChar w:fldCharType="end"/>
        </w:r>
      </w:hyperlink>
    </w:p>
    <w:p w14:paraId="56A3F675"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79" w:history="1">
        <w:r w:rsidR="00F50562" w:rsidRPr="00645CE8">
          <w:rPr>
            <w:rStyle w:val="Hyperlink"/>
            <w:rFonts w:asciiTheme="minorBidi" w:hAnsiTheme="minorBidi" w:cstheme="minorBidi"/>
            <w:noProof/>
            <w:color w:val="auto"/>
            <w:sz w:val="24"/>
            <w:szCs w:val="24"/>
            <w:rtl/>
          </w:rPr>
          <w:t>8.4  שמירת עבודות והחזרתן</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Toc83818179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32</w:t>
        </w:r>
        <w:r w:rsidR="00F50562" w:rsidRPr="00645CE8">
          <w:rPr>
            <w:rStyle w:val="Hyperlink"/>
            <w:rFonts w:asciiTheme="minorBidi" w:hAnsiTheme="minorBidi" w:cstheme="minorBidi"/>
            <w:noProof/>
            <w:color w:val="auto"/>
            <w:sz w:val="24"/>
            <w:szCs w:val="24"/>
            <w:rtl/>
          </w:rPr>
          <w:fldChar w:fldCharType="end"/>
        </w:r>
      </w:hyperlink>
    </w:p>
    <w:p w14:paraId="6B32CA89"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80" w:history="1">
        <w:r w:rsidR="00F50562" w:rsidRPr="00645CE8">
          <w:rPr>
            <w:rStyle w:val="Hyperlink"/>
            <w:rFonts w:asciiTheme="minorBidi" w:hAnsiTheme="minorBidi" w:cstheme="minorBidi"/>
            <w:noProof/>
            <w:color w:val="auto"/>
            <w:sz w:val="24"/>
            <w:szCs w:val="24"/>
            <w:rtl/>
          </w:rPr>
          <w:t>8.5   ערעור על ציון בעבודה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Toc83818180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32</w:t>
        </w:r>
        <w:r w:rsidR="00F50562" w:rsidRPr="00645CE8">
          <w:rPr>
            <w:rStyle w:val="Hyperlink"/>
            <w:rFonts w:asciiTheme="minorBidi" w:hAnsiTheme="minorBidi" w:cstheme="minorBidi"/>
            <w:noProof/>
            <w:color w:val="auto"/>
            <w:sz w:val="24"/>
            <w:szCs w:val="24"/>
            <w:rtl/>
          </w:rPr>
          <w:fldChar w:fldCharType="end"/>
        </w:r>
      </w:hyperlink>
    </w:p>
    <w:p w14:paraId="1690C70F"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81" w:history="1">
        <w:r w:rsidR="00F50562" w:rsidRPr="00645CE8">
          <w:rPr>
            <w:rStyle w:val="Hyperlink"/>
            <w:rFonts w:asciiTheme="minorBidi" w:hAnsiTheme="minorBidi" w:cstheme="minorBidi"/>
            <w:noProof/>
            <w:color w:val="auto"/>
            <w:sz w:val="24"/>
            <w:szCs w:val="24"/>
            <w:rtl/>
          </w:rPr>
          <w:t>8.6  אחריות התלמיד לעבודתו</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Toc83818181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32</w:t>
        </w:r>
        <w:r w:rsidR="00F50562" w:rsidRPr="00645CE8">
          <w:rPr>
            <w:rStyle w:val="Hyperlink"/>
            <w:rFonts w:asciiTheme="minorBidi" w:hAnsiTheme="minorBidi" w:cstheme="minorBidi"/>
            <w:noProof/>
            <w:color w:val="auto"/>
            <w:sz w:val="24"/>
            <w:szCs w:val="24"/>
            <w:rtl/>
          </w:rPr>
          <w:fldChar w:fldCharType="end"/>
        </w:r>
      </w:hyperlink>
    </w:p>
    <w:p w14:paraId="4B314378"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82" w:history="1">
        <w:r w:rsidR="00F50562" w:rsidRPr="00645CE8">
          <w:rPr>
            <w:rStyle w:val="Hyperlink"/>
            <w:rFonts w:asciiTheme="minorBidi" w:hAnsiTheme="minorBidi" w:cstheme="minorBidi"/>
            <w:noProof/>
            <w:color w:val="auto"/>
            <w:sz w:val="24"/>
            <w:szCs w:val="24"/>
            <w:rtl/>
          </w:rPr>
          <w:t>9.1   ציונים הנכללים בממוצע</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Toc83818182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34</w:t>
        </w:r>
        <w:r w:rsidR="00F50562" w:rsidRPr="00645CE8">
          <w:rPr>
            <w:rStyle w:val="Hyperlink"/>
            <w:rFonts w:asciiTheme="minorBidi" w:hAnsiTheme="minorBidi" w:cstheme="minorBidi"/>
            <w:noProof/>
            <w:color w:val="auto"/>
            <w:sz w:val="24"/>
            <w:szCs w:val="24"/>
            <w:rtl/>
          </w:rPr>
          <w:fldChar w:fldCharType="end"/>
        </w:r>
      </w:hyperlink>
    </w:p>
    <w:p w14:paraId="3BF63533"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83" w:history="1">
        <w:r w:rsidR="00F50562" w:rsidRPr="00645CE8">
          <w:rPr>
            <w:rStyle w:val="Hyperlink"/>
            <w:rFonts w:asciiTheme="minorBidi" w:hAnsiTheme="minorBidi" w:cstheme="minorBidi"/>
            <w:noProof/>
            <w:color w:val="auto"/>
            <w:sz w:val="24"/>
            <w:szCs w:val="24"/>
            <w:rtl/>
          </w:rPr>
          <w:t>9.2   ציונים שאינם נכללים בממוצע</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Toc83818183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34</w:t>
        </w:r>
        <w:r w:rsidR="00F50562" w:rsidRPr="00645CE8">
          <w:rPr>
            <w:rStyle w:val="Hyperlink"/>
            <w:rFonts w:asciiTheme="minorBidi" w:hAnsiTheme="minorBidi" w:cstheme="minorBidi"/>
            <w:noProof/>
            <w:color w:val="auto"/>
            <w:sz w:val="24"/>
            <w:szCs w:val="24"/>
            <w:rtl/>
          </w:rPr>
          <w:fldChar w:fldCharType="end"/>
        </w:r>
      </w:hyperlink>
    </w:p>
    <w:p w14:paraId="6F63C0DD"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184" w:history="1">
        <w:r w:rsidR="00F50562" w:rsidRPr="00645CE8">
          <w:rPr>
            <w:rStyle w:val="Hyperlink"/>
            <w:rFonts w:asciiTheme="minorBidi" w:hAnsiTheme="minorBidi" w:cstheme="minorBidi"/>
            <w:noProof/>
            <w:color w:val="auto"/>
            <w:sz w:val="24"/>
            <w:szCs w:val="24"/>
            <w:rtl/>
          </w:rPr>
          <w:t>10. חזרה על קורס</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Toc83818184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35</w:t>
        </w:r>
        <w:r w:rsidR="00F50562" w:rsidRPr="00645CE8">
          <w:rPr>
            <w:rStyle w:val="Hyperlink"/>
            <w:rFonts w:asciiTheme="minorBidi" w:hAnsiTheme="minorBidi" w:cstheme="minorBidi"/>
            <w:noProof/>
            <w:color w:val="auto"/>
            <w:sz w:val="24"/>
            <w:szCs w:val="24"/>
            <w:rtl/>
          </w:rPr>
          <w:fldChar w:fldCharType="end"/>
        </w:r>
      </w:hyperlink>
    </w:p>
    <w:p w14:paraId="60EAC83B"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85" w:history="1">
        <w:r w:rsidR="00F50562" w:rsidRPr="00645CE8">
          <w:rPr>
            <w:rStyle w:val="Hyperlink"/>
            <w:rFonts w:asciiTheme="minorBidi" w:hAnsiTheme="minorBidi" w:cstheme="minorBidi"/>
            <w:noProof/>
            <w:color w:val="auto"/>
            <w:sz w:val="24"/>
            <w:szCs w:val="24"/>
            <w:rtl/>
          </w:rPr>
          <w:t xml:space="preserve">10.1 </w:t>
        </w:r>
        <w:r w:rsidR="00F50562" w:rsidRPr="00645CE8">
          <w:rPr>
            <w:rStyle w:val="Hyperlink"/>
            <w:rFonts w:asciiTheme="minorBidi" w:hAnsiTheme="minorBidi" w:cstheme="minorBidi"/>
            <w:b/>
            <w:noProof/>
            <w:color w:val="auto"/>
            <w:sz w:val="24"/>
            <w:szCs w:val="24"/>
            <w:rtl/>
          </w:rPr>
          <w:t>זכאות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Toc83818185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35</w:t>
        </w:r>
        <w:r w:rsidR="00F50562" w:rsidRPr="00645CE8">
          <w:rPr>
            <w:rStyle w:val="Hyperlink"/>
            <w:rFonts w:asciiTheme="minorBidi" w:hAnsiTheme="minorBidi" w:cstheme="minorBidi"/>
            <w:noProof/>
            <w:color w:val="auto"/>
            <w:sz w:val="24"/>
            <w:szCs w:val="24"/>
            <w:rtl/>
          </w:rPr>
          <w:fldChar w:fldCharType="end"/>
        </w:r>
      </w:hyperlink>
    </w:p>
    <w:p w14:paraId="2A1079A5"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86" w:history="1">
        <w:r w:rsidR="00F50562" w:rsidRPr="00645CE8">
          <w:rPr>
            <w:rStyle w:val="Hyperlink"/>
            <w:rFonts w:asciiTheme="minorBidi" w:hAnsiTheme="minorBidi" w:cstheme="minorBidi"/>
            <w:noProof/>
            <w:color w:val="auto"/>
            <w:sz w:val="24"/>
            <w:szCs w:val="24"/>
            <w:rtl/>
          </w:rPr>
          <w:t>10.2 פטור מחובות שוטפים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Toc83818186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35</w:t>
        </w:r>
        <w:r w:rsidR="00F50562" w:rsidRPr="00645CE8">
          <w:rPr>
            <w:rStyle w:val="Hyperlink"/>
            <w:rFonts w:asciiTheme="minorBidi" w:hAnsiTheme="minorBidi" w:cstheme="minorBidi"/>
            <w:noProof/>
            <w:color w:val="auto"/>
            <w:sz w:val="24"/>
            <w:szCs w:val="24"/>
            <w:rtl/>
          </w:rPr>
          <w:fldChar w:fldCharType="end"/>
        </w:r>
      </w:hyperlink>
    </w:p>
    <w:p w14:paraId="55176C3B"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87" w:history="1">
        <w:r w:rsidR="00F50562" w:rsidRPr="00645CE8">
          <w:rPr>
            <w:rStyle w:val="Hyperlink"/>
            <w:rFonts w:asciiTheme="minorBidi" w:hAnsiTheme="minorBidi" w:cstheme="minorBidi"/>
            <w:noProof/>
            <w:color w:val="auto"/>
            <w:sz w:val="24"/>
            <w:szCs w:val="24"/>
            <w:rtl/>
          </w:rPr>
          <w:t>10.3 ציון הקורס במקרה של חזרה על קורס</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Toc83818187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35</w:t>
        </w:r>
        <w:r w:rsidR="00F50562" w:rsidRPr="00645CE8">
          <w:rPr>
            <w:rStyle w:val="Hyperlink"/>
            <w:rFonts w:asciiTheme="minorBidi" w:hAnsiTheme="minorBidi" w:cstheme="minorBidi"/>
            <w:noProof/>
            <w:color w:val="auto"/>
            <w:sz w:val="24"/>
            <w:szCs w:val="24"/>
            <w:rtl/>
          </w:rPr>
          <w:fldChar w:fldCharType="end"/>
        </w:r>
      </w:hyperlink>
    </w:p>
    <w:p w14:paraId="7EA00399"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88" w:history="1">
        <w:r w:rsidR="00F50562" w:rsidRPr="00645CE8">
          <w:rPr>
            <w:rStyle w:val="Hyperlink"/>
            <w:rFonts w:asciiTheme="minorBidi" w:hAnsiTheme="minorBidi" w:cstheme="minorBidi"/>
            <w:noProof/>
            <w:color w:val="auto"/>
            <w:sz w:val="24"/>
            <w:szCs w:val="24"/>
            <w:rtl/>
          </w:rPr>
          <w:t>10.4 הגבלת זכות החזרה על קורסים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Toc83818188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35</w:t>
        </w:r>
        <w:r w:rsidR="00F50562" w:rsidRPr="00645CE8">
          <w:rPr>
            <w:rStyle w:val="Hyperlink"/>
            <w:rFonts w:asciiTheme="minorBidi" w:hAnsiTheme="minorBidi" w:cstheme="minorBidi"/>
            <w:noProof/>
            <w:color w:val="auto"/>
            <w:sz w:val="24"/>
            <w:szCs w:val="24"/>
            <w:rtl/>
          </w:rPr>
          <w:fldChar w:fldCharType="end"/>
        </w:r>
      </w:hyperlink>
    </w:p>
    <w:p w14:paraId="5BB70190"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189" w:history="1">
        <w:r w:rsidR="00F50562" w:rsidRPr="00645CE8">
          <w:rPr>
            <w:rStyle w:val="Hyperlink"/>
            <w:rFonts w:asciiTheme="minorBidi" w:hAnsiTheme="minorBidi" w:cstheme="minorBidi"/>
            <w:noProof/>
            <w:color w:val="auto"/>
            <w:sz w:val="24"/>
            <w:szCs w:val="24"/>
            <w:rtl/>
          </w:rPr>
          <w:t>11. תנאי מעבר</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Toc83818189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36</w:t>
        </w:r>
        <w:r w:rsidR="00F50562" w:rsidRPr="00645CE8">
          <w:rPr>
            <w:rStyle w:val="Hyperlink"/>
            <w:rFonts w:asciiTheme="minorBidi" w:hAnsiTheme="minorBidi" w:cstheme="minorBidi"/>
            <w:noProof/>
            <w:color w:val="auto"/>
            <w:sz w:val="24"/>
            <w:szCs w:val="24"/>
            <w:rtl/>
          </w:rPr>
          <w:fldChar w:fldCharType="end"/>
        </w:r>
      </w:hyperlink>
    </w:p>
    <w:p w14:paraId="16C3CA41"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90" w:history="1">
        <w:r w:rsidR="00F50562" w:rsidRPr="00645CE8">
          <w:rPr>
            <w:rStyle w:val="Hyperlink"/>
            <w:rFonts w:asciiTheme="minorBidi" w:hAnsiTheme="minorBidi" w:cstheme="minorBidi"/>
            <w:noProof/>
            <w:color w:val="auto"/>
            <w:sz w:val="24"/>
            <w:szCs w:val="24"/>
            <w:rtl/>
          </w:rPr>
          <w:t>11.1 קורסי החובה והציונים הנדרשים בקורסים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Toc83818190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36</w:t>
        </w:r>
        <w:r w:rsidR="00F50562" w:rsidRPr="00645CE8">
          <w:rPr>
            <w:rStyle w:val="Hyperlink"/>
            <w:rFonts w:asciiTheme="minorBidi" w:hAnsiTheme="minorBidi" w:cstheme="minorBidi"/>
            <w:noProof/>
            <w:color w:val="auto"/>
            <w:sz w:val="24"/>
            <w:szCs w:val="24"/>
            <w:rtl/>
          </w:rPr>
          <w:fldChar w:fldCharType="end"/>
        </w:r>
      </w:hyperlink>
    </w:p>
    <w:p w14:paraId="7032EA64"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191" w:history="1">
        <w:r w:rsidR="00F50562" w:rsidRPr="00645CE8">
          <w:rPr>
            <w:rStyle w:val="Hyperlink"/>
            <w:rFonts w:asciiTheme="minorBidi" w:hAnsiTheme="minorBidi" w:cstheme="minorBidi"/>
            <w:noProof/>
            <w:color w:val="auto"/>
            <w:sz w:val="24"/>
            <w:szCs w:val="24"/>
            <w:rtl/>
          </w:rPr>
          <w:t>12. משך הלימודים, הפסקת לימודים וחידושם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Toc83818191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37</w:t>
        </w:r>
        <w:r w:rsidR="00F50562" w:rsidRPr="00645CE8">
          <w:rPr>
            <w:rStyle w:val="Hyperlink"/>
            <w:rFonts w:asciiTheme="minorBidi" w:hAnsiTheme="minorBidi" w:cstheme="minorBidi"/>
            <w:noProof/>
            <w:color w:val="auto"/>
            <w:sz w:val="24"/>
            <w:szCs w:val="24"/>
            <w:rtl/>
          </w:rPr>
          <w:fldChar w:fldCharType="end"/>
        </w:r>
      </w:hyperlink>
    </w:p>
    <w:p w14:paraId="6C56E2CE"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92" w:history="1">
        <w:r w:rsidR="00F50562" w:rsidRPr="00645CE8">
          <w:rPr>
            <w:rStyle w:val="Hyperlink"/>
            <w:rFonts w:asciiTheme="minorBidi" w:hAnsiTheme="minorBidi" w:cstheme="minorBidi"/>
            <w:noProof/>
            <w:color w:val="auto"/>
            <w:sz w:val="24"/>
            <w:szCs w:val="24"/>
            <w:rtl/>
          </w:rPr>
          <w:t>12.1  משך הלימודים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Toc83818192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37</w:t>
        </w:r>
        <w:r w:rsidR="00F50562" w:rsidRPr="00645CE8">
          <w:rPr>
            <w:rStyle w:val="Hyperlink"/>
            <w:rFonts w:asciiTheme="minorBidi" w:hAnsiTheme="minorBidi" w:cstheme="minorBidi"/>
            <w:noProof/>
            <w:color w:val="auto"/>
            <w:sz w:val="24"/>
            <w:szCs w:val="24"/>
            <w:rtl/>
          </w:rPr>
          <w:fldChar w:fldCharType="end"/>
        </w:r>
      </w:hyperlink>
    </w:p>
    <w:p w14:paraId="5C47E901"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93" w:history="1">
        <w:r w:rsidR="00F50562" w:rsidRPr="00645CE8">
          <w:rPr>
            <w:rStyle w:val="Hyperlink"/>
            <w:rFonts w:asciiTheme="minorBidi" w:hAnsiTheme="minorBidi" w:cstheme="minorBidi"/>
            <w:noProof/>
            <w:color w:val="auto"/>
            <w:sz w:val="24"/>
            <w:szCs w:val="24"/>
            <w:rtl/>
          </w:rPr>
          <w:t>12.2 ביטול לימודים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Toc83818193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37</w:t>
        </w:r>
        <w:r w:rsidR="00F50562" w:rsidRPr="00645CE8">
          <w:rPr>
            <w:rStyle w:val="Hyperlink"/>
            <w:rFonts w:asciiTheme="minorBidi" w:hAnsiTheme="minorBidi" w:cstheme="minorBidi"/>
            <w:noProof/>
            <w:color w:val="auto"/>
            <w:sz w:val="24"/>
            <w:szCs w:val="24"/>
            <w:rtl/>
          </w:rPr>
          <w:fldChar w:fldCharType="end"/>
        </w:r>
      </w:hyperlink>
    </w:p>
    <w:p w14:paraId="4DC2A20E"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94" w:history="1">
        <w:r w:rsidR="00F50562" w:rsidRPr="00645CE8">
          <w:rPr>
            <w:rStyle w:val="Hyperlink"/>
            <w:rFonts w:asciiTheme="minorBidi" w:hAnsiTheme="minorBidi" w:cstheme="minorBidi"/>
            <w:noProof/>
            <w:color w:val="auto"/>
            <w:sz w:val="24"/>
            <w:szCs w:val="24"/>
            <w:rtl/>
          </w:rPr>
          <w:t>12.3 רישום מחדש– לתלמידים חדשים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Toc83818194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37</w:t>
        </w:r>
        <w:r w:rsidR="00F50562" w:rsidRPr="00645CE8">
          <w:rPr>
            <w:rStyle w:val="Hyperlink"/>
            <w:rFonts w:asciiTheme="minorBidi" w:hAnsiTheme="minorBidi" w:cstheme="minorBidi"/>
            <w:noProof/>
            <w:color w:val="auto"/>
            <w:sz w:val="24"/>
            <w:szCs w:val="24"/>
            <w:rtl/>
          </w:rPr>
          <w:fldChar w:fldCharType="end"/>
        </w:r>
      </w:hyperlink>
    </w:p>
    <w:p w14:paraId="3ECFD2FF"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95" w:history="1">
        <w:r w:rsidR="00F50562" w:rsidRPr="00645CE8">
          <w:rPr>
            <w:rStyle w:val="Hyperlink"/>
            <w:rFonts w:asciiTheme="minorBidi" w:hAnsiTheme="minorBidi" w:cstheme="minorBidi"/>
            <w:noProof/>
            <w:color w:val="auto"/>
            <w:sz w:val="24"/>
            <w:szCs w:val="24"/>
            <w:rtl/>
          </w:rPr>
          <w:t>12.4 חידוש לימודים - לתלמידים ותיקים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Toc83818195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37</w:t>
        </w:r>
        <w:r w:rsidR="00F50562" w:rsidRPr="00645CE8">
          <w:rPr>
            <w:rStyle w:val="Hyperlink"/>
            <w:rFonts w:asciiTheme="minorBidi" w:hAnsiTheme="minorBidi" w:cstheme="minorBidi"/>
            <w:noProof/>
            <w:color w:val="auto"/>
            <w:sz w:val="24"/>
            <w:szCs w:val="24"/>
            <w:rtl/>
          </w:rPr>
          <w:fldChar w:fldCharType="end"/>
        </w:r>
      </w:hyperlink>
    </w:p>
    <w:p w14:paraId="45DE474B"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196" w:history="1">
        <w:r w:rsidR="00F50562" w:rsidRPr="00645CE8">
          <w:rPr>
            <w:rStyle w:val="Hyperlink"/>
            <w:rFonts w:asciiTheme="minorBidi" w:hAnsiTheme="minorBidi" w:cstheme="minorBidi"/>
            <w:noProof/>
            <w:color w:val="auto"/>
            <w:sz w:val="24"/>
            <w:szCs w:val="24"/>
            <w:rtl/>
          </w:rPr>
          <w:t>13. זיכויים אקדמיים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Toc83818196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38</w:t>
        </w:r>
        <w:r w:rsidR="00F50562" w:rsidRPr="00645CE8">
          <w:rPr>
            <w:rStyle w:val="Hyperlink"/>
            <w:rFonts w:asciiTheme="minorBidi" w:hAnsiTheme="minorBidi" w:cstheme="minorBidi"/>
            <w:noProof/>
            <w:color w:val="auto"/>
            <w:sz w:val="24"/>
            <w:szCs w:val="24"/>
            <w:rtl/>
          </w:rPr>
          <w:fldChar w:fldCharType="end"/>
        </w:r>
      </w:hyperlink>
    </w:p>
    <w:p w14:paraId="7B61ED19"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97" w:history="1">
        <w:r w:rsidR="00F50562" w:rsidRPr="00645CE8">
          <w:rPr>
            <w:rStyle w:val="Hyperlink"/>
            <w:rFonts w:asciiTheme="minorBidi" w:hAnsiTheme="minorBidi" w:cstheme="minorBidi"/>
            <w:b/>
            <w:noProof/>
            <w:color w:val="auto"/>
            <w:sz w:val="24"/>
            <w:szCs w:val="24"/>
            <w:rtl/>
          </w:rPr>
          <w:t>13.1  ההחלטה בדבר הכרה בלימודים מתחום אחר באוניברסיטה או מחוצה לה, היא בידי ועדת ההוראה של הפקולטה.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Toc83818197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38</w:t>
        </w:r>
        <w:r w:rsidR="00F50562" w:rsidRPr="00645CE8">
          <w:rPr>
            <w:rStyle w:val="Hyperlink"/>
            <w:rFonts w:asciiTheme="minorBidi" w:hAnsiTheme="minorBidi" w:cstheme="minorBidi"/>
            <w:noProof/>
            <w:color w:val="auto"/>
            <w:sz w:val="24"/>
            <w:szCs w:val="24"/>
            <w:rtl/>
          </w:rPr>
          <w:fldChar w:fldCharType="end"/>
        </w:r>
      </w:hyperlink>
    </w:p>
    <w:p w14:paraId="76D1C4A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98" w:history="1">
        <w:r w:rsidR="00F50562" w:rsidRPr="00645CE8">
          <w:rPr>
            <w:rStyle w:val="Hyperlink"/>
            <w:rFonts w:asciiTheme="minorBidi" w:hAnsiTheme="minorBidi" w:cstheme="minorBidi"/>
            <w:b/>
            <w:noProof/>
            <w:color w:val="auto"/>
            <w:sz w:val="24"/>
            <w:szCs w:val="24"/>
            <w:rtl/>
          </w:rPr>
          <w:t>13.2  קורסים מתחום אחר באוניברסיטה העברית שהוכרו לצורך המשך לימודים, יחושבו במלוא משקלם וציוניהם ייכללו בממוצע הציונים לתואר או ידווחו כ"זיכוי", מבלי שייכללו בממוצע (לפי החלטת הפקולטה).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Toc83818198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38</w:t>
        </w:r>
        <w:r w:rsidR="00F50562" w:rsidRPr="00645CE8">
          <w:rPr>
            <w:rStyle w:val="Hyperlink"/>
            <w:rFonts w:asciiTheme="minorBidi" w:hAnsiTheme="minorBidi" w:cstheme="minorBidi"/>
            <w:noProof/>
            <w:color w:val="auto"/>
            <w:sz w:val="24"/>
            <w:szCs w:val="24"/>
            <w:rtl/>
          </w:rPr>
          <w:fldChar w:fldCharType="end"/>
        </w:r>
      </w:hyperlink>
    </w:p>
    <w:p w14:paraId="68721C2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199" w:history="1">
        <w:r w:rsidR="00F50562" w:rsidRPr="00645CE8">
          <w:rPr>
            <w:rStyle w:val="Hyperlink"/>
            <w:rFonts w:asciiTheme="minorBidi" w:hAnsiTheme="minorBidi" w:cstheme="minorBidi"/>
            <w:b/>
            <w:noProof/>
            <w:color w:val="auto"/>
            <w:sz w:val="24"/>
            <w:szCs w:val="24"/>
            <w:rtl/>
          </w:rPr>
          <w:t>13.3  קורסים ממוסדות אחרים להשכלה גבוהה שהוכרו לצורך המשך לימודים באוניברסיטה העברית, ידווחו כ"זיכוי" ללא ציון ולא ייכללו בממוצע הציונים לתואר.</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Toc83818199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38</w:t>
        </w:r>
        <w:r w:rsidR="00F50562" w:rsidRPr="00645CE8">
          <w:rPr>
            <w:rStyle w:val="Hyperlink"/>
            <w:rFonts w:asciiTheme="minorBidi" w:hAnsiTheme="minorBidi" w:cstheme="minorBidi"/>
            <w:noProof/>
            <w:color w:val="auto"/>
            <w:sz w:val="24"/>
            <w:szCs w:val="24"/>
            <w:rtl/>
          </w:rPr>
          <w:fldChar w:fldCharType="end"/>
        </w:r>
      </w:hyperlink>
    </w:p>
    <w:p w14:paraId="7CAEC3C7"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00" w:history="1">
        <w:r w:rsidR="00F50562" w:rsidRPr="00645CE8">
          <w:rPr>
            <w:rStyle w:val="Hyperlink"/>
            <w:rFonts w:asciiTheme="minorBidi" w:hAnsiTheme="minorBidi" w:cstheme="minorBidi"/>
            <w:noProof/>
            <w:color w:val="auto"/>
            <w:sz w:val="24"/>
            <w:szCs w:val="24"/>
            <w:rtl/>
          </w:rPr>
          <w:t>13.5  זיכויים אקדמיים לתואר "מוסמך"</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Toc83818200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39</w:t>
        </w:r>
        <w:r w:rsidR="00F50562" w:rsidRPr="00645CE8">
          <w:rPr>
            <w:rStyle w:val="Hyperlink"/>
            <w:rFonts w:asciiTheme="minorBidi" w:hAnsiTheme="minorBidi" w:cstheme="minorBidi"/>
            <w:noProof/>
            <w:color w:val="auto"/>
            <w:sz w:val="24"/>
            <w:szCs w:val="24"/>
            <w:rtl/>
          </w:rPr>
          <w:fldChar w:fldCharType="end"/>
        </w:r>
      </w:hyperlink>
    </w:p>
    <w:p w14:paraId="5799B1A9"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201" w:history="1">
        <w:r w:rsidR="00F50562" w:rsidRPr="00645CE8">
          <w:rPr>
            <w:rStyle w:val="Hyperlink"/>
            <w:rFonts w:asciiTheme="minorBidi" w:hAnsiTheme="minorBidi" w:cstheme="minorBidi"/>
            <w:noProof/>
            <w:color w:val="auto"/>
            <w:sz w:val="24"/>
            <w:szCs w:val="24"/>
            <w:rtl/>
          </w:rPr>
          <w:t>14. זכאות לתואר</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Toc83818201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40</w:t>
        </w:r>
        <w:r w:rsidR="00F50562" w:rsidRPr="00645CE8">
          <w:rPr>
            <w:rStyle w:val="Hyperlink"/>
            <w:rFonts w:asciiTheme="minorBidi" w:hAnsiTheme="minorBidi" w:cstheme="minorBidi"/>
            <w:noProof/>
            <w:color w:val="auto"/>
            <w:sz w:val="24"/>
            <w:szCs w:val="24"/>
            <w:rtl/>
          </w:rPr>
          <w:fldChar w:fldCharType="end"/>
        </w:r>
      </w:hyperlink>
    </w:p>
    <w:p w14:paraId="3E4190B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02" w:history="1">
        <w:r w:rsidR="00F50562" w:rsidRPr="00645CE8">
          <w:rPr>
            <w:rStyle w:val="Hyperlink"/>
            <w:rFonts w:asciiTheme="minorBidi" w:hAnsiTheme="minorBidi" w:cstheme="minorBidi"/>
            <w:b/>
            <w:noProof/>
            <w:color w:val="auto"/>
            <w:sz w:val="24"/>
            <w:szCs w:val="24"/>
            <w:rtl/>
          </w:rPr>
          <w:t xml:space="preserve">14.1 </w:t>
        </w:r>
        <w:r w:rsidR="00F50562" w:rsidRPr="00645CE8">
          <w:rPr>
            <w:rStyle w:val="Hyperlink"/>
            <w:rFonts w:asciiTheme="minorBidi" w:hAnsiTheme="minorBidi" w:cstheme="minorBidi"/>
            <w:noProof/>
            <w:color w:val="auto"/>
            <w:sz w:val="24"/>
            <w:szCs w:val="24"/>
            <w:rtl/>
          </w:rPr>
          <w:t>תנאי זכאות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Toc83818202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40</w:t>
        </w:r>
        <w:r w:rsidR="00F50562" w:rsidRPr="00645CE8">
          <w:rPr>
            <w:rStyle w:val="Hyperlink"/>
            <w:rFonts w:asciiTheme="minorBidi" w:hAnsiTheme="minorBidi" w:cstheme="minorBidi"/>
            <w:noProof/>
            <w:color w:val="auto"/>
            <w:sz w:val="24"/>
            <w:szCs w:val="24"/>
            <w:rtl/>
          </w:rPr>
          <w:fldChar w:fldCharType="end"/>
        </w:r>
      </w:hyperlink>
    </w:p>
    <w:p w14:paraId="74597AAB"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03" w:history="1">
        <w:r w:rsidR="00F50562" w:rsidRPr="00645CE8">
          <w:rPr>
            <w:rStyle w:val="Hyperlink"/>
            <w:rFonts w:asciiTheme="minorBidi" w:hAnsiTheme="minorBidi" w:cstheme="minorBidi"/>
            <w:noProof/>
            <w:color w:val="auto"/>
            <w:sz w:val="24"/>
            <w:szCs w:val="24"/>
            <w:rtl/>
          </w:rPr>
          <w:t>14.2 חישוב ציון הגמר לתואר</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Toc83818203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40</w:t>
        </w:r>
        <w:r w:rsidR="00F50562" w:rsidRPr="00645CE8">
          <w:rPr>
            <w:rStyle w:val="Hyperlink"/>
            <w:rFonts w:asciiTheme="minorBidi" w:hAnsiTheme="minorBidi" w:cstheme="minorBidi"/>
            <w:noProof/>
            <w:color w:val="auto"/>
            <w:sz w:val="24"/>
            <w:szCs w:val="24"/>
            <w:rtl/>
          </w:rPr>
          <w:fldChar w:fldCharType="end"/>
        </w:r>
      </w:hyperlink>
    </w:p>
    <w:p w14:paraId="27C3E92F"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04" w:history="1">
        <w:r w:rsidR="00F50562" w:rsidRPr="00645CE8">
          <w:rPr>
            <w:rStyle w:val="Hyperlink"/>
            <w:rFonts w:asciiTheme="minorBidi" w:hAnsiTheme="minorBidi" w:cstheme="minorBidi"/>
            <w:noProof/>
            <w:color w:val="auto"/>
            <w:sz w:val="24"/>
            <w:szCs w:val="24"/>
            <w:rtl/>
          </w:rPr>
          <w:t>14.3 מועד זכאות: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Toc83818204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41</w:t>
        </w:r>
        <w:r w:rsidR="00F50562" w:rsidRPr="00645CE8">
          <w:rPr>
            <w:rStyle w:val="Hyperlink"/>
            <w:rFonts w:asciiTheme="minorBidi" w:hAnsiTheme="minorBidi" w:cstheme="minorBidi"/>
            <w:noProof/>
            <w:color w:val="auto"/>
            <w:sz w:val="24"/>
            <w:szCs w:val="24"/>
            <w:rtl/>
          </w:rPr>
          <w:fldChar w:fldCharType="end"/>
        </w:r>
      </w:hyperlink>
    </w:p>
    <w:p w14:paraId="21D57BAE"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05" w:history="1">
        <w:r w:rsidR="00F50562" w:rsidRPr="00645CE8">
          <w:rPr>
            <w:rStyle w:val="Hyperlink"/>
            <w:rFonts w:asciiTheme="minorBidi" w:hAnsiTheme="minorBidi" w:cstheme="minorBidi"/>
            <w:noProof/>
            <w:color w:val="auto"/>
            <w:sz w:val="24"/>
            <w:szCs w:val="24"/>
            <w:rtl/>
          </w:rPr>
          <w:t>14.4 סופיות ציוני גמר ותעודות.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Toc83818205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41</w:t>
        </w:r>
        <w:r w:rsidR="00F50562" w:rsidRPr="00645CE8">
          <w:rPr>
            <w:rStyle w:val="Hyperlink"/>
            <w:rFonts w:asciiTheme="minorBidi" w:hAnsiTheme="minorBidi" w:cstheme="minorBidi"/>
            <w:noProof/>
            <w:color w:val="auto"/>
            <w:sz w:val="24"/>
            <w:szCs w:val="24"/>
            <w:rtl/>
          </w:rPr>
          <w:fldChar w:fldCharType="end"/>
        </w:r>
      </w:hyperlink>
    </w:p>
    <w:p w14:paraId="15F68041"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06" w:history="1">
        <w:r w:rsidR="00F50562" w:rsidRPr="00645CE8">
          <w:rPr>
            <w:rStyle w:val="Hyperlink"/>
            <w:rFonts w:asciiTheme="minorBidi" w:hAnsiTheme="minorBidi" w:cstheme="minorBidi"/>
            <w:noProof/>
            <w:color w:val="auto"/>
            <w:sz w:val="24"/>
            <w:szCs w:val="24"/>
            <w:rtl/>
          </w:rPr>
          <w:t>14.5 הגדרה מילולית של ציון הגמר לתואר בתעודה ("בוגר" ו"מוסמך"):</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Toc83818206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41</w:t>
        </w:r>
        <w:r w:rsidR="00F50562" w:rsidRPr="00645CE8">
          <w:rPr>
            <w:rStyle w:val="Hyperlink"/>
            <w:rFonts w:asciiTheme="minorBidi" w:hAnsiTheme="minorBidi" w:cstheme="minorBidi"/>
            <w:noProof/>
            <w:color w:val="auto"/>
            <w:sz w:val="24"/>
            <w:szCs w:val="24"/>
            <w:rtl/>
          </w:rPr>
          <w:fldChar w:fldCharType="end"/>
        </w:r>
      </w:hyperlink>
    </w:p>
    <w:p w14:paraId="2CA30060"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07" w:history="1">
        <w:r w:rsidR="00F50562" w:rsidRPr="00645CE8">
          <w:rPr>
            <w:rStyle w:val="Hyperlink"/>
            <w:rFonts w:asciiTheme="minorBidi" w:hAnsiTheme="minorBidi" w:cstheme="minorBidi"/>
            <w:noProof/>
            <w:color w:val="auto"/>
            <w:sz w:val="24"/>
            <w:szCs w:val="24"/>
            <w:rtl/>
          </w:rPr>
          <w:t>14.6 דיפלומות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Toc83818207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42</w:t>
        </w:r>
        <w:r w:rsidR="00F50562" w:rsidRPr="00645CE8">
          <w:rPr>
            <w:rStyle w:val="Hyperlink"/>
            <w:rFonts w:asciiTheme="minorBidi" w:hAnsiTheme="minorBidi" w:cstheme="minorBidi"/>
            <w:noProof/>
            <w:color w:val="auto"/>
            <w:sz w:val="24"/>
            <w:szCs w:val="24"/>
            <w:rtl/>
          </w:rPr>
          <w:fldChar w:fldCharType="end"/>
        </w:r>
      </w:hyperlink>
    </w:p>
    <w:p w14:paraId="045236A6"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208" w:history="1">
        <w:r w:rsidR="00F50562" w:rsidRPr="00645CE8">
          <w:rPr>
            <w:rStyle w:val="Hyperlink"/>
            <w:rFonts w:asciiTheme="minorBidi" w:hAnsiTheme="minorBidi" w:cstheme="minorBidi"/>
            <w:noProof/>
            <w:color w:val="auto"/>
            <w:sz w:val="24"/>
            <w:szCs w:val="24"/>
            <w:rtl/>
          </w:rPr>
          <w:t>15. אישורי לימודים ותדפיסי ציונים מסוגים שונים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Toc83818208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43</w:t>
        </w:r>
        <w:r w:rsidR="00F50562" w:rsidRPr="00645CE8">
          <w:rPr>
            <w:rStyle w:val="Hyperlink"/>
            <w:rFonts w:asciiTheme="minorBidi" w:hAnsiTheme="minorBidi" w:cstheme="minorBidi"/>
            <w:noProof/>
            <w:color w:val="auto"/>
            <w:sz w:val="24"/>
            <w:szCs w:val="24"/>
            <w:rtl/>
          </w:rPr>
          <w:fldChar w:fldCharType="end"/>
        </w:r>
      </w:hyperlink>
    </w:p>
    <w:p w14:paraId="610734A0"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09" w:history="1">
        <w:r w:rsidR="00F50562" w:rsidRPr="00645CE8">
          <w:rPr>
            <w:rStyle w:val="Hyperlink"/>
            <w:rFonts w:asciiTheme="minorBidi" w:hAnsiTheme="minorBidi" w:cstheme="minorBidi"/>
            <w:noProof/>
            <w:color w:val="auto"/>
            <w:sz w:val="24"/>
            <w:szCs w:val="24"/>
            <w:rtl/>
          </w:rPr>
          <w:t>15.1  "תדפיס ציונים"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Toc83818209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43</w:t>
        </w:r>
        <w:r w:rsidR="00F50562" w:rsidRPr="00645CE8">
          <w:rPr>
            <w:rStyle w:val="Hyperlink"/>
            <w:rFonts w:asciiTheme="minorBidi" w:hAnsiTheme="minorBidi" w:cstheme="minorBidi"/>
            <w:noProof/>
            <w:color w:val="auto"/>
            <w:sz w:val="24"/>
            <w:szCs w:val="24"/>
            <w:rtl/>
          </w:rPr>
          <w:fldChar w:fldCharType="end"/>
        </w:r>
      </w:hyperlink>
    </w:p>
    <w:p w14:paraId="6C7AD269"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10" w:history="1">
        <w:r w:rsidR="00F50562" w:rsidRPr="00645CE8">
          <w:rPr>
            <w:rStyle w:val="Hyperlink"/>
            <w:rFonts w:asciiTheme="minorBidi" w:hAnsiTheme="minorBidi" w:cstheme="minorBidi"/>
            <w:noProof/>
            <w:color w:val="auto"/>
            <w:sz w:val="24"/>
            <w:szCs w:val="24"/>
            <w:rtl/>
          </w:rPr>
          <w:t>15.2  אישור לימודים כללי</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Toc83818210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43</w:t>
        </w:r>
        <w:r w:rsidR="00F50562" w:rsidRPr="00645CE8">
          <w:rPr>
            <w:rStyle w:val="Hyperlink"/>
            <w:rFonts w:asciiTheme="minorBidi" w:hAnsiTheme="minorBidi" w:cstheme="minorBidi"/>
            <w:noProof/>
            <w:color w:val="auto"/>
            <w:sz w:val="24"/>
            <w:szCs w:val="24"/>
            <w:rtl/>
          </w:rPr>
          <w:fldChar w:fldCharType="end"/>
        </w:r>
      </w:hyperlink>
    </w:p>
    <w:p w14:paraId="3EE702C0"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11" w:history="1">
        <w:r w:rsidR="00F50562" w:rsidRPr="00645CE8">
          <w:rPr>
            <w:rStyle w:val="Hyperlink"/>
            <w:rFonts w:asciiTheme="minorBidi" w:hAnsiTheme="minorBidi" w:cstheme="minorBidi"/>
            <w:noProof/>
            <w:color w:val="auto"/>
            <w:sz w:val="24"/>
            <w:szCs w:val="24"/>
            <w:rtl/>
          </w:rPr>
          <w:t>15.3  תעודת גמר ואישור זכאות לתואר</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Toc83818211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44</w:t>
        </w:r>
        <w:r w:rsidR="00F50562" w:rsidRPr="00645CE8">
          <w:rPr>
            <w:rStyle w:val="Hyperlink"/>
            <w:rFonts w:asciiTheme="minorBidi" w:hAnsiTheme="minorBidi" w:cstheme="minorBidi"/>
            <w:noProof/>
            <w:color w:val="auto"/>
            <w:sz w:val="24"/>
            <w:szCs w:val="24"/>
            <w:rtl/>
          </w:rPr>
          <w:fldChar w:fldCharType="end"/>
        </w:r>
      </w:hyperlink>
    </w:p>
    <w:p w14:paraId="3F615C49"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12" w:history="1">
        <w:r w:rsidR="00F50562" w:rsidRPr="00645CE8">
          <w:rPr>
            <w:rStyle w:val="Hyperlink"/>
            <w:rFonts w:asciiTheme="minorBidi" w:hAnsiTheme="minorBidi" w:cstheme="minorBidi"/>
            <w:noProof/>
            <w:color w:val="auto"/>
            <w:sz w:val="24"/>
            <w:szCs w:val="24"/>
            <w:rtl/>
          </w:rPr>
          <w:t>15.4  תשלום עבור אישורים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Toc83818212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44</w:t>
        </w:r>
        <w:r w:rsidR="00F50562" w:rsidRPr="00645CE8">
          <w:rPr>
            <w:rStyle w:val="Hyperlink"/>
            <w:rFonts w:asciiTheme="minorBidi" w:hAnsiTheme="minorBidi" w:cstheme="minorBidi"/>
            <w:noProof/>
            <w:color w:val="auto"/>
            <w:sz w:val="24"/>
            <w:szCs w:val="24"/>
            <w:rtl/>
          </w:rPr>
          <w:fldChar w:fldCharType="end"/>
        </w:r>
      </w:hyperlink>
    </w:p>
    <w:p w14:paraId="151E42E0"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213" w:history="1">
        <w:r w:rsidR="00F50562" w:rsidRPr="00645CE8">
          <w:rPr>
            <w:rStyle w:val="Hyperlink"/>
            <w:rFonts w:asciiTheme="minorBidi" w:hAnsiTheme="minorBidi" w:cstheme="minorBidi"/>
            <w:noProof/>
            <w:color w:val="auto"/>
            <w:sz w:val="24"/>
            <w:szCs w:val="24"/>
            <w:rtl/>
          </w:rPr>
          <w:t>16</w:t>
        </w:r>
        <w:r w:rsidR="00F50562" w:rsidRPr="00645CE8">
          <w:rPr>
            <w:rStyle w:val="Hyperlink"/>
            <w:rFonts w:asciiTheme="minorBidi" w:hAnsiTheme="minorBidi" w:cstheme="minorBidi"/>
            <w:b/>
            <w:noProof/>
            <w:color w:val="auto"/>
            <w:sz w:val="24"/>
            <w:szCs w:val="24"/>
            <w:rtl/>
          </w:rPr>
          <w:t>. תלמידים מצטיינים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Toc83818213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45</w:t>
        </w:r>
        <w:r w:rsidR="00F50562" w:rsidRPr="00645CE8">
          <w:rPr>
            <w:rStyle w:val="Hyperlink"/>
            <w:rFonts w:asciiTheme="minorBidi" w:hAnsiTheme="minorBidi" w:cstheme="minorBidi"/>
            <w:noProof/>
            <w:color w:val="auto"/>
            <w:sz w:val="24"/>
            <w:szCs w:val="24"/>
            <w:rtl/>
          </w:rPr>
          <w:fldChar w:fldCharType="end"/>
        </w:r>
      </w:hyperlink>
    </w:p>
    <w:p w14:paraId="44F8437F" w14:textId="77777777" w:rsidR="00F50562" w:rsidRPr="00645CE8" w:rsidRDefault="004C7ECE" w:rsidP="00F50562">
      <w:pPr>
        <w:pStyle w:val="TOC2"/>
        <w:tabs>
          <w:tab w:val="left" w:pos="1960"/>
          <w:tab w:val="right" w:leader="dot" w:pos="9060"/>
        </w:tabs>
        <w:rPr>
          <w:rFonts w:asciiTheme="minorBidi" w:eastAsia="Times New Roman" w:hAnsiTheme="minorBidi" w:cstheme="minorBidi"/>
          <w:noProof/>
          <w:sz w:val="24"/>
          <w:szCs w:val="24"/>
          <w:rtl/>
        </w:rPr>
      </w:pPr>
      <w:hyperlink w:anchor="_Toc83818214" w:history="1">
        <w:r w:rsidR="00F50562" w:rsidRPr="00645CE8">
          <w:rPr>
            <w:rStyle w:val="Hyperlink"/>
            <w:rFonts w:asciiTheme="minorBidi" w:hAnsiTheme="minorBidi" w:cstheme="minorBidi"/>
            <w:b/>
            <w:noProof/>
            <w:color w:val="auto"/>
            <w:sz w:val="24"/>
            <w:szCs w:val="24"/>
            <w:rtl/>
          </w:rPr>
          <w:t>16.2</w:t>
        </w:r>
        <w:r w:rsidR="00F50562">
          <w:rPr>
            <w:rStyle w:val="Hyperlink"/>
            <w:rFonts w:asciiTheme="minorBidi" w:hAnsiTheme="minorBidi" w:cstheme="minorBidi" w:hint="cs"/>
            <w:noProof/>
            <w:color w:val="auto"/>
            <w:sz w:val="24"/>
            <w:szCs w:val="24"/>
            <w:rtl/>
          </w:rPr>
          <w:t xml:space="preserve">  </w:t>
        </w:r>
        <w:r w:rsidR="00F50562" w:rsidRPr="00645CE8">
          <w:rPr>
            <w:rStyle w:val="Hyperlink"/>
            <w:rFonts w:asciiTheme="minorBidi" w:hAnsiTheme="minorBidi" w:cstheme="minorBidi"/>
            <w:noProof/>
            <w:color w:val="auto"/>
            <w:sz w:val="24"/>
            <w:szCs w:val="24"/>
            <w:rtl/>
          </w:rPr>
          <w:t>תלמידים מצטיינים לתואר בוגר</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Toc83818214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45</w:t>
        </w:r>
        <w:r w:rsidR="00F50562" w:rsidRPr="00645CE8">
          <w:rPr>
            <w:rStyle w:val="Hyperlink"/>
            <w:rFonts w:asciiTheme="minorBidi" w:hAnsiTheme="minorBidi" w:cstheme="minorBidi"/>
            <w:noProof/>
            <w:color w:val="auto"/>
            <w:sz w:val="24"/>
            <w:szCs w:val="24"/>
            <w:rtl/>
          </w:rPr>
          <w:fldChar w:fldCharType="end"/>
        </w:r>
      </w:hyperlink>
    </w:p>
    <w:p w14:paraId="03423ADA"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15" w:history="1">
        <w:r w:rsidR="00F50562" w:rsidRPr="00645CE8">
          <w:rPr>
            <w:rStyle w:val="Hyperlink"/>
            <w:rFonts w:asciiTheme="minorBidi" w:hAnsiTheme="minorBidi" w:cstheme="minorBidi"/>
            <w:noProof/>
            <w:color w:val="auto"/>
            <w:sz w:val="24"/>
            <w:szCs w:val="24"/>
            <w:rtl/>
          </w:rPr>
          <w:t>16.3  תלמידים מצטיינים לתואר מוסמך</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Toc83818215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47</w:t>
        </w:r>
        <w:r w:rsidR="00F50562" w:rsidRPr="00645CE8">
          <w:rPr>
            <w:rStyle w:val="Hyperlink"/>
            <w:rFonts w:asciiTheme="minorBidi" w:hAnsiTheme="minorBidi" w:cstheme="minorBidi"/>
            <w:noProof/>
            <w:color w:val="auto"/>
            <w:sz w:val="24"/>
            <w:szCs w:val="24"/>
            <w:rtl/>
          </w:rPr>
          <w:fldChar w:fldCharType="end"/>
        </w:r>
      </w:hyperlink>
    </w:p>
    <w:p w14:paraId="1ED87D43"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216" w:history="1">
        <w:r w:rsidR="00F50562" w:rsidRPr="00645CE8">
          <w:rPr>
            <w:rStyle w:val="Hyperlink"/>
            <w:rFonts w:asciiTheme="minorBidi" w:hAnsiTheme="minorBidi" w:cstheme="minorBidi"/>
            <w:noProof/>
            <w:color w:val="auto"/>
            <w:sz w:val="24"/>
            <w:szCs w:val="24"/>
            <w:rtl/>
          </w:rPr>
          <w:t>17. העברת מידע על סטודנטים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Toc83818216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49</w:t>
        </w:r>
        <w:r w:rsidR="00F50562" w:rsidRPr="00645CE8">
          <w:rPr>
            <w:rStyle w:val="Hyperlink"/>
            <w:rFonts w:asciiTheme="minorBidi" w:hAnsiTheme="minorBidi" w:cstheme="minorBidi"/>
            <w:noProof/>
            <w:color w:val="auto"/>
            <w:sz w:val="24"/>
            <w:szCs w:val="24"/>
            <w:rtl/>
          </w:rPr>
          <w:fldChar w:fldCharType="end"/>
        </w:r>
      </w:hyperlink>
    </w:p>
    <w:p w14:paraId="724A326E"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17" w:history="1">
        <w:r w:rsidR="00F50562" w:rsidRPr="00645CE8">
          <w:rPr>
            <w:rStyle w:val="Hyperlink"/>
            <w:rFonts w:asciiTheme="minorBidi" w:hAnsiTheme="minorBidi" w:cstheme="minorBidi"/>
            <w:noProof/>
            <w:color w:val="auto"/>
            <w:sz w:val="24"/>
            <w:szCs w:val="24"/>
            <w:rtl/>
          </w:rPr>
          <w:t xml:space="preserve">17.1 </w:t>
        </w:r>
        <w:r w:rsidR="00F50562" w:rsidRPr="00645CE8">
          <w:rPr>
            <w:rStyle w:val="Hyperlink"/>
            <w:rFonts w:asciiTheme="minorBidi" w:hAnsiTheme="minorBidi" w:cstheme="minorBidi"/>
            <w:b/>
            <w:noProof/>
            <w:color w:val="auto"/>
            <w:sz w:val="24"/>
            <w:szCs w:val="24"/>
            <w:rtl/>
          </w:rPr>
          <w:t>כללי</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Toc83818217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49</w:t>
        </w:r>
        <w:r w:rsidR="00F50562" w:rsidRPr="00645CE8">
          <w:rPr>
            <w:rStyle w:val="Hyperlink"/>
            <w:rFonts w:asciiTheme="minorBidi" w:hAnsiTheme="minorBidi" w:cstheme="minorBidi"/>
            <w:noProof/>
            <w:color w:val="auto"/>
            <w:sz w:val="24"/>
            <w:szCs w:val="24"/>
            <w:rtl/>
          </w:rPr>
          <w:fldChar w:fldCharType="end"/>
        </w:r>
      </w:hyperlink>
    </w:p>
    <w:p w14:paraId="237D948F"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18" w:history="1">
        <w:r w:rsidR="00F50562" w:rsidRPr="00645CE8">
          <w:rPr>
            <w:rStyle w:val="Hyperlink"/>
            <w:rFonts w:asciiTheme="minorBidi" w:hAnsiTheme="minorBidi" w:cstheme="minorBidi"/>
            <w:noProof/>
            <w:color w:val="auto"/>
            <w:sz w:val="24"/>
            <w:szCs w:val="24"/>
            <w:rtl/>
          </w:rPr>
          <w:t>17.2  העברת מידע פרטני על הסטודנט</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Toc83818218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49</w:t>
        </w:r>
        <w:r w:rsidR="00F50562" w:rsidRPr="00645CE8">
          <w:rPr>
            <w:rStyle w:val="Hyperlink"/>
            <w:rFonts w:asciiTheme="minorBidi" w:hAnsiTheme="minorBidi" w:cstheme="minorBidi"/>
            <w:noProof/>
            <w:color w:val="auto"/>
            <w:sz w:val="24"/>
            <w:szCs w:val="24"/>
            <w:rtl/>
          </w:rPr>
          <w:fldChar w:fldCharType="end"/>
        </w:r>
      </w:hyperlink>
    </w:p>
    <w:p w14:paraId="23B8E953"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19" w:history="1">
        <w:r w:rsidR="00F50562" w:rsidRPr="00645CE8">
          <w:rPr>
            <w:rStyle w:val="Hyperlink"/>
            <w:rFonts w:asciiTheme="minorBidi" w:hAnsiTheme="minorBidi" w:cstheme="minorBidi"/>
            <w:noProof/>
            <w:color w:val="auto"/>
            <w:sz w:val="24"/>
            <w:szCs w:val="24"/>
            <w:rtl/>
          </w:rPr>
          <w:t>17.3  העברת מידע סטטיסטי של קבוצות סטודנטים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Toc83818219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49</w:t>
        </w:r>
        <w:r w:rsidR="00F50562" w:rsidRPr="00645CE8">
          <w:rPr>
            <w:rStyle w:val="Hyperlink"/>
            <w:rFonts w:asciiTheme="minorBidi" w:hAnsiTheme="minorBidi" w:cstheme="minorBidi"/>
            <w:noProof/>
            <w:color w:val="auto"/>
            <w:sz w:val="24"/>
            <w:szCs w:val="24"/>
            <w:rtl/>
          </w:rPr>
          <w:fldChar w:fldCharType="end"/>
        </w:r>
      </w:hyperlink>
    </w:p>
    <w:p w14:paraId="07DBD18C"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20" w:history="1">
        <w:r w:rsidR="00F50562" w:rsidRPr="00645CE8">
          <w:rPr>
            <w:rStyle w:val="Hyperlink"/>
            <w:rFonts w:asciiTheme="minorBidi" w:hAnsiTheme="minorBidi" w:cstheme="minorBidi"/>
            <w:noProof/>
            <w:color w:val="auto"/>
            <w:sz w:val="24"/>
            <w:szCs w:val="24"/>
            <w:rtl/>
          </w:rPr>
          <w:t xml:space="preserve">17.4  </w:t>
        </w:r>
        <w:r w:rsidR="00F50562" w:rsidRPr="00645CE8">
          <w:rPr>
            <w:rStyle w:val="Hyperlink"/>
            <w:rFonts w:asciiTheme="minorBidi" w:hAnsiTheme="minorBidi" w:cstheme="minorBidi"/>
            <w:b/>
            <w:noProof/>
            <w:color w:val="auto"/>
            <w:sz w:val="24"/>
            <w:szCs w:val="24"/>
            <w:rtl/>
          </w:rPr>
          <w:t>אחריות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Toc83818220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50</w:t>
        </w:r>
        <w:r w:rsidR="00F50562" w:rsidRPr="00645CE8">
          <w:rPr>
            <w:rStyle w:val="Hyperlink"/>
            <w:rFonts w:asciiTheme="minorBidi" w:hAnsiTheme="minorBidi" w:cstheme="minorBidi"/>
            <w:noProof/>
            <w:color w:val="auto"/>
            <w:sz w:val="24"/>
            <w:szCs w:val="24"/>
            <w:rtl/>
          </w:rPr>
          <w:fldChar w:fldCharType="end"/>
        </w:r>
      </w:hyperlink>
    </w:p>
    <w:p w14:paraId="1702AAC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21" w:history="1">
        <w:r w:rsidR="00F50562" w:rsidRPr="00645CE8">
          <w:rPr>
            <w:rStyle w:val="Hyperlink"/>
            <w:rFonts w:asciiTheme="minorBidi" w:hAnsiTheme="minorBidi" w:cstheme="minorBidi"/>
            <w:noProof/>
            <w:color w:val="auto"/>
            <w:sz w:val="24"/>
            <w:szCs w:val="24"/>
            <w:rtl/>
          </w:rPr>
          <w:t>17.5  </w:t>
        </w:r>
        <w:r w:rsidR="00F50562" w:rsidRPr="00645CE8">
          <w:rPr>
            <w:rStyle w:val="Hyperlink"/>
            <w:rFonts w:asciiTheme="minorBidi" w:hAnsiTheme="minorBidi" w:cstheme="minorBidi"/>
            <w:b/>
            <w:noProof/>
            <w:color w:val="auto"/>
            <w:sz w:val="24"/>
            <w:szCs w:val="24"/>
            <w:rtl/>
          </w:rPr>
          <w:t>תשלום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Toc83818221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50</w:t>
        </w:r>
        <w:r w:rsidR="00F50562" w:rsidRPr="00645CE8">
          <w:rPr>
            <w:rStyle w:val="Hyperlink"/>
            <w:rFonts w:asciiTheme="minorBidi" w:hAnsiTheme="minorBidi" w:cstheme="minorBidi"/>
            <w:noProof/>
            <w:color w:val="auto"/>
            <w:sz w:val="24"/>
            <w:szCs w:val="24"/>
            <w:rtl/>
          </w:rPr>
          <w:fldChar w:fldCharType="end"/>
        </w:r>
      </w:hyperlink>
    </w:p>
    <w:p w14:paraId="5C5E2946"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222" w:history="1">
        <w:r w:rsidR="00F50562" w:rsidRPr="00645CE8">
          <w:rPr>
            <w:rStyle w:val="Hyperlink"/>
            <w:rFonts w:asciiTheme="minorBidi" w:hAnsiTheme="minorBidi" w:cstheme="minorBidi"/>
            <w:noProof/>
            <w:color w:val="auto"/>
            <w:sz w:val="24"/>
            <w:szCs w:val="24"/>
            <w:rtl/>
          </w:rPr>
          <w:t>18. זכויות יוצרים של תלמידים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Toc83818222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51</w:t>
        </w:r>
        <w:r w:rsidR="00F50562" w:rsidRPr="00645CE8">
          <w:rPr>
            <w:rStyle w:val="Hyperlink"/>
            <w:rFonts w:asciiTheme="minorBidi" w:hAnsiTheme="minorBidi" w:cstheme="minorBidi"/>
            <w:noProof/>
            <w:color w:val="auto"/>
            <w:sz w:val="24"/>
            <w:szCs w:val="24"/>
            <w:rtl/>
          </w:rPr>
          <w:fldChar w:fldCharType="end"/>
        </w:r>
      </w:hyperlink>
    </w:p>
    <w:p w14:paraId="236236E0"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23" w:history="1">
        <w:r w:rsidR="00F50562" w:rsidRPr="00645CE8">
          <w:rPr>
            <w:rStyle w:val="Hyperlink"/>
            <w:rFonts w:asciiTheme="minorBidi" w:hAnsiTheme="minorBidi" w:cstheme="minorBidi"/>
            <w:noProof/>
            <w:color w:val="auto"/>
            <w:sz w:val="24"/>
            <w:szCs w:val="24"/>
            <w:rtl/>
          </w:rPr>
          <w:t>18.1  זכויות יוצרים של תלמידים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Toc83818223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51</w:t>
        </w:r>
        <w:r w:rsidR="00F50562" w:rsidRPr="00645CE8">
          <w:rPr>
            <w:rStyle w:val="Hyperlink"/>
            <w:rFonts w:asciiTheme="minorBidi" w:hAnsiTheme="minorBidi" w:cstheme="minorBidi"/>
            <w:noProof/>
            <w:color w:val="auto"/>
            <w:sz w:val="24"/>
            <w:szCs w:val="24"/>
            <w:rtl/>
          </w:rPr>
          <w:fldChar w:fldCharType="end"/>
        </w:r>
      </w:hyperlink>
    </w:p>
    <w:p w14:paraId="09DFFE0E"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24" w:history="1">
        <w:r w:rsidR="00F50562" w:rsidRPr="00645CE8">
          <w:rPr>
            <w:rStyle w:val="Hyperlink"/>
            <w:rFonts w:asciiTheme="minorBidi" w:hAnsiTheme="minorBidi" w:cstheme="minorBidi"/>
            <w:noProof/>
            <w:color w:val="auto"/>
            <w:sz w:val="24"/>
            <w:szCs w:val="24"/>
            <w:rtl/>
          </w:rPr>
          <w:t>18.2 זכויות יוצרים ביחס לחומרי לימוד</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Toc83818224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51</w:t>
        </w:r>
        <w:r w:rsidR="00F50562" w:rsidRPr="00645CE8">
          <w:rPr>
            <w:rStyle w:val="Hyperlink"/>
            <w:rFonts w:asciiTheme="minorBidi" w:hAnsiTheme="minorBidi" w:cstheme="minorBidi"/>
            <w:noProof/>
            <w:color w:val="auto"/>
            <w:sz w:val="24"/>
            <w:szCs w:val="24"/>
            <w:rtl/>
          </w:rPr>
          <w:fldChar w:fldCharType="end"/>
        </w:r>
      </w:hyperlink>
    </w:p>
    <w:p w14:paraId="712207EB"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25" w:history="1">
        <w:r w:rsidR="00F50562" w:rsidRPr="00645CE8">
          <w:rPr>
            <w:rStyle w:val="Hyperlink"/>
            <w:rFonts w:asciiTheme="minorBidi" w:hAnsiTheme="minorBidi" w:cstheme="minorBidi"/>
            <w:noProof/>
            <w:color w:val="auto"/>
            <w:sz w:val="24"/>
            <w:szCs w:val="24"/>
            <w:rtl/>
          </w:rPr>
          <w:t>19.1  סטודנט רשאי לערער על ציון בבחינה, במטלה אקדמית או בקורס</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Toc83818225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52</w:t>
        </w:r>
        <w:r w:rsidR="00F50562" w:rsidRPr="00645CE8">
          <w:rPr>
            <w:rStyle w:val="Hyperlink"/>
            <w:rFonts w:asciiTheme="minorBidi" w:hAnsiTheme="minorBidi" w:cstheme="minorBidi"/>
            <w:noProof/>
            <w:color w:val="auto"/>
            <w:sz w:val="24"/>
            <w:szCs w:val="24"/>
            <w:rtl/>
          </w:rPr>
          <w:fldChar w:fldCharType="end"/>
        </w:r>
      </w:hyperlink>
    </w:p>
    <w:p w14:paraId="4196C259"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26" w:history="1">
        <w:r w:rsidR="00F50562" w:rsidRPr="00645CE8">
          <w:rPr>
            <w:rStyle w:val="Hyperlink"/>
            <w:rFonts w:asciiTheme="minorBidi" w:hAnsiTheme="minorBidi" w:cstheme="minorBidi"/>
            <w:noProof/>
            <w:color w:val="auto"/>
            <w:sz w:val="24"/>
            <w:szCs w:val="24"/>
            <w:rtl/>
          </w:rPr>
          <w:t>19.2  תלונה על חריגה מנהלי הוראה ולימודים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Toc83818226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52</w:t>
        </w:r>
        <w:r w:rsidR="00F50562" w:rsidRPr="00645CE8">
          <w:rPr>
            <w:rStyle w:val="Hyperlink"/>
            <w:rFonts w:asciiTheme="minorBidi" w:hAnsiTheme="minorBidi" w:cstheme="minorBidi"/>
            <w:noProof/>
            <w:color w:val="auto"/>
            <w:sz w:val="24"/>
            <w:szCs w:val="24"/>
            <w:rtl/>
          </w:rPr>
          <w:fldChar w:fldCharType="end"/>
        </w:r>
      </w:hyperlink>
    </w:p>
    <w:p w14:paraId="4FAAB37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27" w:history="1">
        <w:r w:rsidR="00F50562" w:rsidRPr="00645CE8">
          <w:rPr>
            <w:rStyle w:val="Hyperlink"/>
            <w:rFonts w:asciiTheme="minorBidi" w:hAnsiTheme="minorBidi" w:cstheme="minorBidi"/>
            <w:noProof/>
            <w:color w:val="auto"/>
            <w:sz w:val="24"/>
            <w:szCs w:val="24"/>
            <w:rtl/>
          </w:rPr>
          <w:t>19.3  ערעור על הפסקת לימודים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Toc83818227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52</w:t>
        </w:r>
        <w:r w:rsidR="00F50562" w:rsidRPr="00645CE8">
          <w:rPr>
            <w:rStyle w:val="Hyperlink"/>
            <w:rFonts w:asciiTheme="minorBidi" w:hAnsiTheme="minorBidi" w:cstheme="minorBidi"/>
            <w:noProof/>
            <w:color w:val="auto"/>
            <w:sz w:val="24"/>
            <w:szCs w:val="24"/>
            <w:rtl/>
          </w:rPr>
          <w:fldChar w:fldCharType="end"/>
        </w:r>
      </w:hyperlink>
    </w:p>
    <w:p w14:paraId="62B39B9E"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28" w:history="1">
        <w:r w:rsidR="00F50562" w:rsidRPr="00645CE8">
          <w:rPr>
            <w:rStyle w:val="Hyperlink"/>
            <w:rFonts w:asciiTheme="minorBidi" w:hAnsiTheme="minorBidi" w:cstheme="minorBidi"/>
            <w:noProof/>
            <w:color w:val="auto"/>
            <w:sz w:val="24"/>
            <w:szCs w:val="24"/>
            <w:rtl/>
          </w:rPr>
          <w:t>19.4  תלונה על רקע אישי</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Toc83818228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52</w:t>
        </w:r>
        <w:r w:rsidR="00F50562" w:rsidRPr="00645CE8">
          <w:rPr>
            <w:rStyle w:val="Hyperlink"/>
            <w:rFonts w:asciiTheme="minorBidi" w:hAnsiTheme="minorBidi" w:cstheme="minorBidi"/>
            <w:noProof/>
            <w:color w:val="auto"/>
            <w:sz w:val="24"/>
            <w:szCs w:val="24"/>
            <w:rtl/>
          </w:rPr>
          <w:fldChar w:fldCharType="end"/>
        </w:r>
      </w:hyperlink>
    </w:p>
    <w:p w14:paraId="1F65EFDE"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29" w:history="1">
        <w:r w:rsidR="00F50562" w:rsidRPr="00645CE8">
          <w:rPr>
            <w:rStyle w:val="Hyperlink"/>
            <w:rFonts w:asciiTheme="minorBidi" w:hAnsiTheme="minorBidi" w:cstheme="minorBidi"/>
            <w:noProof/>
            <w:color w:val="auto"/>
            <w:sz w:val="24"/>
            <w:szCs w:val="24"/>
            <w:rtl/>
          </w:rPr>
          <w:t>19.5  פניה בעניין התאמות אישיות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Toc83818229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52</w:t>
        </w:r>
        <w:r w:rsidR="00F50562" w:rsidRPr="00645CE8">
          <w:rPr>
            <w:rStyle w:val="Hyperlink"/>
            <w:rFonts w:asciiTheme="minorBidi" w:hAnsiTheme="minorBidi" w:cstheme="minorBidi"/>
            <w:noProof/>
            <w:color w:val="auto"/>
            <w:sz w:val="24"/>
            <w:szCs w:val="24"/>
            <w:rtl/>
          </w:rPr>
          <w:fldChar w:fldCharType="end"/>
        </w:r>
      </w:hyperlink>
    </w:p>
    <w:p w14:paraId="24AFC79B"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30" w:history="1">
        <w:r w:rsidR="00F50562" w:rsidRPr="00645CE8">
          <w:rPr>
            <w:rStyle w:val="Hyperlink"/>
            <w:rFonts w:asciiTheme="minorBidi" w:hAnsiTheme="minorBidi" w:cstheme="minorBidi"/>
            <w:noProof/>
            <w:color w:val="auto"/>
            <w:sz w:val="24"/>
            <w:szCs w:val="24"/>
            <w:rtl/>
          </w:rPr>
          <w:t>19.6  תלונות לנציב לקבילות סטודנטים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Toc83818230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53</w:t>
        </w:r>
        <w:r w:rsidR="00F50562" w:rsidRPr="00645CE8">
          <w:rPr>
            <w:rStyle w:val="Hyperlink"/>
            <w:rFonts w:asciiTheme="minorBidi" w:hAnsiTheme="minorBidi" w:cstheme="minorBidi"/>
            <w:noProof/>
            <w:color w:val="auto"/>
            <w:sz w:val="24"/>
            <w:szCs w:val="24"/>
            <w:rtl/>
          </w:rPr>
          <w:fldChar w:fldCharType="end"/>
        </w:r>
      </w:hyperlink>
    </w:p>
    <w:p w14:paraId="06894261"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31" w:history="1">
        <w:r w:rsidR="00F50562" w:rsidRPr="00645CE8">
          <w:rPr>
            <w:rStyle w:val="Hyperlink"/>
            <w:rFonts w:asciiTheme="minorBidi" w:hAnsiTheme="minorBidi" w:cstheme="minorBidi"/>
            <w:noProof/>
            <w:color w:val="auto"/>
            <w:sz w:val="24"/>
            <w:szCs w:val="24"/>
            <w:rtl/>
          </w:rPr>
          <w:t>19.7  תלונות בעניין הטרדה מינית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Toc83818231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53</w:t>
        </w:r>
        <w:r w:rsidR="00F50562" w:rsidRPr="00645CE8">
          <w:rPr>
            <w:rStyle w:val="Hyperlink"/>
            <w:rFonts w:asciiTheme="minorBidi" w:hAnsiTheme="minorBidi" w:cstheme="minorBidi"/>
            <w:noProof/>
            <w:color w:val="auto"/>
            <w:sz w:val="24"/>
            <w:szCs w:val="24"/>
            <w:rtl/>
          </w:rPr>
          <w:fldChar w:fldCharType="end"/>
        </w:r>
      </w:hyperlink>
    </w:p>
    <w:p w14:paraId="5AC43823"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32" w:history="1">
        <w:r w:rsidR="00F50562" w:rsidRPr="00645CE8">
          <w:rPr>
            <w:rStyle w:val="Hyperlink"/>
            <w:rFonts w:asciiTheme="minorBidi" w:hAnsiTheme="minorBidi" w:cstheme="minorBidi"/>
            <w:noProof/>
            <w:color w:val="auto"/>
            <w:sz w:val="24"/>
            <w:szCs w:val="24"/>
            <w:rtl/>
          </w:rPr>
          <w:t>19.8  תלונות משמעת נגד חברי סגל אקדמי/מינהלי/סטודנטים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Toc83818232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53</w:t>
        </w:r>
        <w:r w:rsidR="00F50562" w:rsidRPr="00645CE8">
          <w:rPr>
            <w:rStyle w:val="Hyperlink"/>
            <w:rFonts w:asciiTheme="minorBidi" w:hAnsiTheme="minorBidi" w:cstheme="minorBidi"/>
            <w:noProof/>
            <w:color w:val="auto"/>
            <w:sz w:val="24"/>
            <w:szCs w:val="24"/>
            <w:rtl/>
          </w:rPr>
          <w:fldChar w:fldCharType="end"/>
        </w:r>
      </w:hyperlink>
    </w:p>
    <w:p w14:paraId="34AA79B2"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33" w:history="1">
        <w:r w:rsidR="00F50562" w:rsidRPr="00645CE8">
          <w:rPr>
            <w:rStyle w:val="Hyperlink"/>
            <w:rFonts w:asciiTheme="minorBidi" w:hAnsiTheme="minorBidi" w:cstheme="minorBidi"/>
            <w:noProof/>
            <w:color w:val="auto"/>
            <w:sz w:val="24"/>
            <w:szCs w:val="24"/>
            <w:rtl/>
          </w:rPr>
          <w:t>19.9  תלונות למבקר האוניברסיטה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Toc83818233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53</w:t>
        </w:r>
        <w:r w:rsidR="00F50562" w:rsidRPr="00645CE8">
          <w:rPr>
            <w:rStyle w:val="Hyperlink"/>
            <w:rFonts w:asciiTheme="minorBidi" w:hAnsiTheme="minorBidi" w:cstheme="minorBidi"/>
            <w:noProof/>
            <w:color w:val="auto"/>
            <w:sz w:val="24"/>
            <w:szCs w:val="24"/>
            <w:rtl/>
          </w:rPr>
          <w:fldChar w:fldCharType="end"/>
        </w:r>
      </w:hyperlink>
    </w:p>
    <w:p w14:paraId="0B0B797C" w14:textId="77777777" w:rsidR="00F50562" w:rsidRPr="00645CE8" w:rsidRDefault="004C7ECE" w:rsidP="00F50562">
      <w:pPr>
        <w:pStyle w:val="TOC1"/>
        <w:tabs>
          <w:tab w:val="right" w:leader="dot" w:pos="9060"/>
        </w:tabs>
        <w:rPr>
          <w:rFonts w:asciiTheme="minorBidi" w:eastAsia="Times New Roman" w:hAnsiTheme="minorBidi" w:cstheme="minorBidi"/>
          <w:noProof/>
          <w:sz w:val="24"/>
          <w:szCs w:val="24"/>
          <w:rtl/>
        </w:rPr>
      </w:pPr>
      <w:hyperlink w:anchor="_Toc83818234" w:history="1">
        <w:r w:rsidR="00F50562" w:rsidRPr="00645CE8">
          <w:rPr>
            <w:rStyle w:val="Hyperlink"/>
            <w:rFonts w:asciiTheme="minorBidi" w:hAnsiTheme="minorBidi" w:cstheme="minorBidi"/>
            <w:noProof/>
            <w:color w:val="auto"/>
            <w:sz w:val="24"/>
            <w:szCs w:val="24"/>
            <w:rtl/>
          </w:rPr>
          <w:t>20  חובות המורה בנושאי הוראה ובחינות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Toc83818234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54</w:t>
        </w:r>
        <w:r w:rsidR="00F50562" w:rsidRPr="00645CE8">
          <w:rPr>
            <w:rStyle w:val="Hyperlink"/>
            <w:rFonts w:asciiTheme="minorBidi" w:hAnsiTheme="minorBidi" w:cstheme="minorBidi"/>
            <w:noProof/>
            <w:color w:val="auto"/>
            <w:sz w:val="24"/>
            <w:szCs w:val="24"/>
            <w:rtl/>
          </w:rPr>
          <w:fldChar w:fldCharType="end"/>
        </w:r>
      </w:hyperlink>
    </w:p>
    <w:p w14:paraId="52403907"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35" w:history="1">
        <w:r w:rsidR="00F50562" w:rsidRPr="00645CE8">
          <w:rPr>
            <w:rStyle w:val="Hyperlink"/>
            <w:rFonts w:asciiTheme="minorBidi" w:hAnsiTheme="minorBidi" w:cstheme="minorBidi"/>
            <w:noProof/>
            <w:color w:val="auto"/>
            <w:sz w:val="24"/>
            <w:szCs w:val="24"/>
            <w:rtl/>
          </w:rPr>
          <w:t>20.1 בחינות, עבודות וציונים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Toc83818235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54</w:t>
        </w:r>
        <w:r w:rsidR="00F50562" w:rsidRPr="00645CE8">
          <w:rPr>
            <w:rStyle w:val="Hyperlink"/>
            <w:rFonts w:asciiTheme="minorBidi" w:hAnsiTheme="minorBidi" w:cstheme="minorBidi"/>
            <w:noProof/>
            <w:color w:val="auto"/>
            <w:sz w:val="24"/>
            <w:szCs w:val="24"/>
            <w:rtl/>
          </w:rPr>
          <w:fldChar w:fldCharType="end"/>
        </w:r>
      </w:hyperlink>
    </w:p>
    <w:p w14:paraId="04D8971D"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36" w:history="1">
        <w:r w:rsidR="00F50562" w:rsidRPr="00645CE8">
          <w:rPr>
            <w:rStyle w:val="Hyperlink"/>
            <w:rFonts w:asciiTheme="minorBidi" w:hAnsiTheme="minorBidi" w:cstheme="minorBidi"/>
            <w:noProof/>
            <w:color w:val="auto"/>
            <w:sz w:val="24"/>
            <w:szCs w:val="24"/>
            <w:rtl/>
          </w:rPr>
          <w:t>20.2  נוכחות מורים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Toc83818236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55</w:t>
        </w:r>
        <w:r w:rsidR="00F50562" w:rsidRPr="00645CE8">
          <w:rPr>
            <w:rStyle w:val="Hyperlink"/>
            <w:rFonts w:asciiTheme="minorBidi" w:hAnsiTheme="minorBidi" w:cstheme="minorBidi"/>
            <w:noProof/>
            <w:color w:val="auto"/>
            <w:sz w:val="24"/>
            <w:szCs w:val="24"/>
            <w:rtl/>
          </w:rPr>
          <w:fldChar w:fldCharType="end"/>
        </w:r>
      </w:hyperlink>
    </w:p>
    <w:p w14:paraId="0429F7A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37" w:history="1">
        <w:r w:rsidR="00F50562" w:rsidRPr="00645CE8">
          <w:rPr>
            <w:rStyle w:val="Hyperlink"/>
            <w:rFonts w:asciiTheme="minorBidi" w:hAnsiTheme="minorBidi" w:cstheme="minorBidi"/>
            <w:noProof/>
            <w:color w:val="auto"/>
            <w:sz w:val="24"/>
            <w:szCs w:val="24"/>
            <w:rtl/>
          </w:rPr>
          <w:t>20.3 סיוע לתלמידים המשרתים במילואים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Toc83818237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56</w:t>
        </w:r>
        <w:r w:rsidR="00F50562" w:rsidRPr="00645CE8">
          <w:rPr>
            <w:rStyle w:val="Hyperlink"/>
            <w:rFonts w:asciiTheme="minorBidi" w:hAnsiTheme="minorBidi" w:cstheme="minorBidi"/>
            <w:noProof/>
            <w:color w:val="auto"/>
            <w:sz w:val="24"/>
            <w:szCs w:val="24"/>
            <w:rtl/>
          </w:rPr>
          <w:fldChar w:fldCharType="end"/>
        </w:r>
      </w:hyperlink>
    </w:p>
    <w:p w14:paraId="590E530D"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38" w:history="1">
        <w:r w:rsidR="00F50562" w:rsidRPr="00645CE8">
          <w:rPr>
            <w:rStyle w:val="Hyperlink"/>
            <w:rFonts w:asciiTheme="minorBidi" w:hAnsiTheme="minorBidi" w:cstheme="minorBidi"/>
            <w:noProof/>
            <w:color w:val="auto"/>
            <w:sz w:val="24"/>
            <w:szCs w:val="24"/>
            <w:rtl/>
          </w:rPr>
          <w:t>נספח א': השתתפות בתכניות לחילופי סטודנטים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Toc83818238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58</w:t>
        </w:r>
        <w:r w:rsidR="00F50562" w:rsidRPr="00645CE8">
          <w:rPr>
            <w:rStyle w:val="Hyperlink"/>
            <w:rFonts w:asciiTheme="minorBidi" w:hAnsiTheme="minorBidi" w:cstheme="minorBidi"/>
            <w:noProof/>
            <w:color w:val="auto"/>
            <w:sz w:val="24"/>
            <w:szCs w:val="24"/>
            <w:rtl/>
          </w:rPr>
          <w:fldChar w:fldCharType="end"/>
        </w:r>
      </w:hyperlink>
    </w:p>
    <w:p w14:paraId="1594F8F6"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39" w:history="1">
        <w:r w:rsidR="00F50562" w:rsidRPr="00645CE8">
          <w:rPr>
            <w:rStyle w:val="Hyperlink"/>
            <w:rFonts w:asciiTheme="minorBidi" w:hAnsiTheme="minorBidi" w:cstheme="minorBidi"/>
            <w:noProof/>
            <w:color w:val="auto"/>
            <w:sz w:val="24"/>
            <w:szCs w:val="24"/>
            <w:rtl/>
          </w:rPr>
          <w:t>נספח ב'</w:t>
        </w:r>
        <w:r w:rsidR="00F50562" w:rsidRPr="00645CE8">
          <w:rPr>
            <w:rStyle w:val="Hyperlink"/>
            <w:rFonts w:asciiTheme="minorBidi" w:hAnsiTheme="minorBidi" w:cstheme="minorBidi"/>
            <w:noProof/>
            <w:color w:val="auto"/>
            <w:sz w:val="24"/>
            <w:szCs w:val="24"/>
          </w:rPr>
          <w:t>:</w:t>
        </w:r>
        <w:r w:rsidR="00F50562" w:rsidRPr="00645CE8">
          <w:rPr>
            <w:rStyle w:val="Hyperlink"/>
            <w:rFonts w:asciiTheme="minorBidi" w:hAnsiTheme="minorBidi" w:cstheme="minorBidi"/>
            <w:noProof/>
            <w:color w:val="auto"/>
            <w:sz w:val="24"/>
            <w:szCs w:val="24"/>
            <w:rtl/>
          </w:rPr>
          <w:t xml:space="preserve"> התאמות בשל קשיים בשפה העברית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Toc83818239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62</w:t>
        </w:r>
        <w:r w:rsidR="00F50562" w:rsidRPr="00645CE8">
          <w:rPr>
            <w:rStyle w:val="Hyperlink"/>
            <w:rFonts w:asciiTheme="minorBidi" w:hAnsiTheme="minorBidi" w:cstheme="minorBidi"/>
            <w:noProof/>
            <w:color w:val="auto"/>
            <w:sz w:val="24"/>
            <w:szCs w:val="24"/>
            <w:rtl/>
          </w:rPr>
          <w:fldChar w:fldCharType="end"/>
        </w:r>
      </w:hyperlink>
    </w:p>
    <w:p w14:paraId="0F1FA3AD"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40" w:history="1">
        <w:r w:rsidR="00F50562" w:rsidRPr="00645CE8">
          <w:rPr>
            <w:rStyle w:val="Hyperlink"/>
            <w:rFonts w:asciiTheme="minorBidi" w:hAnsiTheme="minorBidi" w:cstheme="minorBidi"/>
            <w:noProof/>
            <w:color w:val="auto"/>
            <w:sz w:val="24"/>
            <w:szCs w:val="24"/>
            <w:rtl/>
          </w:rPr>
          <w:t>נספח ג': התאמות בשל לקויות למידה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Toc83818240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63</w:t>
        </w:r>
        <w:r w:rsidR="00F50562" w:rsidRPr="00645CE8">
          <w:rPr>
            <w:rStyle w:val="Hyperlink"/>
            <w:rFonts w:asciiTheme="minorBidi" w:hAnsiTheme="minorBidi" w:cstheme="minorBidi"/>
            <w:noProof/>
            <w:color w:val="auto"/>
            <w:sz w:val="24"/>
            <w:szCs w:val="24"/>
            <w:rtl/>
          </w:rPr>
          <w:fldChar w:fldCharType="end"/>
        </w:r>
      </w:hyperlink>
    </w:p>
    <w:p w14:paraId="4BD6E110"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41" w:history="1">
        <w:r w:rsidR="00F50562" w:rsidRPr="00645CE8">
          <w:rPr>
            <w:rStyle w:val="Hyperlink"/>
            <w:rFonts w:asciiTheme="minorBidi" w:hAnsiTheme="minorBidi" w:cstheme="minorBidi"/>
            <w:noProof/>
            <w:color w:val="auto"/>
            <w:sz w:val="24"/>
            <w:szCs w:val="24"/>
            <w:rtl/>
          </w:rPr>
          <w:t>נספח ד': התאמות בנסיבות הורות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Toc83818241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64</w:t>
        </w:r>
        <w:r w:rsidR="00F50562" w:rsidRPr="00645CE8">
          <w:rPr>
            <w:rStyle w:val="Hyperlink"/>
            <w:rFonts w:asciiTheme="minorBidi" w:hAnsiTheme="minorBidi" w:cstheme="minorBidi"/>
            <w:noProof/>
            <w:color w:val="auto"/>
            <w:sz w:val="24"/>
            <w:szCs w:val="24"/>
            <w:rtl/>
          </w:rPr>
          <w:fldChar w:fldCharType="end"/>
        </w:r>
      </w:hyperlink>
    </w:p>
    <w:p w14:paraId="0D850C04" w14:textId="77777777" w:rsidR="00F50562" w:rsidRPr="00645CE8" w:rsidRDefault="004C7ECE" w:rsidP="00F50562">
      <w:pPr>
        <w:pStyle w:val="TOC3"/>
        <w:tabs>
          <w:tab w:val="right" w:leader="dot" w:pos="9060"/>
        </w:tabs>
        <w:spacing w:line="276" w:lineRule="auto"/>
        <w:rPr>
          <w:rFonts w:asciiTheme="minorBidi" w:hAnsiTheme="minorBidi" w:cstheme="minorBidi"/>
          <w:noProof/>
          <w:sz w:val="24"/>
          <w:szCs w:val="24"/>
          <w:rtl/>
        </w:rPr>
      </w:pPr>
      <w:hyperlink w:anchor="_Toc83818242" w:history="1">
        <w:r w:rsidR="00F50562" w:rsidRPr="00645CE8">
          <w:rPr>
            <w:rStyle w:val="Hyperlink"/>
            <w:rFonts w:asciiTheme="minorBidi" w:hAnsiTheme="minorBidi" w:cstheme="minorBidi"/>
            <w:noProof/>
            <w:color w:val="auto"/>
            <w:sz w:val="24"/>
            <w:szCs w:val="24"/>
            <w:rtl/>
          </w:rPr>
          <w:t>אגפי ביטחון בקמפוסים השונים:</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Toc83818242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69</w:t>
        </w:r>
        <w:r w:rsidR="00F50562" w:rsidRPr="00645CE8">
          <w:rPr>
            <w:rStyle w:val="Hyperlink"/>
            <w:rFonts w:asciiTheme="minorBidi" w:hAnsiTheme="minorBidi" w:cstheme="minorBidi"/>
            <w:noProof/>
            <w:color w:val="auto"/>
            <w:sz w:val="24"/>
            <w:szCs w:val="24"/>
            <w:rtl/>
          </w:rPr>
          <w:fldChar w:fldCharType="end"/>
        </w:r>
      </w:hyperlink>
    </w:p>
    <w:p w14:paraId="442AA9D4" w14:textId="77777777" w:rsidR="00F50562" w:rsidRPr="00645CE8" w:rsidRDefault="004C7ECE" w:rsidP="00F50562">
      <w:pPr>
        <w:pStyle w:val="TOC3"/>
        <w:tabs>
          <w:tab w:val="right" w:leader="dot" w:pos="9060"/>
        </w:tabs>
        <w:spacing w:line="276" w:lineRule="auto"/>
        <w:rPr>
          <w:rFonts w:asciiTheme="minorBidi" w:hAnsiTheme="minorBidi" w:cstheme="minorBidi"/>
          <w:noProof/>
          <w:sz w:val="24"/>
          <w:szCs w:val="24"/>
          <w:rtl/>
        </w:rPr>
      </w:pPr>
      <w:hyperlink w:anchor="_Toc83818243" w:history="1">
        <w:r w:rsidR="00F50562" w:rsidRPr="00CA03FA">
          <w:rPr>
            <w:rStyle w:val="Hyperlink"/>
            <w:rFonts w:asciiTheme="minorBidi" w:hAnsiTheme="minorBidi" w:cstheme="minorBidi"/>
            <w:b/>
            <w:bCs/>
            <w:noProof/>
            <w:color w:val="auto"/>
            <w:sz w:val="24"/>
            <w:szCs w:val="24"/>
            <w:highlight w:val="yellow"/>
            <w:rtl/>
          </w:rPr>
          <w:t xml:space="preserve">7. </w:t>
        </w:r>
        <w:r w:rsidR="00F50562" w:rsidRPr="00CA03FA">
          <w:rPr>
            <w:rStyle w:val="Hyperlink"/>
            <w:rFonts w:asciiTheme="minorBidi" w:hAnsiTheme="minorBidi" w:cstheme="minorBidi"/>
            <w:b/>
            <w:bCs/>
            <w:noProof/>
            <w:color w:val="auto"/>
            <w:sz w:val="24"/>
            <w:szCs w:val="24"/>
            <w:highlight w:val="yellow"/>
          </w:rPr>
          <w:t> </w:t>
        </w:r>
        <w:r w:rsidR="00F50562" w:rsidRPr="00CA03FA">
          <w:rPr>
            <w:rStyle w:val="Hyperlink"/>
            <w:rFonts w:asciiTheme="minorBidi" w:hAnsiTheme="minorBidi" w:cstheme="minorBidi"/>
            <w:b/>
            <w:bCs/>
            <w:noProof/>
            <w:color w:val="auto"/>
            <w:sz w:val="24"/>
            <w:szCs w:val="24"/>
            <w:highlight w:val="yellow"/>
            <w:rtl/>
          </w:rPr>
          <w:t>חונכות ומרתונים</w:t>
        </w:r>
        <w:r w:rsidR="00F50562" w:rsidRPr="00CA03FA">
          <w:rPr>
            <w:rFonts w:asciiTheme="minorBidi" w:hAnsiTheme="minorBidi" w:cstheme="minorBidi"/>
            <w:noProof/>
            <w:webHidden/>
            <w:sz w:val="24"/>
            <w:szCs w:val="24"/>
            <w:highlight w:val="yellow"/>
            <w:rtl/>
          </w:rPr>
          <w:tab/>
        </w:r>
        <w:r w:rsidR="00F50562" w:rsidRPr="00CA03FA">
          <w:rPr>
            <w:rStyle w:val="Hyperlink"/>
            <w:rFonts w:asciiTheme="minorBidi" w:hAnsiTheme="minorBidi" w:cstheme="minorBidi"/>
            <w:noProof/>
            <w:color w:val="auto"/>
            <w:sz w:val="24"/>
            <w:szCs w:val="24"/>
            <w:highlight w:val="yellow"/>
            <w:rtl/>
          </w:rPr>
          <w:fldChar w:fldCharType="begin"/>
        </w:r>
        <w:r w:rsidR="00F50562" w:rsidRPr="00CA03FA">
          <w:rPr>
            <w:rFonts w:asciiTheme="minorBidi" w:hAnsiTheme="minorBidi" w:cstheme="minorBidi"/>
            <w:noProof/>
            <w:webHidden/>
            <w:sz w:val="24"/>
            <w:szCs w:val="24"/>
            <w:highlight w:val="yellow"/>
            <w:rtl/>
          </w:rPr>
          <w:instrText xml:space="preserve"> </w:instrText>
        </w:r>
        <w:r w:rsidR="00F50562" w:rsidRPr="00CA03FA">
          <w:rPr>
            <w:rFonts w:asciiTheme="minorBidi" w:hAnsiTheme="minorBidi" w:cstheme="minorBidi"/>
            <w:noProof/>
            <w:webHidden/>
            <w:sz w:val="24"/>
            <w:szCs w:val="24"/>
            <w:highlight w:val="yellow"/>
          </w:rPr>
          <w:instrText xml:space="preserve">PAGEREF </w:instrText>
        </w:r>
        <w:r w:rsidR="00F50562" w:rsidRPr="00CA03FA">
          <w:rPr>
            <w:rFonts w:asciiTheme="minorBidi" w:hAnsiTheme="minorBidi" w:cstheme="minorBidi"/>
            <w:noProof/>
            <w:webHidden/>
            <w:sz w:val="24"/>
            <w:szCs w:val="24"/>
            <w:highlight w:val="yellow"/>
            <w:rtl/>
          </w:rPr>
          <w:instrText>_</w:instrText>
        </w:r>
        <w:r w:rsidR="00F50562" w:rsidRPr="00CA03FA">
          <w:rPr>
            <w:rFonts w:asciiTheme="minorBidi" w:hAnsiTheme="minorBidi" w:cstheme="minorBidi"/>
            <w:noProof/>
            <w:webHidden/>
            <w:sz w:val="24"/>
            <w:szCs w:val="24"/>
            <w:highlight w:val="yellow"/>
          </w:rPr>
          <w:instrText>Toc83818243 \h</w:instrText>
        </w:r>
        <w:r w:rsidR="00F50562" w:rsidRPr="00CA03FA">
          <w:rPr>
            <w:rFonts w:asciiTheme="minorBidi" w:hAnsiTheme="minorBidi" w:cstheme="minorBidi"/>
            <w:noProof/>
            <w:webHidden/>
            <w:sz w:val="24"/>
            <w:szCs w:val="24"/>
            <w:highlight w:val="yellow"/>
            <w:rtl/>
          </w:rPr>
          <w:instrText xml:space="preserve"> </w:instrText>
        </w:r>
        <w:r w:rsidR="00F50562" w:rsidRPr="00CA03FA">
          <w:rPr>
            <w:rStyle w:val="Hyperlink"/>
            <w:rFonts w:asciiTheme="minorBidi" w:hAnsiTheme="minorBidi" w:cstheme="minorBidi"/>
            <w:noProof/>
            <w:color w:val="auto"/>
            <w:sz w:val="24"/>
            <w:szCs w:val="24"/>
            <w:highlight w:val="yellow"/>
            <w:rtl/>
          </w:rPr>
        </w:r>
        <w:r w:rsidR="00F50562" w:rsidRPr="00CA03FA">
          <w:rPr>
            <w:rStyle w:val="Hyperlink"/>
            <w:rFonts w:asciiTheme="minorBidi" w:hAnsiTheme="minorBidi" w:cstheme="minorBidi"/>
            <w:noProof/>
            <w:color w:val="auto"/>
            <w:sz w:val="24"/>
            <w:szCs w:val="24"/>
            <w:highlight w:val="yellow"/>
            <w:rtl/>
          </w:rPr>
          <w:fldChar w:fldCharType="separate"/>
        </w:r>
        <w:r w:rsidR="00F50562" w:rsidRPr="00CA03FA">
          <w:rPr>
            <w:rFonts w:asciiTheme="minorBidi" w:hAnsiTheme="minorBidi" w:cstheme="minorBidi" w:hint="cs"/>
            <w:noProof/>
            <w:webHidden/>
            <w:sz w:val="24"/>
            <w:szCs w:val="24"/>
            <w:highlight w:val="yellow"/>
            <w:rtl/>
          </w:rPr>
          <w:t>שגיאה! הסימניה אינה מוגדרת.</w:t>
        </w:r>
        <w:r w:rsidR="00F50562" w:rsidRPr="00CA03FA">
          <w:rPr>
            <w:rStyle w:val="Hyperlink"/>
            <w:rFonts w:asciiTheme="minorBidi" w:hAnsiTheme="minorBidi" w:cstheme="minorBidi"/>
            <w:noProof/>
            <w:color w:val="auto"/>
            <w:sz w:val="24"/>
            <w:szCs w:val="24"/>
            <w:highlight w:val="yellow"/>
            <w:rtl/>
          </w:rPr>
          <w:fldChar w:fldCharType="end"/>
        </w:r>
      </w:hyperlink>
    </w:p>
    <w:p w14:paraId="33C20295"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44" w:history="1">
        <w:r w:rsidR="00F50562" w:rsidRPr="00645CE8">
          <w:rPr>
            <w:rStyle w:val="Hyperlink"/>
            <w:rFonts w:asciiTheme="minorBidi" w:hAnsiTheme="minorBidi" w:cstheme="minorBidi"/>
            <w:noProof/>
            <w:color w:val="auto"/>
            <w:sz w:val="24"/>
            <w:szCs w:val="24"/>
            <w:rtl/>
          </w:rPr>
          <w:t>נספח ו':  לימודי עברית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Toc83818244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77</w:t>
        </w:r>
        <w:r w:rsidR="00F50562" w:rsidRPr="00645CE8">
          <w:rPr>
            <w:rStyle w:val="Hyperlink"/>
            <w:rFonts w:asciiTheme="minorBidi" w:hAnsiTheme="minorBidi" w:cstheme="minorBidi"/>
            <w:noProof/>
            <w:color w:val="auto"/>
            <w:sz w:val="24"/>
            <w:szCs w:val="24"/>
            <w:rtl/>
          </w:rPr>
          <w:fldChar w:fldCharType="end"/>
        </w:r>
      </w:hyperlink>
    </w:p>
    <w:p w14:paraId="34E9DC6E"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45" w:history="1">
        <w:r w:rsidR="00F50562" w:rsidRPr="00645CE8">
          <w:rPr>
            <w:rStyle w:val="Hyperlink"/>
            <w:rFonts w:asciiTheme="minorBidi" w:hAnsiTheme="minorBidi" w:cstheme="minorBidi"/>
            <w:noProof/>
            <w:color w:val="auto"/>
            <w:sz w:val="24"/>
            <w:szCs w:val="24"/>
            <w:rtl/>
          </w:rPr>
          <w:t>נספח ז': לימודי אנגלית</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Toc83818245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78</w:t>
        </w:r>
        <w:r w:rsidR="00F50562" w:rsidRPr="00645CE8">
          <w:rPr>
            <w:rStyle w:val="Hyperlink"/>
            <w:rFonts w:asciiTheme="minorBidi" w:hAnsiTheme="minorBidi" w:cstheme="minorBidi"/>
            <w:noProof/>
            <w:color w:val="auto"/>
            <w:sz w:val="24"/>
            <w:szCs w:val="24"/>
            <w:rtl/>
          </w:rPr>
          <w:fldChar w:fldCharType="end"/>
        </w:r>
      </w:hyperlink>
    </w:p>
    <w:p w14:paraId="0ABA3AAF" w14:textId="77777777" w:rsidR="00F50562" w:rsidRPr="00645CE8" w:rsidRDefault="004C7ECE" w:rsidP="00F50562">
      <w:pPr>
        <w:pStyle w:val="TOC2"/>
        <w:tabs>
          <w:tab w:val="right" w:leader="dot" w:pos="9060"/>
        </w:tabs>
        <w:rPr>
          <w:rFonts w:asciiTheme="minorBidi" w:eastAsia="Times New Roman" w:hAnsiTheme="minorBidi" w:cstheme="minorBidi"/>
          <w:noProof/>
          <w:sz w:val="24"/>
          <w:szCs w:val="24"/>
          <w:rtl/>
        </w:rPr>
      </w:pPr>
      <w:hyperlink w:anchor="_Toc83818246" w:history="1">
        <w:r w:rsidR="00F50562" w:rsidRPr="00645CE8">
          <w:rPr>
            <w:rStyle w:val="Hyperlink"/>
            <w:rFonts w:asciiTheme="minorBidi" w:hAnsiTheme="minorBidi" w:cstheme="minorBidi"/>
            <w:noProof/>
            <w:color w:val="auto"/>
            <w:sz w:val="24"/>
            <w:szCs w:val="24"/>
            <w:rtl/>
          </w:rPr>
          <w:t>נספח ח': התאמות בגין ליקויי ראיה</w:t>
        </w:r>
        <w:r w:rsidR="00F50562" w:rsidRPr="00645CE8">
          <w:rPr>
            <w:rFonts w:asciiTheme="minorBidi" w:hAnsiTheme="minorBidi" w:cstheme="minorBidi"/>
            <w:noProof/>
            <w:webHidden/>
            <w:sz w:val="24"/>
            <w:szCs w:val="24"/>
            <w:rtl/>
          </w:rPr>
          <w:tab/>
        </w:r>
        <w:r w:rsidR="00F50562" w:rsidRPr="00645CE8">
          <w:rPr>
            <w:rStyle w:val="Hyperlink"/>
            <w:rFonts w:asciiTheme="minorBidi" w:hAnsiTheme="minorBidi" w:cstheme="minorBidi"/>
            <w:noProof/>
            <w:color w:val="auto"/>
            <w:sz w:val="24"/>
            <w:szCs w:val="24"/>
            <w:rtl/>
          </w:rPr>
          <w:fldChar w:fldCharType="begin"/>
        </w:r>
        <w:r w:rsidR="00F50562" w:rsidRPr="00645CE8">
          <w:rPr>
            <w:rFonts w:asciiTheme="minorBidi" w:hAnsiTheme="minorBidi" w:cstheme="minorBidi"/>
            <w:noProof/>
            <w:webHidden/>
            <w:sz w:val="24"/>
            <w:szCs w:val="24"/>
            <w:rtl/>
          </w:rPr>
          <w:instrText xml:space="preserve"> </w:instrText>
        </w:r>
        <w:r w:rsidR="00F50562" w:rsidRPr="00645CE8">
          <w:rPr>
            <w:rFonts w:asciiTheme="minorBidi" w:hAnsiTheme="minorBidi" w:cstheme="minorBidi"/>
            <w:noProof/>
            <w:webHidden/>
            <w:sz w:val="24"/>
            <w:szCs w:val="24"/>
          </w:rPr>
          <w:instrText xml:space="preserve">PAGEREF </w:instrText>
        </w:r>
        <w:r w:rsidR="00F50562" w:rsidRPr="00645CE8">
          <w:rPr>
            <w:rFonts w:asciiTheme="minorBidi" w:hAnsiTheme="minorBidi" w:cstheme="minorBidi"/>
            <w:noProof/>
            <w:webHidden/>
            <w:sz w:val="24"/>
            <w:szCs w:val="24"/>
            <w:rtl/>
          </w:rPr>
          <w:instrText>_</w:instrText>
        </w:r>
        <w:r w:rsidR="00F50562" w:rsidRPr="00645CE8">
          <w:rPr>
            <w:rFonts w:asciiTheme="minorBidi" w:hAnsiTheme="minorBidi" w:cstheme="minorBidi"/>
            <w:noProof/>
            <w:webHidden/>
            <w:sz w:val="24"/>
            <w:szCs w:val="24"/>
          </w:rPr>
          <w:instrText>Toc83818246 \h</w:instrText>
        </w:r>
        <w:r w:rsidR="00F50562" w:rsidRPr="00645CE8">
          <w:rPr>
            <w:rFonts w:asciiTheme="minorBidi" w:hAnsiTheme="minorBidi" w:cstheme="minorBidi"/>
            <w:noProof/>
            <w:webHidden/>
            <w:sz w:val="24"/>
            <w:szCs w:val="24"/>
            <w:rtl/>
          </w:rPr>
          <w:instrText xml:space="preserve"> </w:instrText>
        </w:r>
        <w:r w:rsidR="00F50562" w:rsidRPr="00645CE8">
          <w:rPr>
            <w:rStyle w:val="Hyperlink"/>
            <w:rFonts w:asciiTheme="minorBidi" w:hAnsiTheme="minorBidi" w:cstheme="minorBidi"/>
            <w:noProof/>
            <w:color w:val="auto"/>
            <w:sz w:val="24"/>
            <w:szCs w:val="24"/>
            <w:rtl/>
          </w:rPr>
        </w:r>
        <w:r w:rsidR="00F50562" w:rsidRPr="00645CE8">
          <w:rPr>
            <w:rStyle w:val="Hyperlink"/>
            <w:rFonts w:asciiTheme="minorBidi" w:hAnsiTheme="minorBidi" w:cstheme="minorBidi"/>
            <w:noProof/>
            <w:color w:val="auto"/>
            <w:sz w:val="24"/>
            <w:szCs w:val="24"/>
            <w:rtl/>
          </w:rPr>
          <w:fldChar w:fldCharType="separate"/>
        </w:r>
        <w:r w:rsidR="00F50562">
          <w:rPr>
            <w:rFonts w:asciiTheme="minorBidi" w:hAnsiTheme="minorBidi" w:cstheme="minorBidi"/>
            <w:noProof/>
            <w:webHidden/>
            <w:sz w:val="24"/>
            <w:szCs w:val="24"/>
            <w:rtl/>
          </w:rPr>
          <w:t>79</w:t>
        </w:r>
        <w:r w:rsidR="00F50562" w:rsidRPr="00645CE8">
          <w:rPr>
            <w:rStyle w:val="Hyperlink"/>
            <w:rFonts w:asciiTheme="minorBidi" w:hAnsiTheme="minorBidi" w:cstheme="minorBidi"/>
            <w:noProof/>
            <w:color w:val="auto"/>
            <w:sz w:val="24"/>
            <w:szCs w:val="24"/>
            <w:rtl/>
          </w:rPr>
          <w:fldChar w:fldCharType="end"/>
        </w:r>
      </w:hyperlink>
    </w:p>
    <w:p w14:paraId="256A136F" w14:textId="77777777" w:rsidR="00F50562" w:rsidRDefault="00F50562" w:rsidP="00F50562">
      <w:pPr>
        <w:rPr>
          <w:rFonts w:asciiTheme="minorBidi" w:eastAsia="Times New Roman" w:hAnsiTheme="minorBidi" w:cstheme="minorBidi"/>
          <w:bCs/>
          <w:sz w:val="24"/>
          <w:szCs w:val="24"/>
          <w:rtl/>
        </w:rPr>
      </w:pPr>
      <w:r w:rsidRPr="00645CE8">
        <w:rPr>
          <w:rFonts w:asciiTheme="minorBidi" w:hAnsiTheme="minorBidi" w:cstheme="minorBidi"/>
          <w:b/>
          <w:bCs/>
          <w:sz w:val="24"/>
          <w:szCs w:val="24"/>
          <w:lang w:val="he-IL"/>
        </w:rPr>
        <w:fldChar w:fldCharType="end"/>
      </w:r>
      <w:bookmarkStart w:id="1" w:name="_Toc409682571"/>
    </w:p>
    <w:p w14:paraId="71784437" w14:textId="77777777" w:rsidR="00F50562" w:rsidRDefault="00F50562" w:rsidP="00F50562">
      <w:pPr>
        <w:rPr>
          <w:rFonts w:asciiTheme="minorBidi" w:eastAsia="Times New Roman" w:hAnsiTheme="minorBidi" w:cstheme="minorBidi"/>
          <w:bCs/>
          <w:sz w:val="24"/>
          <w:szCs w:val="24"/>
          <w:rtl/>
        </w:rPr>
      </w:pPr>
    </w:p>
    <w:p w14:paraId="2DDDE958" w14:textId="77777777" w:rsidR="00F50562" w:rsidRDefault="00F50562" w:rsidP="00F50562">
      <w:pPr>
        <w:rPr>
          <w:rFonts w:asciiTheme="minorBidi" w:eastAsia="Times New Roman" w:hAnsiTheme="minorBidi" w:cstheme="minorBidi"/>
          <w:bCs/>
          <w:sz w:val="24"/>
          <w:szCs w:val="24"/>
          <w:rtl/>
        </w:rPr>
      </w:pPr>
    </w:p>
    <w:p w14:paraId="354D9615" w14:textId="77777777" w:rsidR="00F50562" w:rsidRDefault="00F50562" w:rsidP="00F50562">
      <w:pPr>
        <w:rPr>
          <w:rFonts w:asciiTheme="minorBidi" w:eastAsia="Times New Roman" w:hAnsiTheme="minorBidi" w:cstheme="minorBidi"/>
          <w:bCs/>
          <w:sz w:val="24"/>
          <w:szCs w:val="24"/>
          <w:rtl/>
        </w:rPr>
      </w:pPr>
    </w:p>
    <w:p w14:paraId="7C83778C" w14:textId="77777777" w:rsidR="00F50562" w:rsidRDefault="00F50562" w:rsidP="00F50562">
      <w:pPr>
        <w:rPr>
          <w:rFonts w:asciiTheme="minorBidi" w:eastAsia="Times New Roman" w:hAnsiTheme="minorBidi" w:cstheme="minorBidi"/>
          <w:bCs/>
          <w:sz w:val="24"/>
          <w:szCs w:val="24"/>
          <w:rtl/>
        </w:rPr>
      </w:pPr>
    </w:p>
    <w:p w14:paraId="5A8E207B" w14:textId="77777777" w:rsidR="00F50562" w:rsidRDefault="00F50562" w:rsidP="00F50562">
      <w:pPr>
        <w:rPr>
          <w:rFonts w:asciiTheme="minorBidi" w:eastAsia="Times New Roman" w:hAnsiTheme="minorBidi" w:cstheme="minorBidi"/>
          <w:bCs/>
          <w:sz w:val="24"/>
          <w:szCs w:val="24"/>
          <w:rtl/>
        </w:rPr>
      </w:pPr>
    </w:p>
    <w:p w14:paraId="1980FACF" w14:textId="77777777" w:rsidR="00F50562" w:rsidRDefault="00F50562" w:rsidP="00F50562">
      <w:pPr>
        <w:rPr>
          <w:rFonts w:asciiTheme="minorBidi" w:eastAsia="Times New Roman" w:hAnsiTheme="minorBidi" w:cstheme="minorBidi"/>
          <w:bCs/>
          <w:sz w:val="24"/>
          <w:szCs w:val="24"/>
          <w:rtl/>
        </w:rPr>
      </w:pPr>
    </w:p>
    <w:p w14:paraId="04228ECD" w14:textId="77777777" w:rsidR="00F50562" w:rsidRDefault="00F50562" w:rsidP="00F50562">
      <w:pPr>
        <w:rPr>
          <w:rFonts w:asciiTheme="minorBidi" w:eastAsia="Times New Roman" w:hAnsiTheme="minorBidi" w:cstheme="minorBidi"/>
          <w:bCs/>
          <w:sz w:val="24"/>
          <w:szCs w:val="24"/>
          <w:rtl/>
        </w:rPr>
      </w:pPr>
    </w:p>
    <w:p w14:paraId="3CCCF968" w14:textId="77777777" w:rsidR="00F50562" w:rsidRDefault="00F50562" w:rsidP="00F50562">
      <w:pPr>
        <w:rPr>
          <w:rFonts w:asciiTheme="minorBidi" w:eastAsia="Times New Roman" w:hAnsiTheme="minorBidi" w:cstheme="minorBidi"/>
          <w:bCs/>
          <w:sz w:val="24"/>
          <w:szCs w:val="24"/>
          <w:rtl/>
        </w:rPr>
      </w:pPr>
    </w:p>
    <w:p w14:paraId="1E88E7B2" w14:textId="77777777" w:rsidR="00F50562" w:rsidRDefault="00F50562" w:rsidP="00F50562">
      <w:pPr>
        <w:rPr>
          <w:rFonts w:asciiTheme="minorBidi" w:eastAsia="Times New Roman" w:hAnsiTheme="minorBidi" w:cstheme="minorBidi"/>
          <w:bCs/>
          <w:sz w:val="24"/>
          <w:szCs w:val="24"/>
          <w:rtl/>
        </w:rPr>
      </w:pPr>
    </w:p>
    <w:p w14:paraId="052D5423" w14:textId="77777777" w:rsidR="00F50562" w:rsidRDefault="00F50562" w:rsidP="00F50562">
      <w:pPr>
        <w:rPr>
          <w:rFonts w:asciiTheme="minorBidi" w:eastAsia="Times New Roman" w:hAnsiTheme="minorBidi" w:cstheme="minorBidi"/>
          <w:bCs/>
          <w:sz w:val="24"/>
          <w:szCs w:val="24"/>
          <w:rtl/>
        </w:rPr>
      </w:pPr>
    </w:p>
    <w:p w14:paraId="3701663B" w14:textId="77777777" w:rsidR="00F50562" w:rsidRDefault="00F50562" w:rsidP="00F50562">
      <w:pPr>
        <w:rPr>
          <w:rFonts w:asciiTheme="minorBidi" w:eastAsia="Times New Roman" w:hAnsiTheme="minorBidi" w:cstheme="minorBidi"/>
          <w:bCs/>
          <w:sz w:val="24"/>
          <w:szCs w:val="24"/>
          <w:rtl/>
        </w:rPr>
      </w:pPr>
    </w:p>
    <w:p w14:paraId="4BBBC305" w14:textId="77777777" w:rsidR="00F50562" w:rsidRDefault="00F50562" w:rsidP="00F50562">
      <w:pPr>
        <w:rPr>
          <w:rFonts w:asciiTheme="minorBidi" w:eastAsia="Times New Roman" w:hAnsiTheme="minorBidi" w:cstheme="minorBidi"/>
          <w:bCs/>
          <w:sz w:val="24"/>
          <w:szCs w:val="24"/>
          <w:rtl/>
        </w:rPr>
      </w:pPr>
    </w:p>
    <w:p w14:paraId="7D356BA2" w14:textId="77777777" w:rsidR="00F50562" w:rsidRDefault="00F50562" w:rsidP="00F50562">
      <w:pPr>
        <w:rPr>
          <w:rFonts w:asciiTheme="minorBidi" w:eastAsia="Times New Roman" w:hAnsiTheme="minorBidi" w:cstheme="minorBidi"/>
          <w:bCs/>
          <w:sz w:val="24"/>
          <w:szCs w:val="24"/>
          <w:rtl/>
        </w:rPr>
      </w:pPr>
    </w:p>
    <w:p w14:paraId="056F175F" w14:textId="77777777" w:rsidR="00F50562" w:rsidRDefault="00F50562" w:rsidP="00F50562">
      <w:pPr>
        <w:rPr>
          <w:rFonts w:asciiTheme="minorBidi" w:eastAsia="Times New Roman" w:hAnsiTheme="minorBidi" w:cstheme="minorBidi"/>
          <w:bCs/>
          <w:sz w:val="24"/>
          <w:szCs w:val="24"/>
          <w:rtl/>
        </w:rPr>
      </w:pPr>
    </w:p>
    <w:p w14:paraId="11E0522F" w14:textId="77777777" w:rsidR="00F50562" w:rsidRDefault="00F50562" w:rsidP="00F50562">
      <w:pPr>
        <w:rPr>
          <w:rFonts w:asciiTheme="minorBidi" w:eastAsia="Times New Roman" w:hAnsiTheme="minorBidi" w:cstheme="minorBidi"/>
          <w:bCs/>
          <w:sz w:val="24"/>
          <w:szCs w:val="24"/>
          <w:rtl/>
        </w:rPr>
      </w:pPr>
    </w:p>
    <w:p w14:paraId="65BD912A" w14:textId="77777777" w:rsidR="00F50562" w:rsidRDefault="00F50562" w:rsidP="00F50562">
      <w:pPr>
        <w:rPr>
          <w:rFonts w:asciiTheme="minorBidi" w:eastAsia="Times New Roman" w:hAnsiTheme="minorBidi" w:cstheme="minorBidi"/>
          <w:bCs/>
          <w:sz w:val="24"/>
          <w:szCs w:val="24"/>
          <w:rtl/>
        </w:rPr>
      </w:pPr>
    </w:p>
    <w:p w14:paraId="3476EC06" w14:textId="77777777" w:rsidR="00F50562" w:rsidRDefault="00F50562" w:rsidP="00F50562">
      <w:pPr>
        <w:rPr>
          <w:rFonts w:asciiTheme="minorBidi" w:eastAsia="Times New Roman" w:hAnsiTheme="minorBidi" w:cstheme="minorBidi"/>
          <w:bCs/>
          <w:sz w:val="24"/>
          <w:szCs w:val="24"/>
          <w:rtl/>
        </w:rPr>
      </w:pPr>
    </w:p>
    <w:p w14:paraId="51496E02" w14:textId="77777777" w:rsidR="00F50562" w:rsidRDefault="00F50562" w:rsidP="00F50562">
      <w:pPr>
        <w:rPr>
          <w:rFonts w:asciiTheme="minorBidi" w:eastAsia="Times New Roman" w:hAnsiTheme="minorBidi" w:cstheme="minorBidi"/>
          <w:bCs/>
          <w:sz w:val="24"/>
          <w:szCs w:val="24"/>
          <w:rtl/>
        </w:rPr>
      </w:pPr>
    </w:p>
    <w:p w14:paraId="090E15AD" w14:textId="77777777" w:rsidR="00F50562" w:rsidRDefault="00F50562" w:rsidP="00F50562">
      <w:pPr>
        <w:rPr>
          <w:rFonts w:asciiTheme="minorBidi" w:eastAsia="Times New Roman" w:hAnsiTheme="minorBidi" w:cstheme="minorBidi"/>
          <w:bCs/>
          <w:sz w:val="24"/>
          <w:szCs w:val="24"/>
          <w:rtl/>
        </w:rPr>
      </w:pPr>
    </w:p>
    <w:p w14:paraId="7C62443E" w14:textId="77777777" w:rsidR="00F50562" w:rsidRDefault="00F50562" w:rsidP="00F50562">
      <w:pPr>
        <w:rPr>
          <w:rFonts w:asciiTheme="minorBidi" w:eastAsia="Times New Roman" w:hAnsiTheme="minorBidi" w:cstheme="minorBidi"/>
          <w:bCs/>
          <w:sz w:val="24"/>
          <w:szCs w:val="24"/>
          <w:rtl/>
        </w:rPr>
      </w:pPr>
    </w:p>
    <w:p w14:paraId="60E0F9C7" w14:textId="77777777" w:rsidR="00F50562" w:rsidRDefault="00F50562" w:rsidP="00F50562">
      <w:pPr>
        <w:rPr>
          <w:rFonts w:asciiTheme="minorBidi" w:eastAsia="Times New Roman" w:hAnsiTheme="minorBidi" w:cstheme="minorBidi"/>
          <w:bCs/>
          <w:sz w:val="24"/>
          <w:szCs w:val="24"/>
          <w:rtl/>
        </w:rPr>
      </w:pPr>
    </w:p>
    <w:p w14:paraId="31DB3FDB" w14:textId="77777777" w:rsidR="00F50562" w:rsidRDefault="00F50562" w:rsidP="00F50562">
      <w:pPr>
        <w:rPr>
          <w:rFonts w:asciiTheme="minorBidi" w:eastAsia="Times New Roman" w:hAnsiTheme="minorBidi" w:cstheme="minorBidi"/>
          <w:bCs/>
          <w:sz w:val="24"/>
          <w:szCs w:val="24"/>
          <w:rtl/>
        </w:rPr>
      </w:pPr>
    </w:p>
    <w:p w14:paraId="432D7200" w14:textId="77777777" w:rsidR="00F50562" w:rsidRDefault="00F50562" w:rsidP="00F50562">
      <w:pPr>
        <w:rPr>
          <w:rFonts w:asciiTheme="minorBidi" w:eastAsia="Times New Roman" w:hAnsiTheme="minorBidi" w:cstheme="minorBidi"/>
          <w:bCs/>
          <w:sz w:val="24"/>
          <w:szCs w:val="24"/>
          <w:rtl/>
        </w:rPr>
      </w:pPr>
    </w:p>
    <w:p w14:paraId="417B41BE" w14:textId="77777777" w:rsidR="00F50562" w:rsidRDefault="00F50562" w:rsidP="00F50562">
      <w:pPr>
        <w:rPr>
          <w:rFonts w:asciiTheme="minorBidi" w:eastAsia="Times New Roman" w:hAnsiTheme="minorBidi" w:cstheme="minorBidi"/>
          <w:bCs/>
          <w:sz w:val="24"/>
          <w:szCs w:val="24"/>
          <w:rtl/>
        </w:rPr>
      </w:pPr>
    </w:p>
    <w:p w14:paraId="3095E466" w14:textId="77777777" w:rsidR="00F50562" w:rsidRDefault="00F50562" w:rsidP="00F50562">
      <w:pPr>
        <w:rPr>
          <w:rFonts w:asciiTheme="minorBidi" w:eastAsia="Times New Roman" w:hAnsiTheme="minorBidi" w:cstheme="minorBidi"/>
          <w:bCs/>
          <w:sz w:val="24"/>
          <w:szCs w:val="24"/>
          <w:rtl/>
        </w:rPr>
      </w:pPr>
    </w:p>
    <w:p w14:paraId="0167F6BF" w14:textId="77777777" w:rsidR="00F50562" w:rsidRDefault="00F50562" w:rsidP="00F50562">
      <w:pPr>
        <w:rPr>
          <w:rFonts w:asciiTheme="minorBidi" w:eastAsia="Times New Roman" w:hAnsiTheme="minorBidi" w:cstheme="minorBidi"/>
          <w:bCs/>
          <w:sz w:val="24"/>
          <w:szCs w:val="24"/>
          <w:rtl/>
        </w:rPr>
      </w:pPr>
    </w:p>
    <w:p w14:paraId="0C71C120" w14:textId="77777777" w:rsidR="00F50562" w:rsidRDefault="00F50562" w:rsidP="00F50562">
      <w:pPr>
        <w:rPr>
          <w:rFonts w:asciiTheme="minorBidi" w:eastAsia="Times New Roman" w:hAnsiTheme="minorBidi" w:cstheme="minorBidi"/>
          <w:bCs/>
          <w:sz w:val="24"/>
          <w:szCs w:val="24"/>
          <w:rtl/>
        </w:rPr>
      </w:pPr>
    </w:p>
    <w:p w14:paraId="030AA3E6" w14:textId="77777777" w:rsidR="00F50562" w:rsidRDefault="00F50562" w:rsidP="00F50562">
      <w:pPr>
        <w:rPr>
          <w:rFonts w:asciiTheme="minorBidi" w:eastAsia="Times New Roman" w:hAnsiTheme="minorBidi" w:cstheme="minorBidi"/>
          <w:bCs/>
          <w:sz w:val="24"/>
          <w:szCs w:val="24"/>
          <w:rtl/>
        </w:rPr>
      </w:pPr>
    </w:p>
    <w:p w14:paraId="4A3E612B" w14:textId="77777777" w:rsidR="00F50562" w:rsidRDefault="00F50562" w:rsidP="00F50562">
      <w:pPr>
        <w:rPr>
          <w:rFonts w:asciiTheme="minorBidi" w:eastAsia="Times New Roman" w:hAnsiTheme="minorBidi" w:cstheme="minorBidi"/>
          <w:bCs/>
          <w:sz w:val="24"/>
          <w:szCs w:val="24"/>
          <w:rtl/>
        </w:rPr>
      </w:pPr>
    </w:p>
    <w:p w14:paraId="56229011" w14:textId="77777777" w:rsidR="00F50562" w:rsidRDefault="00F50562" w:rsidP="00F50562">
      <w:pPr>
        <w:rPr>
          <w:rFonts w:asciiTheme="minorBidi" w:eastAsia="Times New Roman" w:hAnsiTheme="minorBidi" w:cstheme="minorBidi"/>
          <w:bCs/>
          <w:sz w:val="24"/>
          <w:szCs w:val="24"/>
          <w:rtl/>
        </w:rPr>
      </w:pPr>
    </w:p>
    <w:p w14:paraId="06FDC262" w14:textId="77777777" w:rsidR="00F50562" w:rsidRDefault="00F50562" w:rsidP="00F50562">
      <w:pPr>
        <w:rPr>
          <w:rFonts w:asciiTheme="minorBidi" w:eastAsia="Times New Roman" w:hAnsiTheme="minorBidi" w:cstheme="minorBidi"/>
          <w:bCs/>
          <w:sz w:val="24"/>
          <w:szCs w:val="24"/>
          <w:rtl/>
        </w:rPr>
      </w:pPr>
    </w:p>
    <w:p w14:paraId="5016D3C9" w14:textId="77777777" w:rsidR="00F50562" w:rsidRPr="00645CE8" w:rsidRDefault="00F50562" w:rsidP="00F50562">
      <w:pPr>
        <w:rPr>
          <w:rFonts w:asciiTheme="minorBidi" w:eastAsia="Times New Roman" w:hAnsiTheme="minorBidi" w:cstheme="minorBidi"/>
          <w:bCs/>
          <w:sz w:val="24"/>
          <w:szCs w:val="24"/>
          <w:rtl/>
        </w:rPr>
      </w:pPr>
    </w:p>
    <w:p w14:paraId="16C7A9FA" w14:textId="77777777" w:rsidR="00F50562" w:rsidRPr="00645CE8" w:rsidRDefault="00F50562" w:rsidP="00F50562">
      <w:pPr>
        <w:pStyle w:val="1"/>
        <w:rPr>
          <w:rFonts w:asciiTheme="minorBidi" w:hAnsiTheme="minorBidi" w:cstheme="minorBidi"/>
          <w:sz w:val="24"/>
          <w:szCs w:val="24"/>
        </w:rPr>
      </w:pPr>
      <w:bookmarkStart w:id="2" w:name="_Toc83818112"/>
      <w:r w:rsidRPr="00645CE8">
        <w:rPr>
          <w:rFonts w:asciiTheme="minorBidi" w:hAnsiTheme="minorBidi" w:cstheme="minorBidi"/>
          <w:sz w:val="24"/>
          <w:szCs w:val="24"/>
          <w:rtl/>
        </w:rPr>
        <w:t>1.   תלמיד באוניברסיטה העברית</w:t>
      </w:r>
      <w:bookmarkEnd w:id="0"/>
      <w:bookmarkEnd w:id="1"/>
      <w:bookmarkEnd w:id="2"/>
    </w:p>
    <w:p w14:paraId="04D09B23" w14:textId="77777777" w:rsidR="00F50562" w:rsidRPr="00645CE8" w:rsidRDefault="00F50562" w:rsidP="00F50562">
      <w:pPr>
        <w:pStyle w:val="2"/>
        <w:rPr>
          <w:rStyle w:val="a3"/>
          <w:rFonts w:asciiTheme="minorBidi" w:hAnsiTheme="minorBidi" w:cstheme="minorBidi"/>
          <w:b w:val="0"/>
          <w:sz w:val="24"/>
          <w:szCs w:val="24"/>
          <w:rtl/>
        </w:rPr>
      </w:pPr>
      <w:bookmarkStart w:id="3" w:name="_Toc409682572"/>
      <w:bookmarkStart w:id="4" w:name="_Toc83818113"/>
      <w:r w:rsidRPr="00645CE8">
        <w:rPr>
          <w:rFonts w:asciiTheme="minorBidi" w:hAnsiTheme="minorBidi" w:cstheme="minorBidi"/>
          <w:sz w:val="24"/>
          <w:szCs w:val="24"/>
          <w:rtl/>
        </w:rPr>
        <w:t>1.1  הגדרה</w:t>
      </w:r>
      <w:bookmarkEnd w:id="3"/>
      <w:bookmarkEnd w:id="4"/>
    </w:p>
    <w:p w14:paraId="51DC53D9"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rtl/>
        </w:rPr>
      </w:pPr>
      <w:bookmarkStart w:id="5" w:name="_Hlk52868989"/>
      <w:r w:rsidRPr="00645CE8">
        <w:rPr>
          <w:rStyle w:val="a3"/>
          <w:rFonts w:asciiTheme="minorBidi" w:hAnsiTheme="minorBidi" w:cstheme="minorBidi"/>
          <w:b w:val="0"/>
          <w:rtl/>
        </w:rPr>
        <w:t>תלמיד באוניברסיטה העברית הוא מי שממלא אחר התנאים הבאים</w:t>
      </w:r>
      <w:r w:rsidRPr="00645CE8">
        <w:rPr>
          <w:rFonts w:asciiTheme="minorBidi" w:hAnsiTheme="minorBidi" w:cstheme="minorBidi"/>
          <w:b/>
          <w:bCs/>
          <w:rtl/>
        </w:rPr>
        <w:t>:</w:t>
      </w:r>
    </w:p>
    <w:p w14:paraId="0C898646"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1.1.1  התקבל לאוניברסיטה בהתאם לכללי הקבלה המפורטים ב"מדריך לנרשם" ושילם מקדמת מימוש.</w:t>
      </w:r>
    </w:p>
    <w:bookmarkEnd w:id="5"/>
    <w:p w14:paraId="12F0E820"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1.1.2   הגיש תכנית לימודים על לפי הכללים הנהוגים בה (ראה פרק “רישום תכנית לימודים").</w:t>
      </w:r>
    </w:p>
    <w:p w14:paraId="3F05CC0C"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5C71B995" w14:textId="77777777" w:rsidR="00F50562" w:rsidRPr="00645CE8" w:rsidRDefault="00F50562" w:rsidP="00F50562">
      <w:pPr>
        <w:pStyle w:val="2"/>
        <w:rPr>
          <w:rFonts w:asciiTheme="minorBidi" w:hAnsiTheme="minorBidi" w:cstheme="minorBidi"/>
          <w:sz w:val="24"/>
          <w:szCs w:val="24"/>
          <w:rtl/>
        </w:rPr>
      </w:pPr>
      <w:bookmarkStart w:id="6" w:name="_Toc409682573"/>
      <w:bookmarkStart w:id="7" w:name="_Toc83818114"/>
      <w:r w:rsidRPr="00645CE8">
        <w:rPr>
          <w:rFonts w:asciiTheme="minorBidi" w:hAnsiTheme="minorBidi" w:cstheme="minorBidi"/>
          <w:sz w:val="24"/>
          <w:szCs w:val="24"/>
          <w:rtl/>
        </w:rPr>
        <w:t xml:space="preserve">1.2  </w:t>
      </w:r>
      <w:r w:rsidRPr="00645CE8">
        <w:rPr>
          <w:rStyle w:val="a3"/>
          <w:rFonts w:asciiTheme="minorBidi" w:hAnsiTheme="minorBidi" w:cstheme="minorBidi"/>
          <w:b w:val="0"/>
          <w:sz w:val="24"/>
          <w:szCs w:val="24"/>
          <w:rtl/>
        </w:rPr>
        <w:t>תחולה</w:t>
      </w:r>
      <w:bookmarkEnd w:id="6"/>
      <w:bookmarkEnd w:id="7"/>
    </w:p>
    <w:p w14:paraId="11E95F13"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מי שהוגדר כתלמיד בשנת לימודים מסוימת ולא ביטל לימודים נשאר במעמד זה עד פתיחת שנת הלימודים שלאחריה.</w:t>
      </w:r>
    </w:p>
    <w:p w14:paraId="40F11C7E"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7CDED746" w14:textId="77777777" w:rsidR="00F50562" w:rsidRPr="00645CE8" w:rsidRDefault="00F50562" w:rsidP="00F50562">
      <w:pPr>
        <w:pStyle w:val="2"/>
        <w:rPr>
          <w:rFonts w:asciiTheme="minorBidi" w:hAnsiTheme="minorBidi" w:cstheme="minorBidi"/>
          <w:sz w:val="24"/>
          <w:szCs w:val="24"/>
          <w:rtl/>
        </w:rPr>
      </w:pPr>
      <w:bookmarkStart w:id="8" w:name="_Toc409682574"/>
      <w:bookmarkStart w:id="9" w:name="_Toc83818115"/>
      <w:r w:rsidRPr="00645CE8">
        <w:rPr>
          <w:rFonts w:asciiTheme="minorBidi" w:hAnsiTheme="minorBidi" w:cstheme="minorBidi"/>
          <w:sz w:val="24"/>
          <w:szCs w:val="24"/>
          <w:rtl/>
        </w:rPr>
        <w:t xml:space="preserve">1.3  </w:t>
      </w:r>
      <w:r w:rsidRPr="00645CE8">
        <w:rPr>
          <w:rStyle w:val="a3"/>
          <w:rFonts w:asciiTheme="minorBidi" w:hAnsiTheme="minorBidi" w:cstheme="minorBidi"/>
          <w:sz w:val="24"/>
          <w:szCs w:val="24"/>
          <w:rtl/>
        </w:rPr>
        <w:t>תעודת סטודנט</w:t>
      </w:r>
      <w:bookmarkEnd w:id="8"/>
      <w:bookmarkEnd w:id="9"/>
    </w:p>
    <w:p w14:paraId="0BF59FE7"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תלמיד שמילא את התנאים בסעיף 1.1, יקבל תעודת סטודנט</w:t>
      </w:r>
      <w:r>
        <w:rPr>
          <w:rFonts w:asciiTheme="minorBidi" w:hAnsiTheme="minorBidi" w:cstheme="minorBidi" w:hint="cs"/>
          <w:rtl/>
        </w:rPr>
        <w:t xml:space="preserve"> דיגיטלית</w:t>
      </w:r>
      <w:r w:rsidRPr="00645CE8">
        <w:rPr>
          <w:rFonts w:asciiTheme="minorBidi" w:hAnsiTheme="minorBidi" w:cstheme="minorBidi"/>
          <w:rtl/>
        </w:rPr>
        <w:t>. התעודה מקנה לתלמיד זכות לשאול ספרים מספריות האוניברסיטה וליהנות משירותים העומדים לרשות התלמידים באוניברסיטה.</w:t>
      </w:r>
    </w:p>
    <w:p w14:paraId="690423FA"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5EE51D76" w14:textId="77777777" w:rsidR="00F50562" w:rsidRPr="00645CE8" w:rsidRDefault="00F50562" w:rsidP="00F50562">
      <w:pPr>
        <w:pStyle w:val="2"/>
        <w:rPr>
          <w:rFonts w:asciiTheme="minorBidi" w:hAnsiTheme="minorBidi" w:cstheme="minorBidi"/>
          <w:sz w:val="24"/>
          <w:szCs w:val="24"/>
          <w:rtl/>
        </w:rPr>
      </w:pPr>
      <w:r w:rsidRPr="00645CE8">
        <w:rPr>
          <w:rFonts w:asciiTheme="minorBidi" w:hAnsiTheme="minorBidi" w:cstheme="minorBidi"/>
          <w:sz w:val="24"/>
          <w:szCs w:val="24"/>
          <w:rtl/>
        </w:rPr>
        <w:t> </w:t>
      </w:r>
      <w:bookmarkStart w:id="10" w:name="_Toc409682575"/>
      <w:bookmarkStart w:id="11" w:name="_Toc83818116"/>
      <w:r w:rsidRPr="00645CE8">
        <w:rPr>
          <w:rFonts w:asciiTheme="minorBidi" w:hAnsiTheme="minorBidi" w:cstheme="minorBidi"/>
          <w:sz w:val="24"/>
          <w:szCs w:val="24"/>
          <w:rtl/>
        </w:rPr>
        <w:t xml:space="preserve">1.4  </w:t>
      </w:r>
      <w:r w:rsidRPr="00645CE8">
        <w:rPr>
          <w:rStyle w:val="a3"/>
          <w:rFonts w:asciiTheme="minorBidi" w:hAnsiTheme="minorBidi" w:cstheme="minorBidi"/>
          <w:sz w:val="24"/>
          <w:szCs w:val="24"/>
          <w:rtl/>
        </w:rPr>
        <w:t>שכר-לימוד</w:t>
      </w:r>
      <w:bookmarkEnd w:id="10"/>
      <w:bookmarkEnd w:id="11"/>
    </w:p>
    <w:p w14:paraId="16A82A6F"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 xml:space="preserve">הכללים לחישוב שכ"ל ותשלומים אחרים, מפורטים באתר האינטרנט של </w:t>
      </w:r>
      <w:hyperlink r:id="rId8" w:history="1">
        <w:r w:rsidRPr="00645CE8">
          <w:rPr>
            <w:rStyle w:val="Hyperlink"/>
            <w:rFonts w:asciiTheme="minorBidi" w:hAnsiTheme="minorBidi" w:cstheme="minorBidi"/>
            <w:color w:val="auto"/>
            <w:rtl/>
          </w:rPr>
          <w:t>אגף מנהל סטודנטים</w:t>
        </w:r>
      </w:hyperlink>
      <w:r w:rsidRPr="00645CE8">
        <w:rPr>
          <w:rFonts w:asciiTheme="minorBidi" w:hAnsiTheme="minorBidi" w:cstheme="minorBidi"/>
          <w:rtl/>
        </w:rPr>
        <w:t xml:space="preserve"> </w:t>
      </w:r>
    </w:p>
    <w:p w14:paraId="4C70B3BF"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1.4.1  חובת התשלום: תלמיד חייב להסדיר את תשלומי שכר הלימוד לאוניברסיטה במלואם ובמועדם.</w:t>
      </w:r>
    </w:p>
    <w:p w14:paraId="1AAC94E9"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 xml:space="preserve">1.4.2  המערכת הממוחשבת תחסום מידע לתלמידים ולא תאפשר קבלת ציונים ו/או הפקת אישורים לתלמידים שלא ישלמו שכר לימוד כנדרש. פרטים נוספים ראה באתר </w:t>
      </w:r>
      <w:hyperlink r:id="rId9" w:history="1">
        <w:r w:rsidRPr="00645CE8">
          <w:rPr>
            <w:rStyle w:val="Hyperlink"/>
            <w:rFonts w:asciiTheme="minorBidi" w:hAnsiTheme="minorBidi" w:cstheme="minorBidi"/>
            <w:color w:val="auto"/>
            <w:rtl/>
          </w:rPr>
          <w:t>אגף מנהל סטודנטים</w:t>
        </w:r>
      </w:hyperlink>
    </w:p>
    <w:p w14:paraId="69D95F0C"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5320363C" w14:textId="77777777" w:rsidR="00F50562" w:rsidRPr="00645CE8" w:rsidRDefault="00F50562" w:rsidP="00F50562">
      <w:pPr>
        <w:pStyle w:val="2"/>
        <w:rPr>
          <w:rFonts w:asciiTheme="minorBidi" w:hAnsiTheme="minorBidi" w:cstheme="minorBidi"/>
          <w:sz w:val="24"/>
          <w:szCs w:val="24"/>
          <w:rtl/>
        </w:rPr>
      </w:pPr>
      <w:bookmarkStart w:id="12" w:name="_Toc409682576"/>
      <w:bookmarkStart w:id="13" w:name="_Toc83818117"/>
      <w:r w:rsidRPr="00645CE8">
        <w:rPr>
          <w:rFonts w:asciiTheme="minorBidi" w:hAnsiTheme="minorBidi" w:cstheme="minorBidi"/>
          <w:sz w:val="24"/>
          <w:szCs w:val="24"/>
          <w:rtl/>
        </w:rPr>
        <w:t xml:space="preserve">1.5  </w:t>
      </w:r>
      <w:r w:rsidRPr="00645CE8">
        <w:rPr>
          <w:rStyle w:val="a3"/>
          <w:rFonts w:asciiTheme="minorBidi" w:hAnsiTheme="minorBidi" w:cstheme="minorBidi"/>
          <w:sz w:val="24"/>
          <w:szCs w:val="24"/>
          <w:rtl/>
        </w:rPr>
        <w:t>תלמיד מן המניין</w:t>
      </w:r>
      <w:bookmarkEnd w:id="12"/>
      <w:bookmarkEnd w:id="13"/>
    </w:p>
    <w:p w14:paraId="15CD84B3"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כל תלמיד העונה על ההגדרה בסעיף 1.1</w:t>
      </w:r>
      <w:r>
        <w:rPr>
          <w:rFonts w:asciiTheme="minorBidi" w:hAnsiTheme="minorBidi" w:cstheme="minorBidi" w:hint="cs"/>
          <w:rtl/>
        </w:rPr>
        <w:t>.2</w:t>
      </w:r>
      <w:r w:rsidRPr="00645CE8">
        <w:rPr>
          <w:rFonts w:asciiTheme="minorBidi" w:hAnsiTheme="minorBidi" w:cstheme="minorBidi"/>
          <w:rtl/>
        </w:rPr>
        <w:t>, הוא תלמיד מן המניין באוניברסיטה העברית. </w:t>
      </w:r>
    </w:p>
    <w:p w14:paraId="086885E5"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2CE564E1" w14:textId="77777777" w:rsidR="00F50562" w:rsidRPr="00645CE8" w:rsidRDefault="00F50562" w:rsidP="00F50562">
      <w:pPr>
        <w:pStyle w:val="2"/>
        <w:rPr>
          <w:rFonts w:asciiTheme="minorBidi" w:hAnsiTheme="minorBidi" w:cstheme="minorBidi"/>
          <w:sz w:val="24"/>
          <w:szCs w:val="24"/>
          <w:rtl/>
        </w:rPr>
      </w:pPr>
      <w:bookmarkStart w:id="14" w:name="_Toc409682577"/>
      <w:bookmarkStart w:id="15" w:name="_Toc83818118"/>
      <w:r w:rsidRPr="00645CE8">
        <w:rPr>
          <w:rFonts w:asciiTheme="minorBidi" w:hAnsiTheme="minorBidi" w:cstheme="minorBidi"/>
          <w:sz w:val="24"/>
          <w:szCs w:val="24"/>
          <w:rtl/>
        </w:rPr>
        <w:t xml:space="preserve">1.6  </w:t>
      </w:r>
      <w:r w:rsidRPr="00645CE8">
        <w:rPr>
          <w:rStyle w:val="a3"/>
          <w:rFonts w:asciiTheme="minorBidi" w:hAnsiTheme="minorBidi" w:cstheme="minorBidi"/>
          <w:b w:val="0"/>
          <w:sz w:val="24"/>
          <w:szCs w:val="24"/>
          <w:rtl/>
        </w:rPr>
        <w:t>משלים למחקר</w:t>
      </w:r>
      <w:bookmarkEnd w:id="14"/>
      <w:bookmarkEnd w:id="15"/>
      <w:r w:rsidRPr="00645CE8">
        <w:rPr>
          <w:rFonts w:asciiTheme="minorBidi" w:hAnsiTheme="minorBidi" w:cstheme="minorBidi"/>
          <w:sz w:val="24"/>
          <w:szCs w:val="24"/>
          <w:rtl/>
        </w:rPr>
        <w:t xml:space="preserve"> </w:t>
      </w:r>
    </w:p>
    <w:p w14:paraId="775BD889"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תלמיד (בדרך כלל בעל תואר מוסמך במסלול עיוני) המבקש להכשיר את עצמו ללימודים לקראת תואר דוקטור, והלומד לצורך זה לפי חובות שהוטלו עליו על ידי הגוף המוסמך לכך בפקולטה.</w:t>
      </w:r>
    </w:p>
    <w:p w14:paraId="198F06F1" w14:textId="77777777" w:rsidR="00F50562"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1.6.1    "משלים למחקר" שעמד בהצלחה בדרישות הפקולטה יוכל להגיש את מועמדותו ללימודים לקראת תואר דוקטור וזאת תישקל על ידי הרשות לתלמידי מחקר כמקובל.</w:t>
      </w:r>
    </w:p>
    <w:p w14:paraId="1F0A191B" w14:textId="77777777" w:rsidR="00F50562" w:rsidRDefault="00F50562" w:rsidP="00F50562">
      <w:pPr>
        <w:pStyle w:val="NormalWeb"/>
        <w:bidi/>
        <w:spacing w:before="0" w:beforeAutospacing="0" w:after="0" w:afterAutospacing="0" w:line="276" w:lineRule="auto"/>
        <w:rPr>
          <w:rFonts w:asciiTheme="minorBidi" w:hAnsiTheme="minorBidi" w:cstheme="minorBidi"/>
          <w:rtl/>
        </w:rPr>
      </w:pPr>
    </w:p>
    <w:p w14:paraId="6171D435"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Pr>
          <w:rFonts w:asciiTheme="minorBidi" w:hAnsiTheme="minorBidi" w:cstheme="minorBidi" w:hint="cs"/>
          <w:rtl/>
        </w:rPr>
        <w:t>1.</w:t>
      </w:r>
      <w:r w:rsidRPr="00E34600">
        <w:rPr>
          <w:rFonts w:asciiTheme="minorBidi" w:hAnsiTheme="minorBidi" w:cstheme="minorBidi" w:hint="cs"/>
          <w:highlight w:val="yellow"/>
          <w:rtl/>
        </w:rPr>
        <w:t>7 מתמחה</w:t>
      </w:r>
    </w:p>
    <w:p w14:paraId="66E6E652"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431EB54D" w14:textId="77777777" w:rsidR="00F50562" w:rsidRPr="00645CE8" w:rsidRDefault="00F50562" w:rsidP="00F50562">
      <w:pPr>
        <w:pStyle w:val="2"/>
        <w:rPr>
          <w:rFonts w:asciiTheme="minorBidi" w:hAnsiTheme="minorBidi" w:cstheme="minorBidi"/>
          <w:sz w:val="24"/>
          <w:szCs w:val="24"/>
          <w:rtl/>
        </w:rPr>
      </w:pPr>
      <w:bookmarkStart w:id="16" w:name="_Toc409682578"/>
      <w:bookmarkStart w:id="17" w:name="_Toc83818119"/>
      <w:r w:rsidRPr="00645CE8">
        <w:rPr>
          <w:rFonts w:asciiTheme="minorBidi" w:hAnsiTheme="minorBidi" w:cstheme="minorBidi"/>
          <w:sz w:val="24"/>
          <w:szCs w:val="24"/>
          <w:rtl/>
        </w:rPr>
        <w:t>1.</w:t>
      </w:r>
      <w:r>
        <w:rPr>
          <w:rFonts w:asciiTheme="minorBidi" w:hAnsiTheme="minorBidi" w:cstheme="minorBidi" w:hint="cs"/>
          <w:sz w:val="24"/>
          <w:szCs w:val="24"/>
          <w:rtl/>
        </w:rPr>
        <w:t>8</w:t>
      </w:r>
      <w:r w:rsidRPr="00645CE8">
        <w:rPr>
          <w:rFonts w:asciiTheme="minorBidi" w:hAnsiTheme="minorBidi" w:cstheme="minorBidi"/>
          <w:sz w:val="24"/>
          <w:szCs w:val="24"/>
          <w:rtl/>
        </w:rPr>
        <w:t xml:space="preserve">  </w:t>
      </w:r>
      <w:r w:rsidRPr="00645CE8">
        <w:rPr>
          <w:rStyle w:val="a3"/>
          <w:rFonts w:asciiTheme="minorBidi" w:hAnsiTheme="minorBidi" w:cstheme="minorBidi"/>
          <w:sz w:val="24"/>
          <w:szCs w:val="24"/>
          <w:rtl/>
        </w:rPr>
        <w:t xml:space="preserve">תלמיד ללימודי </w:t>
      </w:r>
      <w:r>
        <w:rPr>
          <w:rStyle w:val="a3"/>
          <w:rFonts w:asciiTheme="minorBidi" w:hAnsiTheme="minorBidi" w:cstheme="minorBidi" w:hint="cs"/>
          <w:sz w:val="24"/>
          <w:szCs w:val="24"/>
          <w:rtl/>
        </w:rPr>
        <w:t>השלמה</w:t>
      </w:r>
      <w:r w:rsidRPr="00645CE8">
        <w:rPr>
          <w:rStyle w:val="a3"/>
          <w:rFonts w:asciiTheme="minorBidi" w:hAnsiTheme="minorBidi" w:cstheme="minorBidi"/>
          <w:sz w:val="24"/>
          <w:szCs w:val="24"/>
          <w:rtl/>
        </w:rPr>
        <w:t xml:space="preserve"> ל"מוסמך"</w:t>
      </w:r>
      <w:bookmarkEnd w:id="16"/>
      <w:bookmarkEnd w:id="17"/>
    </w:p>
    <w:p w14:paraId="0C1E18D4"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w:t>
      </w:r>
      <w:r>
        <w:rPr>
          <w:rFonts w:asciiTheme="minorBidi" w:hAnsiTheme="minorBidi" w:cstheme="minorBidi" w:hint="cs"/>
          <w:rtl/>
        </w:rPr>
        <w:t>8</w:t>
      </w:r>
      <w:r w:rsidRPr="00645CE8">
        <w:rPr>
          <w:rFonts w:asciiTheme="minorBidi" w:hAnsiTheme="minorBidi" w:cstheme="minorBidi"/>
          <w:rtl/>
        </w:rPr>
        <w:t>.1  תלמיד בעל תואר בוגר שאינו עומד בכל תנאי הקבלה למוסמך עקב ציון גמר לבוגר שאינו מספק, אך הוא בתחום 5 נקודות מתחת לציון הנדרש, רשאי לפנות לפקולטה בבקשה להתקבל ללימודי הכנה למוסמך. אם יתקבל, יידרש ללמוד קורסים מרמת הבוגר בהיקף ובציון שייקבעו בפקולטה.</w:t>
      </w:r>
    </w:p>
    <w:p w14:paraId="79AB25EC"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w:t>
      </w:r>
      <w:r>
        <w:rPr>
          <w:rFonts w:asciiTheme="minorBidi" w:hAnsiTheme="minorBidi" w:cstheme="minorBidi" w:hint="cs"/>
          <w:rtl/>
        </w:rPr>
        <w:t>8</w:t>
      </w:r>
      <w:r w:rsidRPr="00645CE8">
        <w:rPr>
          <w:rFonts w:asciiTheme="minorBidi" w:hAnsiTheme="minorBidi" w:cstheme="minorBidi"/>
          <w:rtl/>
        </w:rPr>
        <w:t>.2   ללימודי הכנה למוסמך יכול להתקבל גם מועמד שלמד לתואר בוגר בתחום שונה והוא נדרש להשלים לימודים בהיקף משתנה לפי דרישות הפקולטה.</w:t>
      </w:r>
    </w:p>
    <w:p w14:paraId="35DAD5AE"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הפקולטה רשאית לאשר לתלמיד במעמד זה ללמוד, בנוסף על לימודי ההכנה, גם קורסים מרמת המוסמך בהיקף מרבי של 12 נ"ז לשנה. אם ישלים התלמיד בהצלחה את לימודי ההכנה למוסמך ויתקבל ללימודי המוסמך, יוכרו קורסים אלה כחלק מלימודי המוסמך.</w:t>
      </w:r>
    </w:p>
    <w:p w14:paraId="2744534C"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033C5159" w14:textId="77777777" w:rsidR="00F50562" w:rsidRPr="00645CE8" w:rsidRDefault="00F50562" w:rsidP="00F50562">
      <w:pPr>
        <w:pStyle w:val="2"/>
        <w:rPr>
          <w:rFonts w:asciiTheme="minorBidi" w:hAnsiTheme="minorBidi" w:cstheme="minorBidi"/>
          <w:sz w:val="24"/>
          <w:szCs w:val="24"/>
          <w:rtl/>
        </w:rPr>
      </w:pPr>
      <w:bookmarkStart w:id="18" w:name="_Toc409682579"/>
      <w:bookmarkStart w:id="19" w:name="_Toc83818120"/>
      <w:r w:rsidRPr="00645CE8">
        <w:rPr>
          <w:rFonts w:asciiTheme="minorBidi" w:hAnsiTheme="minorBidi" w:cstheme="minorBidi"/>
          <w:sz w:val="24"/>
          <w:szCs w:val="24"/>
          <w:rtl/>
        </w:rPr>
        <w:t>1.</w:t>
      </w:r>
      <w:r>
        <w:rPr>
          <w:rFonts w:asciiTheme="minorBidi" w:hAnsiTheme="minorBidi" w:cstheme="minorBidi" w:hint="cs"/>
          <w:sz w:val="24"/>
          <w:szCs w:val="24"/>
          <w:rtl/>
        </w:rPr>
        <w:t>9</w:t>
      </w:r>
      <w:r w:rsidRPr="00645CE8">
        <w:rPr>
          <w:rFonts w:asciiTheme="minorBidi" w:hAnsiTheme="minorBidi" w:cstheme="minorBidi"/>
          <w:sz w:val="24"/>
          <w:szCs w:val="24"/>
          <w:rtl/>
        </w:rPr>
        <w:t xml:space="preserve">  </w:t>
      </w:r>
      <w:r w:rsidRPr="00645CE8">
        <w:rPr>
          <w:rStyle w:val="a3"/>
          <w:rFonts w:asciiTheme="minorBidi" w:hAnsiTheme="minorBidi" w:cstheme="minorBidi"/>
          <w:sz w:val="24"/>
          <w:szCs w:val="24"/>
          <w:rtl/>
        </w:rPr>
        <w:t>תלמיד מיוחד שלא לקראת תואר</w:t>
      </w:r>
      <w:bookmarkEnd w:id="18"/>
      <w:bookmarkEnd w:id="19"/>
      <w:r w:rsidRPr="00645CE8">
        <w:rPr>
          <w:rFonts w:asciiTheme="minorBidi" w:hAnsiTheme="minorBidi" w:cstheme="minorBidi"/>
          <w:sz w:val="24"/>
          <w:szCs w:val="24"/>
          <w:rtl/>
        </w:rPr>
        <w:t xml:space="preserve"> </w:t>
      </w:r>
    </w:p>
    <w:p w14:paraId="3C09626E"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 xml:space="preserve">הוא תלמיד שהתקבל לאוניברסיטה </w:t>
      </w:r>
      <w:proofErr w:type="spellStart"/>
      <w:r w:rsidRPr="00645CE8">
        <w:rPr>
          <w:rFonts w:asciiTheme="minorBidi" w:hAnsiTheme="minorBidi" w:cstheme="minorBidi"/>
          <w:rtl/>
        </w:rPr>
        <w:t>לתכנית</w:t>
      </w:r>
      <w:proofErr w:type="spellEnd"/>
      <w:r w:rsidRPr="00645CE8">
        <w:rPr>
          <w:rFonts w:asciiTheme="minorBidi" w:hAnsiTheme="minorBidi" w:cstheme="minorBidi"/>
          <w:rtl/>
        </w:rPr>
        <w:t xml:space="preserve"> לימודים שלא לקראת תואר. תלמיד מיוחד ילמד בקורסים של </w:t>
      </w:r>
      <w:proofErr w:type="spellStart"/>
      <w:r w:rsidRPr="00645CE8">
        <w:rPr>
          <w:rFonts w:asciiTheme="minorBidi" w:hAnsiTheme="minorBidi" w:cstheme="minorBidi"/>
          <w:rtl/>
        </w:rPr>
        <w:t>תכניות</w:t>
      </w:r>
      <w:proofErr w:type="spellEnd"/>
      <w:r w:rsidRPr="00645CE8">
        <w:rPr>
          <w:rFonts w:asciiTheme="minorBidi" w:hAnsiTheme="minorBidi" w:cstheme="minorBidi"/>
          <w:rtl/>
        </w:rPr>
        <w:t xml:space="preserve"> הלימודים הרגילות. </w:t>
      </w:r>
    </w:p>
    <w:p w14:paraId="4F11D80D"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w:t>
      </w:r>
      <w:r>
        <w:rPr>
          <w:rFonts w:asciiTheme="minorBidi" w:hAnsiTheme="minorBidi" w:cstheme="minorBidi" w:hint="cs"/>
          <w:rtl/>
        </w:rPr>
        <w:t>9</w:t>
      </w:r>
      <w:r w:rsidRPr="00645CE8">
        <w:rPr>
          <w:rFonts w:asciiTheme="minorBidi" w:hAnsiTheme="minorBidi" w:cstheme="minorBidi"/>
          <w:rtl/>
        </w:rPr>
        <w:t>.1  התלמיד יתקבל במעמד מיוחד, רק אם עמד בתנאי הקבלה שנקבעו למעמד זה בפקולטה.</w:t>
      </w:r>
    </w:p>
    <w:p w14:paraId="7A9A3D24"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w:t>
      </w:r>
      <w:r>
        <w:rPr>
          <w:rFonts w:asciiTheme="minorBidi" w:hAnsiTheme="minorBidi" w:cstheme="minorBidi" w:hint="cs"/>
          <w:rtl/>
        </w:rPr>
        <w:t>9</w:t>
      </w:r>
      <w:r w:rsidRPr="00645CE8">
        <w:rPr>
          <w:rFonts w:asciiTheme="minorBidi" w:hAnsiTheme="minorBidi" w:cstheme="minorBidi"/>
          <w:rtl/>
        </w:rPr>
        <w:t>.2 התלמיד יתקבל למעמד זה לשנה אחת.</w:t>
      </w:r>
    </w:p>
    <w:p w14:paraId="0A2886CB"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w:t>
      </w:r>
      <w:r>
        <w:rPr>
          <w:rFonts w:asciiTheme="minorBidi" w:hAnsiTheme="minorBidi" w:cstheme="minorBidi" w:hint="cs"/>
          <w:rtl/>
        </w:rPr>
        <w:t>9</w:t>
      </w:r>
      <w:r w:rsidRPr="00645CE8">
        <w:rPr>
          <w:rFonts w:asciiTheme="minorBidi" w:hAnsiTheme="minorBidi" w:cstheme="minorBidi"/>
          <w:rtl/>
        </w:rPr>
        <w:t>.3  התלמיד רשאי לבקש אישור מוועדת ההוראה של הפקולטה להמשיך את לימודיו מעבר לשנת לימודים אחת.</w:t>
      </w:r>
    </w:p>
    <w:p w14:paraId="4FC7BED6"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w:t>
      </w:r>
      <w:r>
        <w:rPr>
          <w:rFonts w:asciiTheme="minorBidi" w:hAnsiTheme="minorBidi" w:cstheme="minorBidi" w:hint="cs"/>
          <w:rtl/>
        </w:rPr>
        <w:t>9</w:t>
      </w:r>
      <w:r w:rsidRPr="00645CE8">
        <w:rPr>
          <w:rFonts w:asciiTheme="minorBidi" w:hAnsiTheme="minorBidi" w:cstheme="minorBidi"/>
          <w:rtl/>
        </w:rPr>
        <w:t>.4 תלמיד רשאי לבקש מוועדת ההוראה של הפקולטה לעבור ללימודים לקראת תואר. ועדת הוראה תחליט אם ואלה קורסים מלימודיו כתלמיד מיוחד יוכרו כחלק מלימודיו לתואר.</w:t>
      </w:r>
    </w:p>
    <w:p w14:paraId="3CF0EE36"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01EF58A0" w14:textId="77777777" w:rsidR="00F50562" w:rsidRPr="00645CE8" w:rsidRDefault="00F50562" w:rsidP="00F50562">
      <w:pPr>
        <w:pStyle w:val="2"/>
        <w:rPr>
          <w:rFonts w:asciiTheme="minorBidi" w:hAnsiTheme="minorBidi" w:cstheme="minorBidi"/>
          <w:sz w:val="24"/>
          <w:szCs w:val="24"/>
          <w:rtl/>
        </w:rPr>
      </w:pPr>
      <w:bookmarkStart w:id="20" w:name="_Toc83818121"/>
      <w:r w:rsidRPr="00645CE8">
        <w:rPr>
          <w:rFonts w:asciiTheme="minorBidi" w:hAnsiTheme="minorBidi" w:cstheme="minorBidi"/>
          <w:sz w:val="24"/>
          <w:szCs w:val="24"/>
          <w:rtl/>
        </w:rPr>
        <w:t>1.</w:t>
      </w:r>
      <w:r>
        <w:rPr>
          <w:rFonts w:asciiTheme="minorBidi" w:hAnsiTheme="minorBidi" w:cstheme="minorBidi" w:hint="cs"/>
          <w:sz w:val="24"/>
          <w:szCs w:val="24"/>
          <w:rtl/>
        </w:rPr>
        <w:t>10</w:t>
      </w:r>
      <w:r w:rsidRPr="00645CE8">
        <w:rPr>
          <w:rFonts w:asciiTheme="minorBidi" w:hAnsiTheme="minorBidi" w:cstheme="minorBidi"/>
          <w:sz w:val="24"/>
          <w:szCs w:val="24"/>
          <w:rtl/>
        </w:rPr>
        <w:t xml:space="preserve">  </w:t>
      </w:r>
      <w:r w:rsidRPr="00645CE8">
        <w:rPr>
          <w:rStyle w:val="a3"/>
          <w:rFonts w:asciiTheme="minorBidi" w:hAnsiTheme="minorBidi" w:cstheme="minorBidi"/>
          <w:b w:val="0"/>
          <w:sz w:val="24"/>
          <w:szCs w:val="24"/>
          <w:rtl/>
        </w:rPr>
        <w:t>תלמיד על תנאי לתואר "בוגר"</w:t>
      </w:r>
      <w:bookmarkEnd w:id="20"/>
    </w:p>
    <w:p w14:paraId="56279EC8"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w:t>
      </w:r>
      <w:r>
        <w:rPr>
          <w:rFonts w:asciiTheme="minorBidi" w:hAnsiTheme="minorBidi" w:cstheme="minorBidi" w:hint="cs"/>
          <w:rtl/>
        </w:rPr>
        <w:t>10</w:t>
      </w:r>
      <w:r w:rsidRPr="00645CE8">
        <w:rPr>
          <w:rFonts w:asciiTheme="minorBidi" w:hAnsiTheme="minorBidi" w:cstheme="minorBidi"/>
          <w:rtl/>
        </w:rPr>
        <w:t>.1 מועמד שהתקבל כתלמיד על תנאי עד שישלים נתון חסר בלוחות זמנים שנקבעו לכך.</w:t>
      </w:r>
    </w:p>
    <w:p w14:paraId="49034263"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w:t>
      </w:r>
      <w:r>
        <w:rPr>
          <w:rFonts w:asciiTheme="minorBidi" w:hAnsiTheme="minorBidi" w:cstheme="minorBidi" w:hint="cs"/>
          <w:rtl/>
        </w:rPr>
        <w:t>10</w:t>
      </w:r>
      <w:r w:rsidRPr="00645CE8">
        <w:rPr>
          <w:rFonts w:asciiTheme="minorBidi" w:hAnsiTheme="minorBidi" w:cstheme="minorBidi"/>
          <w:rtl/>
        </w:rPr>
        <w:t>.2 חובותיו וזכויותיו של תלמיד על תנאי, זהות לאלו של תלמיד מן המניין .</w:t>
      </w:r>
    </w:p>
    <w:p w14:paraId="1D16B7BE"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0B93BD75" w14:textId="77777777" w:rsidR="00F50562" w:rsidRPr="00645CE8" w:rsidRDefault="00F50562" w:rsidP="00F50562">
      <w:pPr>
        <w:pStyle w:val="2"/>
        <w:rPr>
          <w:rFonts w:asciiTheme="minorBidi" w:hAnsiTheme="minorBidi" w:cstheme="minorBidi"/>
          <w:sz w:val="24"/>
          <w:szCs w:val="24"/>
          <w:rtl/>
        </w:rPr>
      </w:pPr>
      <w:r w:rsidRPr="00645CE8">
        <w:rPr>
          <w:rFonts w:asciiTheme="minorBidi" w:hAnsiTheme="minorBidi" w:cstheme="minorBidi"/>
          <w:sz w:val="24"/>
          <w:szCs w:val="24"/>
          <w:rtl/>
        </w:rPr>
        <w:t> </w:t>
      </w:r>
      <w:bookmarkStart w:id="21" w:name="_Toc83818122"/>
      <w:r w:rsidRPr="00645CE8">
        <w:rPr>
          <w:rFonts w:asciiTheme="minorBidi" w:hAnsiTheme="minorBidi" w:cstheme="minorBidi"/>
          <w:sz w:val="24"/>
          <w:szCs w:val="24"/>
          <w:rtl/>
        </w:rPr>
        <w:t>1.1</w:t>
      </w:r>
      <w:r>
        <w:rPr>
          <w:rFonts w:asciiTheme="minorBidi" w:hAnsiTheme="minorBidi" w:cstheme="minorBidi" w:hint="cs"/>
          <w:sz w:val="24"/>
          <w:szCs w:val="24"/>
          <w:rtl/>
        </w:rPr>
        <w:t>1</w:t>
      </w:r>
      <w:r w:rsidRPr="00645CE8">
        <w:rPr>
          <w:rFonts w:asciiTheme="minorBidi" w:hAnsiTheme="minorBidi" w:cstheme="minorBidi"/>
          <w:sz w:val="24"/>
          <w:szCs w:val="24"/>
          <w:rtl/>
        </w:rPr>
        <w:t xml:space="preserve"> שיוך </w:t>
      </w:r>
      <w:proofErr w:type="spellStart"/>
      <w:r w:rsidRPr="00645CE8">
        <w:rPr>
          <w:rFonts w:asciiTheme="minorBidi" w:hAnsiTheme="minorBidi" w:cstheme="minorBidi"/>
          <w:sz w:val="24"/>
          <w:szCs w:val="24"/>
          <w:rtl/>
        </w:rPr>
        <w:t>פקולטאי</w:t>
      </w:r>
      <w:proofErr w:type="spellEnd"/>
      <w:r w:rsidRPr="00645CE8">
        <w:rPr>
          <w:rFonts w:asciiTheme="minorBidi" w:hAnsiTheme="minorBidi" w:cstheme="minorBidi"/>
          <w:sz w:val="24"/>
          <w:szCs w:val="24"/>
          <w:rtl/>
        </w:rPr>
        <w:t xml:space="preserve"> </w:t>
      </w:r>
      <w:bookmarkEnd w:id="21"/>
    </w:p>
    <w:p w14:paraId="3DD7E548" w14:textId="77777777" w:rsidR="00F50562" w:rsidRPr="00645CE8" w:rsidRDefault="00F50562" w:rsidP="00F50562">
      <w:pPr>
        <w:ind w:left="675"/>
        <w:rPr>
          <w:rFonts w:asciiTheme="minorBidi" w:hAnsiTheme="minorBidi" w:cstheme="minorBidi"/>
          <w:sz w:val="24"/>
          <w:szCs w:val="24"/>
          <w:rtl/>
        </w:rPr>
      </w:pPr>
      <w:r w:rsidRPr="00645CE8">
        <w:rPr>
          <w:rFonts w:asciiTheme="minorBidi" w:hAnsiTheme="minorBidi" w:cstheme="minorBidi"/>
          <w:sz w:val="24"/>
          <w:szCs w:val="24"/>
          <w:rtl/>
        </w:rPr>
        <w:t>1.1</w:t>
      </w:r>
      <w:r>
        <w:rPr>
          <w:rFonts w:asciiTheme="minorBidi" w:hAnsiTheme="minorBidi" w:cstheme="minorBidi" w:hint="cs"/>
          <w:sz w:val="24"/>
          <w:szCs w:val="24"/>
          <w:rtl/>
        </w:rPr>
        <w:t>1</w:t>
      </w:r>
      <w:r w:rsidRPr="00645CE8">
        <w:rPr>
          <w:rFonts w:asciiTheme="minorBidi" w:hAnsiTheme="minorBidi" w:cstheme="minorBidi"/>
          <w:sz w:val="24"/>
          <w:szCs w:val="24"/>
          <w:rtl/>
        </w:rPr>
        <w:t>.1 הפקולטה היא המסגרת הארגונית שבה פועלים חוגים מדיסציפלינות קרובות. הפקולטה אחראית על הנושאים האקדמיים והמנהליים המשותפים לחוגיה. הפקולטה קובעת כללי לימודים, שהם נוספים על הכללים האוניברסיטאיים. הפקולטה מטפלת בעניינים אקדמיים-אדמיניסטרטיביים בנוגע לתלמיד במהלך לימודיו, כגון חריגים במבנה הלימודים, מועדים מיוחדים לבחינות, הצטיינות בלימודים, והיא המעניקה לתלמיד את תעודת התואר עם סיום הלימודים.</w:t>
      </w:r>
    </w:p>
    <w:p w14:paraId="1E83C257" w14:textId="77777777" w:rsidR="00F50562" w:rsidRPr="00645CE8" w:rsidRDefault="00F50562" w:rsidP="00F50562">
      <w:pPr>
        <w:ind w:left="1874" w:hanging="1199"/>
        <w:rPr>
          <w:rFonts w:asciiTheme="minorBidi" w:hAnsiTheme="minorBidi" w:cstheme="minorBidi"/>
          <w:sz w:val="24"/>
          <w:szCs w:val="24"/>
          <w:rtl/>
        </w:rPr>
      </w:pPr>
      <w:r w:rsidRPr="00645CE8">
        <w:rPr>
          <w:rFonts w:asciiTheme="minorBidi" w:hAnsiTheme="minorBidi" w:cstheme="minorBidi"/>
          <w:sz w:val="24"/>
          <w:szCs w:val="24"/>
          <w:rtl/>
        </w:rPr>
        <w:t>1.1</w:t>
      </w:r>
      <w:r>
        <w:rPr>
          <w:rFonts w:asciiTheme="minorBidi" w:hAnsiTheme="minorBidi" w:cstheme="minorBidi" w:hint="cs"/>
          <w:sz w:val="24"/>
          <w:szCs w:val="24"/>
          <w:rtl/>
        </w:rPr>
        <w:t>1</w:t>
      </w:r>
      <w:r w:rsidRPr="00645CE8">
        <w:rPr>
          <w:rFonts w:asciiTheme="minorBidi" w:hAnsiTheme="minorBidi" w:cstheme="minorBidi"/>
          <w:sz w:val="24"/>
          <w:szCs w:val="24"/>
          <w:rtl/>
        </w:rPr>
        <w:t xml:space="preserve">.2 ככלל, תלמיד "שייך" לפקולטה האחראית על חוג לימודיו. </w:t>
      </w:r>
    </w:p>
    <w:p w14:paraId="3FC34C83" w14:textId="0BA1988A" w:rsidR="00F50562" w:rsidRPr="00645CE8" w:rsidRDefault="00F50562" w:rsidP="00F50562">
      <w:pPr>
        <w:ind w:left="675"/>
        <w:rPr>
          <w:rFonts w:asciiTheme="minorBidi" w:hAnsiTheme="minorBidi" w:cstheme="minorBidi"/>
          <w:sz w:val="24"/>
          <w:szCs w:val="24"/>
          <w:rtl/>
        </w:rPr>
      </w:pPr>
      <w:r w:rsidRPr="00645CE8">
        <w:rPr>
          <w:rFonts w:asciiTheme="minorBidi" w:hAnsiTheme="minorBidi" w:cstheme="minorBidi"/>
          <w:sz w:val="24"/>
          <w:szCs w:val="24"/>
          <w:rtl/>
        </w:rPr>
        <w:t>1.1</w:t>
      </w:r>
      <w:r>
        <w:rPr>
          <w:rFonts w:asciiTheme="minorBidi" w:hAnsiTheme="minorBidi" w:cstheme="minorBidi" w:hint="cs"/>
          <w:sz w:val="24"/>
          <w:szCs w:val="24"/>
          <w:rtl/>
        </w:rPr>
        <w:t>1</w:t>
      </w:r>
      <w:r w:rsidRPr="00645CE8">
        <w:rPr>
          <w:rFonts w:asciiTheme="minorBidi" w:hAnsiTheme="minorBidi" w:cstheme="minorBidi"/>
          <w:sz w:val="24"/>
          <w:szCs w:val="24"/>
          <w:rtl/>
        </w:rPr>
        <w:t xml:space="preserve">.3 תלמיד הלומד לקראת תואר אחד בשני חוגים שכל אחד מהם מפקולטה אחרת, </w:t>
      </w:r>
      <w:r>
        <w:rPr>
          <w:rFonts w:asciiTheme="minorBidi" w:hAnsiTheme="minorBidi" w:cstheme="minorBidi" w:hint="cs"/>
          <w:sz w:val="24"/>
          <w:szCs w:val="24"/>
          <w:rtl/>
        </w:rPr>
        <w:t>שיוכו לפקולטה ייב</w:t>
      </w:r>
      <w:r w:rsidRPr="00645CE8">
        <w:rPr>
          <w:rFonts w:asciiTheme="minorBidi" w:hAnsiTheme="minorBidi" w:cstheme="minorBidi"/>
          <w:sz w:val="24"/>
          <w:szCs w:val="24"/>
          <w:rtl/>
        </w:rPr>
        <w:t xml:space="preserve">חר </w:t>
      </w:r>
      <w:r w:rsidRPr="00E34600">
        <w:rPr>
          <w:rFonts w:asciiTheme="minorBidi" w:hAnsiTheme="minorBidi" w:cstheme="minorBidi" w:hint="cs"/>
          <w:sz w:val="24"/>
          <w:szCs w:val="24"/>
          <w:highlight w:val="yellow"/>
          <w:rtl/>
        </w:rPr>
        <w:t xml:space="preserve">באופן אוטומטי לאחת משתי פקולטות על פי שיקולי המערכת. </w:t>
      </w:r>
    </w:p>
    <w:p w14:paraId="425B0D50" w14:textId="38AADB19" w:rsidR="00F50562" w:rsidRPr="00645CE8" w:rsidRDefault="00F50562" w:rsidP="00F50562">
      <w:pPr>
        <w:ind w:left="1132"/>
        <w:rPr>
          <w:rFonts w:asciiTheme="minorBidi" w:hAnsiTheme="minorBidi" w:cstheme="minorBidi"/>
          <w:sz w:val="24"/>
          <w:szCs w:val="24"/>
          <w:rtl/>
        </w:rPr>
      </w:pPr>
    </w:p>
    <w:p w14:paraId="3A1A9A18" w14:textId="77777777" w:rsidR="00F50562" w:rsidRPr="00645CE8" w:rsidRDefault="00F50562" w:rsidP="00F50562">
      <w:pPr>
        <w:ind w:left="720"/>
        <w:rPr>
          <w:rFonts w:asciiTheme="minorBidi" w:hAnsiTheme="minorBidi" w:cstheme="minorBidi"/>
          <w:sz w:val="24"/>
          <w:szCs w:val="24"/>
          <w:rtl/>
        </w:rPr>
      </w:pPr>
    </w:p>
    <w:p w14:paraId="29965101" w14:textId="77777777" w:rsidR="00F50562" w:rsidRPr="00645CE8" w:rsidRDefault="00F50562" w:rsidP="00F50562">
      <w:pPr>
        <w:pStyle w:val="2"/>
        <w:rPr>
          <w:rFonts w:asciiTheme="minorBidi" w:hAnsiTheme="minorBidi" w:cstheme="minorBidi"/>
          <w:sz w:val="24"/>
          <w:szCs w:val="24"/>
          <w:rtl/>
        </w:rPr>
      </w:pPr>
      <w:bookmarkStart w:id="22" w:name="_Toc83818123"/>
      <w:r w:rsidRPr="00645CE8">
        <w:rPr>
          <w:rFonts w:asciiTheme="minorBidi" w:hAnsiTheme="minorBidi" w:cstheme="minorBidi"/>
          <w:sz w:val="24"/>
          <w:szCs w:val="24"/>
          <w:rtl/>
        </w:rPr>
        <w:t>1.1</w:t>
      </w:r>
      <w:r>
        <w:rPr>
          <w:rFonts w:asciiTheme="minorBidi" w:hAnsiTheme="minorBidi" w:cstheme="minorBidi" w:hint="cs"/>
          <w:sz w:val="24"/>
          <w:szCs w:val="24"/>
          <w:rtl/>
        </w:rPr>
        <w:t>2</w:t>
      </w:r>
      <w:r w:rsidRPr="00645CE8">
        <w:rPr>
          <w:rFonts w:asciiTheme="minorBidi" w:hAnsiTheme="minorBidi" w:cstheme="minorBidi"/>
          <w:sz w:val="24"/>
          <w:szCs w:val="24"/>
          <w:rtl/>
        </w:rPr>
        <w:t xml:space="preserve"> תלמיד המשתתף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לחילופי סטודנטים</w:t>
      </w:r>
      <w:bookmarkEnd w:id="22"/>
    </w:p>
    <w:p w14:paraId="06AE5561" w14:textId="77777777" w:rsidR="00F50562" w:rsidRPr="00645CE8" w:rsidRDefault="00F50562" w:rsidP="00F50562">
      <w:pPr>
        <w:spacing w:after="120"/>
        <w:ind w:left="-2"/>
        <w:rPr>
          <w:rFonts w:asciiTheme="minorBidi" w:hAnsiTheme="minorBidi" w:cstheme="minorBidi"/>
          <w:sz w:val="24"/>
          <w:szCs w:val="24"/>
          <w:rtl/>
        </w:rPr>
      </w:pPr>
      <w:r w:rsidRPr="00645CE8">
        <w:rPr>
          <w:rFonts w:asciiTheme="minorBidi" w:hAnsiTheme="minorBidi" w:cstheme="minorBidi"/>
          <w:sz w:val="24"/>
          <w:szCs w:val="24"/>
          <w:rtl/>
        </w:rPr>
        <w:t xml:space="preserve">תלמיד לתואר או תלמיד מיד לאחר השלמת לימודי הבוגר או המוסמך המשתתף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לחילופי סטודנטים. </w:t>
      </w:r>
    </w:p>
    <w:p w14:paraId="690E1EB0" w14:textId="77777777" w:rsidR="00F50562" w:rsidRPr="00645CE8" w:rsidRDefault="00F50562" w:rsidP="00F50562">
      <w:pPr>
        <w:spacing w:after="120"/>
        <w:ind w:left="-2"/>
        <w:rPr>
          <w:rFonts w:asciiTheme="minorBidi" w:hAnsiTheme="minorBidi" w:cstheme="minorBidi"/>
          <w:sz w:val="24"/>
          <w:szCs w:val="24"/>
          <w:rtl/>
        </w:rPr>
      </w:pPr>
      <w:r w:rsidRPr="00645CE8">
        <w:rPr>
          <w:rFonts w:asciiTheme="minorBidi" w:hAnsiTheme="minorBidi" w:cstheme="minorBidi"/>
          <w:sz w:val="24"/>
          <w:szCs w:val="24"/>
          <w:rtl/>
        </w:rPr>
        <w:t xml:space="preserve">ראה נהלי ההשתתפות </w:t>
      </w:r>
      <w:proofErr w:type="spellStart"/>
      <w:r w:rsidRPr="00645CE8">
        <w:rPr>
          <w:rFonts w:asciiTheme="minorBidi" w:hAnsiTheme="minorBidi" w:cstheme="minorBidi"/>
          <w:sz w:val="24"/>
          <w:szCs w:val="24"/>
          <w:rtl/>
        </w:rPr>
        <w:t>בתכניות</w:t>
      </w:r>
      <w:proofErr w:type="spellEnd"/>
      <w:r w:rsidRPr="00645CE8">
        <w:rPr>
          <w:rFonts w:asciiTheme="minorBidi" w:hAnsiTheme="minorBidi" w:cstheme="minorBidi"/>
          <w:sz w:val="24"/>
          <w:szCs w:val="24"/>
          <w:rtl/>
        </w:rPr>
        <w:t xml:space="preserve"> לחילופי סטודנטים המפורטים </w:t>
      </w:r>
      <w:r w:rsidRPr="00645CE8">
        <w:rPr>
          <w:rFonts w:asciiTheme="minorBidi" w:hAnsiTheme="minorBidi" w:cstheme="minorBidi"/>
          <w:b/>
          <w:bCs/>
          <w:sz w:val="24"/>
          <w:szCs w:val="24"/>
          <w:rtl/>
        </w:rPr>
        <w:t>בנספח א'</w:t>
      </w:r>
    </w:p>
    <w:p w14:paraId="5DBC2578" w14:textId="77777777" w:rsidR="00F50562" w:rsidRPr="00645CE8" w:rsidRDefault="00F50562" w:rsidP="00F50562">
      <w:pPr>
        <w:rPr>
          <w:rFonts w:asciiTheme="minorBidi" w:hAnsiTheme="minorBidi" w:cstheme="minorBidi"/>
          <w:sz w:val="24"/>
          <w:szCs w:val="24"/>
        </w:rPr>
      </w:pPr>
    </w:p>
    <w:p w14:paraId="15F65D24" w14:textId="77777777" w:rsidR="00F50562" w:rsidRPr="00645CE8" w:rsidRDefault="00F50562" w:rsidP="00F50562">
      <w:pPr>
        <w:pStyle w:val="2"/>
        <w:rPr>
          <w:rFonts w:asciiTheme="minorBidi" w:hAnsiTheme="minorBidi" w:cstheme="minorBidi"/>
          <w:sz w:val="24"/>
          <w:szCs w:val="24"/>
          <w:rtl/>
        </w:rPr>
      </w:pPr>
      <w:bookmarkStart w:id="23" w:name="_Toc83818124"/>
      <w:r w:rsidRPr="00645CE8">
        <w:rPr>
          <w:rFonts w:asciiTheme="minorBidi" w:hAnsiTheme="minorBidi" w:cstheme="minorBidi"/>
          <w:sz w:val="24"/>
          <w:szCs w:val="24"/>
          <w:rtl/>
        </w:rPr>
        <w:t>1.1</w:t>
      </w:r>
      <w:r>
        <w:rPr>
          <w:rFonts w:asciiTheme="minorBidi" w:hAnsiTheme="minorBidi" w:cstheme="minorBidi" w:hint="cs"/>
          <w:sz w:val="24"/>
          <w:szCs w:val="24"/>
          <w:rtl/>
        </w:rPr>
        <w:t>3</w:t>
      </w:r>
      <w:r w:rsidRPr="00645CE8">
        <w:rPr>
          <w:rFonts w:asciiTheme="minorBidi" w:hAnsiTheme="minorBidi" w:cstheme="minorBidi"/>
          <w:sz w:val="24"/>
          <w:szCs w:val="24"/>
          <w:rtl/>
        </w:rPr>
        <w:t xml:space="preserve"> תלמיד הזכאי להתאמות</w:t>
      </w:r>
      <w:bookmarkEnd w:id="23"/>
      <w:r w:rsidRPr="00645CE8">
        <w:rPr>
          <w:rFonts w:asciiTheme="minorBidi" w:hAnsiTheme="minorBidi" w:cstheme="minorBidi"/>
          <w:sz w:val="24"/>
          <w:szCs w:val="24"/>
          <w:rtl/>
        </w:rPr>
        <w:t xml:space="preserve"> </w:t>
      </w:r>
    </w:p>
    <w:p w14:paraId="275FDAD0"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תלמיד מין המניין עשוי להיות זכאי להתאמות מיוחדות בשל נסיבות אישיות קבועות או חולפות. ההתאמות להן יהיה זכאי תלמיד אינן מצטברות ותלמיד יהיה זכאי להתאמה המעניקה לו את מירב הזכויות בכל נושא.  כך לדוגמא, תוספת הזמן בבחינות תהיה הארוכה מבין ההתאמות שאושרו לתלמיד מהסיבות השונות. </w:t>
      </w:r>
    </w:p>
    <w:p w14:paraId="235A21E6" w14:textId="77777777" w:rsidR="00F50562" w:rsidRPr="00645CE8" w:rsidRDefault="00F50562" w:rsidP="00F50562">
      <w:pPr>
        <w:ind w:left="702" w:firstLine="4"/>
        <w:rPr>
          <w:rFonts w:asciiTheme="minorBidi" w:hAnsiTheme="minorBidi" w:cstheme="minorBidi"/>
          <w:strike/>
          <w:sz w:val="24"/>
          <w:szCs w:val="24"/>
          <w:rtl/>
        </w:rPr>
      </w:pPr>
      <w:r w:rsidRPr="00645CE8">
        <w:rPr>
          <w:rFonts w:asciiTheme="minorBidi" w:hAnsiTheme="minorBidi" w:cstheme="minorBidi"/>
          <w:sz w:val="24"/>
          <w:szCs w:val="24"/>
          <w:rtl/>
        </w:rPr>
        <w:t>1.1</w:t>
      </w:r>
      <w:r>
        <w:rPr>
          <w:rFonts w:asciiTheme="minorBidi" w:hAnsiTheme="minorBidi" w:cstheme="minorBidi" w:hint="cs"/>
          <w:sz w:val="24"/>
          <w:szCs w:val="24"/>
          <w:rtl/>
        </w:rPr>
        <w:t>3</w:t>
      </w:r>
      <w:r w:rsidRPr="00645CE8">
        <w:rPr>
          <w:rFonts w:asciiTheme="minorBidi" w:hAnsiTheme="minorBidi" w:cstheme="minorBidi"/>
          <w:sz w:val="24"/>
          <w:szCs w:val="24"/>
          <w:rtl/>
        </w:rPr>
        <w:t>.1 התאמות בשל קשיים בשפה העברית –</w:t>
      </w:r>
    </w:p>
    <w:p w14:paraId="53D34135" w14:textId="737C8763" w:rsidR="00F50562" w:rsidRPr="00645CE8" w:rsidRDefault="00F50562" w:rsidP="00F50562">
      <w:pPr>
        <w:spacing w:after="120"/>
        <w:ind w:left="706"/>
        <w:rPr>
          <w:rFonts w:asciiTheme="minorBidi" w:hAnsiTheme="minorBidi" w:cstheme="minorBidi"/>
          <w:sz w:val="24"/>
          <w:szCs w:val="24"/>
        </w:rPr>
      </w:pPr>
      <w:r w:rsidRPr="00645CE8">
        <w:rPr>
          <w:rFonts w:asciiTheme="minorBidi" w:hAnsiTheme="minorBidi" w:cstheme="minorBidi"/>
          <w:sz w:val="24"/>
          <w:szCs w:val="24"/>
          <w:rtl/>
        </w:rPr>
        <w:t xml:space="preserve">תלמיד המתקשה בשפה העברית  והמבקש לקבל התאמות על פי הנסיבות המפורטות </w:t>
      </w:r>
      <w:r w:rsidRPr="00E34600">
        <w:rPr>
          <w:rFonts w:asciiTheme="minorBidi" w:hAnsiTheme="minorBidi" w:cstheme="minorBidi"/>
          <w:sz w:val="24"/>
          <w:szCs w:val="24"/>
          <w:highlight w:val="yellow"/>
          <w:rtl/>
        </w:rPr>
        <w:t xml:space="preserve">בנספח ב', </w:t>
      </w:r>
      <w:r w:rsidRPr="00E34600">
        <w:rPr>
          <w:rFonts w:asciiTheme="minorBidi" w:hAnsiTheme="minorBidi" w:cstheme="minorBidi" w:hint="cs"/>
          <w:sz w:val="24"/>
          <w:szCs w:val="24"/>
          <w:highlight w:val="yellow"/>
          <w:rtl/>
        </w:rPr>
        <w:t>יוכל לראות אישור זה דרך מידע האישי</w:t>
      </w:r>
      <w:r w:rsidRPr="00E34600">
        <w:rPr>
          <w:rFonts w:asciiTheme="minorBidi" w:hAnsiTheme="minorBidi" w:cstheme="minorBidi"/>
          <w:sz w:val="24"/>
          <w:szCs w:val="24"/>
          <w:highlight w:val="yellow"/>
          <w:rtl/>
        </w:rPr>
        <w:t xml:space="preserve"> (ההתאמות בבחינות מופיעות בסעיף 7.6.1 </w:t>
      </w:r>
      <w:r w:rsidRPr="00E34600">
        <w:rPr>
          <w:rFonts w:asciiTheme="minorBidi" w:hAnsiTheme="minorBidi" w:cstheme="minorBidi"/>
          <w:b/>
          <w:bCs/>
          <w:sz w:val="24"/>
          <w:szCs w:val="24"/>
          <w:highlight w:val="yellow"/>
          <w:rtl/>
        </w:rPr>
        <w:t>ובנספח ב'</w:t>
      </w:r>
      <w:r w:rsidRPr="00E34600">
        <w:rPr>
          <w:rFonts w:asciiTheme="minorBidi" w:hAnsiTheme="minorBidi" w:cstheme="minorBidi"/>
          <w:sz w:val="24"/>
          <w:szCs w:val="24"/>
          <w:highlight w:val="yellow"/>
          <w:rtl/>
        </w:rPr>
        <w:t>.)</w:t>
      </w:r>
    </w:p>
    <w:p w14:paraId="6A79611F" w14:textId="77777777" w:rsidR="00F50562" w:rsidRPr="00645CE8" w:rsidRDefault="00F50562" w:rsidP="00F50562">
      <w:pPr>
        <w:ind w:left="702" w:firstLine="4"/>
        <w:rPr>
          <w:rFonts w:asciiTheme="minorBidi" w:hAnsiTheme="minorBidi" w:cstheme="minorBidi"/>
          <w:sz w:val="24"/>
          <w:szCs w:val="24"/>
          <w:rtl/>
        </w:rPr>
      </w:pPr>
      <w:r w:rsidRPr="00645CE8">
        <w:rPr>
          <w:rFonts w:asciiTheme="minorBidi" w:hAnsiTheme="minorBidi" w:cstheme="minorBidi"/>
          <w:sz w:val="24"/>
          <w:szCs w:val="24"/>
          <w:rtl/>
        </w:rPr>
        <w:t>1.1</w:t>
      </w:r>
      <w:r>
        <w:rPr>
          <w:rFonts w:asciiTheme="minorBidi" w:hAnsiTheme="minorBidi" w:cstheme="minorBidi" w:hint="cs"/>
          <w:sz w:val="24"/>
          <w:szCs w:val="24"/>
          <w:rtl/>
        </w:rPr>
        <w:t>3</w:t>
      </w:r>
      <w:r w:rsidRPr="00645CE8">
        <w:rPr>
          <w:rFonts w:asciiTheme="minorBidi" w:hAnsiTheme="minorBidi" w:cstheme="minorBidi"/>
          <w:sz w:val="24"/>
          <w:szCs w:val="24"/>
          <w:rtl/>
        </w:rPr>
        <w:t>.2</w:t>
      </w:r>
      <w:r w:rsidRPr="00645CE8">
        <w:rPr>
          <w:rFonts w:asciiTheme="minorBidi" w:hAnsiTheme="minorBidi" w:cstheme="minorBidi"/>
          <w:sz w:val="24"/>
          <w:szCs w:val="24"/>
          <w:rtl/>
        </w:rPr>
        <w:tab/>
        <w:t xml:space="preserve">התאמות בשל לקויות למידה – </w:t>
      </w:r>
    </w:p>
    <w:p w14:paraId="4D8FDE6B" w14:textId="77777777" w:rsidR="00F50562" w:rsidRPr="00645CE8" w:rsidRDefault="00F50562" w:rsidP="00F50562">
      <w:pPr>
        <w:ind w:left="702"/>
        <w:rPr>
          <w:rFonts w:asciiTheme="minorBidi" w:hAnsiTheme="minorBidi" w:cstheme="minorBidi"/>
          <w:sz w:val="24"/>
          <w:szCs w:val="24"/>
          <w:rtl/>
        </w:rPr>
      </w:pPr>
      <w:r w:rsidRPr="00645CE8">
        <w:rPr>
          <w:rFonts w:asciiTheme="minorBidi" w:hAnsiTheme="minorBidi" w:cstheme="minorBidi"/>
          <w:sz w:val="24"/>
          <w:szCs w:val="24"/>
          <w:rtl/>
        </w:rPr>
        <w:t>תלמיד המבקש התאמות בגין לקות למידה, יגיש בקשה ליחידה האוניברסיטאית לאבחון ולתמיכה בתלמידים עם לקויי למידה (להלן: היחידה). התלמיד יגיש את בקשתו במהלך החודש הראשון ללימודיו באוניברסיטה העברית או עד חודש מתאריך האבחון, לפי המאוחר.</w:t>
      </w:r>
    </w:p>
    <w:p w14:paraId="235487E3" w14:textId="77777777" w:rsidR="00F50562" w:rsidRPr="00645CE8" w:rsidRDefault="00F50562" w:rsidP="00F50562">
      <w:pPr>
        <w:spacing w:after="240"/>
        <w:ind w:left="702"/>
        <w:rPr>
          <w:rFonts w:asciiTheme="minorBidi" w:hAnsiTheme="minorBidi" w:cstheme="minorBidi"/>
          <w:sz w:val="24"/>
          <w:szCs w:val="24"/>
          <w:rtl/>
        </w:rPr>
      </w:pPr>
      <w:r w:rsidRPr="00645CE8">
        <w:rPr>
          <w:rFonts w:asciiTheme="minorBidi" w:hAnsiTheme="minorBidi" w:cstheme="minorBidi"/>
          <w:sz w:val="24"/>
          <w:szCs w:val="24"/>
          <w:rtl/>
        </w:rPr>
        <w:t xml:space="preserve">נהלי ההתאמות בשל לקויות למידה מפורטים בסעיף 7.6.2 </w:t>
      </w:r>
      <w:r w:rsidRPr="00645CE8">
        <w:rPr>
          <w:rFonts w:asciiTheme="minorBidi" w:hAnsiTheme="minorBidi" w:cstheme="minorBidi"/>
          <w:b/>
          <w:bCs/>
          <w:sz w:val="24"/>
          <w:szCs w:val="24"/>
          <w:rtl/>
        </w:rPr>
        <w:t>ובנספח ג'</w:t>
      </w:r>
      <w:r w:rsidRPr="00645CE8">
        <w:rPr>
          <w:rFonts w:asciiTheme="minorBidi" w:hAnsiTheme="minorBidi" w:cstheme="minorBidi"/>
          <w:sz w:val="24"/>
          <w:szCs w:val="24"/>
          <w:rtl/>
        </w:rPr>
        <w:t>.</w:t>
      </w:r>
    </w:p>
    <w:p w14:paraId="7CEDE135" w14:textId="77777777" w:rsidR="00F50562" w:rsidRPr="00645CE8" w:rsidRDefault="00F50562" w:rsidP="00F50562">
      <w:pPr>
        <w:ind w:left="702" w:firstLine="4"/>
        <w:rPr>
          <w:rFonts w:asciiTheme="minorBidi" w:hAnsiTheme="minorBidi" w:cstheme="minorBidi"/>
          <w:sz w:val="24"/>
          <w:szCs w:val="24"/>
          <w:rtl/>
        </w:rPr>
      </w:pPr>
      <w:r w:rsidRPr="00645CE8">
        <w:rPr>
          <w:rFonts w:asciiTheme="minorBidi" w:hAnsiTheme="minorBidi" w:cstheme="minorBidi"/>
          <w:sz w:val="24"/>
          <w:szCs w:val="24"/>
          <w:rtl/>
        </w:rPr>
        <w:t>1.1</w:t>
      </w:r>
      <w:r>
        <w:rPr>
          <w:rFonts w:asciiTheme="minorBidi" w:hAnsiTheme="minorBidi" w:cstheme="minorBidi" w:hint="cs"/>
          <w:sz w:val="24"/>
          <w:szCs w:val="24"/>
          <w:rtl/>
        </w:rPr>
        <w:t>3</w:t>
      </w:r>
      <w:r w:rsidRPr="00645CE8">
        <w:rPr>
          <w:rFonts w:asciiTheme="minorBidi" w:hAnsiTheme="minorBidi" w:cstheme="minorBidi"/>
          <w:sz w:val="24"/>
          <w:szCs w:val="24"/>
          <w:rtl/>
        </w:rPr>
        <w:t>.3</w:t>
      </w:r>
    </w:p>
    <w:p w14:paraId="4CE5B4F9" w14:textId="77777777" w:rsidR="00F50562" w:rsidRPr="00645CE8" w:rsidRDefault="00F50562" w:rsidP="00F50562">
      <w:pPr>
        <w:ind w:left="702" w:firstLine="4"/>
        <w:rPr>
          <w:rFonts w:asciiTheme="minorBidi" w:hAnsiTheme="minorBidi" w:cstheme="minorBidi"/>
          <w:sz w:val="24"/>
          <w:szCs w:val="24"/>
          <w:rtl/>
        </w:rPr>
      </w:pPr>
      <w:r w:rsidRPr="00645CE8">
        <w:rPr>
          <w:rFonts w:asciiTheme="minorBidi" w:hAnsiTheme="minorBidi" w:cstheme="minorBidi"/>
          <w:sz w:val="24"/>
          <w:szCs w:val="24"/>
          <w:rtl/>
        </w:rPr>
        <w:tab/>
        <w:t>התאמות בנסיבות הורות –</w:t>
      </w:r>
    </w:p>
    <w:p w14:paraId="235CA514" w14:textId="77777777" w:rsidR="00F50562" w:rsidRPr="00645CE8" w:rsidRDefault="00F50562" w:rsidP="00F50562">
      <w:pPr>
        <w:ind w:left="702"/>
        <w:rPr>
          <w:rFonts w:asciiTheme="minorBidi" w:hAnsiTheme="minorBidi" w:cstheme="minorBidi"/>
          <w:sz w:val="24"/>
          <w:szCs w:val="24"/>
          <w:rtl/>
        </w:rPr>
      </w:pPr>
      <w:r w:rsidRPr="00645CE8">
        <w:rPr>
          <w:rFonts w:asciiTheme="minorBidi" w:hAnsiTheme="minorBidi" w:cstheme="minorBidi"/>
          <w:sz w:val="24"/>
          <w:szCs w:val="24"/>
          <w:rtl/>
        </w:rPr>
        <w:t xml:space="preserve">תלמידות הנמצאות בהריון או להבדיל, לאחר הפלה, ותלמידים ותלמידות לאחר לידה, אימוץ או קבלת ילד למשמורת כהורה מיועד או כהורה במשפחת אומנה או העוברים טיפולי פוריות, והמבקשים לקבל התאמות יגישו בקשה לרכזת מגדר והורות בדיקנט הסטודנטים. ראה נהלי הפנייה ומידע נוסף </w:t>
      </w:r>
      <w:r w:rsidRPr="00645CE8">
        <w:rPr>
          <w:rFonts w:asciiTheme="minorBidi" w:hAnsiTheme="minorBidi" w:cstheme="minorBidi"/>
          <w:b/>
          <w:bCs/>
          <w:sz w:val="24"/>
          <w:szCs w:val="24"/>
          <w:rtl/>
        </w:rPr>
        <w:t>בנספח ד'</w:t>
      </w:r>
      <w:r w:rsidRPr="00645CE8">
        <w:rPr>
          <w:rFonts w:asciiTheme="minorBidi" w:hAnsiTheme="minorBidi" w:cstheme="minorBidi"/>
          <w:sz w:val="24"/>
          <w:szCs w:val="24"/>
          <w:rtl/>
        </w:rPr>
        <w:t xml:space="preserve"> וב- </w:t>
      </w:r>
      <w:r w:rsidRPr="00645CE8">
        <w:rPr>
          <w:rFonts w:asciiTheme="minorBidi" w:hAnsiTheme="minorBidi" w:cstheme="minorBidi"/>
          <w:sz w:val="24"/>
          <w:szCs w:val="24"/>
        </w:rPr>
        <w:t xml:space="preserve"> </w:t>
      </w:r>
      <w:hyperlink r:id="rId10" w:history="1">
        <w:r w:rsidRPr="00645CE8">
          <w:rPr>
            <w:rStyle w:val="Hyperlink"/>
            <w:rFonts w:asciiTheme="minorBidi" w:hAnsiTheme="minorBidi" w:cstheme="minorBidi"/>
            <w:color w:val="auto"/>
            <w:sz w:val="24"/>
            <w:szCs w:val="24"/>
          </w:rPr>
          <w:t>http://studean.huji.ac.il/?cmd=ease.110</w:t>
        </w:r>
      </w:hyperlink>
    </w:p>
    <w:p w14:paraId="3435A3F8" w14:textId="77777777" w:rsidR="00F50562" w:rsidRPr="00645CE8" w:rsidRDefault="00F50562" w:rsidP="00F50562">
      <w:pPr>
        <w:spacing w:before="240"/>
        <w:ind w:left="702" w:firstLine="4"/>
        <w:rPr>
          <w:rFonts w:asciiTheme="minorBidi" w:hAnsiTheme="minorBidi" w:cstheme="minorBidi"/>
          <w:sz w:val="24"/>
          <w:szCs w:val="24"/>
          <w:rtl/>
        </w:rPr>
      </w:pPr>
      <w:r w:rsidRPr="00645CE8">
        <w:rPr>
          <w:rFonts w:asciiTheme="minorBidi" w:hAnsiTheme="minorBidi" w:cstheme="minorBidi"/>
          <w:sz w:val="24"/>
          <w:szCs w:val="24"/>
          <w:rtl/>
        </w:rPr>
        <w:t>1.1</w:t>
      </w:r>
      <w:r>
        <w:rPr>
          <w:rFonts w:asciiTheme="minorBidi" w:hAnsiTheme="minorBidi" w:cstheme="minorBidi" w:hint="cs"/>
          <w:sz w:val="24"/>
          <w:szCs w:val="24"/>
          <w:rtl/>
        </w:rPr>
        <w:t>3</w:t>
      </w:r>
      <w:r w:rsidRPr="00645CE8">
        <w:rPr>
          <w:rFonts w:asciiTheme="minorBidi" w:hAnsiTheme="minorBidi" w:cstheme="minorBidi"/>
          <w:sz w:val="24"/>
          <w:szCs w:val="24"/>
          <w:rtl/>
        </w:rPr>
        <w:t>.4</w:t>
      </w:r>
      <w:r w:rsidRPr="00645CE8">
        <w:rPr>
          <w:rFonts w:asciiTheme="minorBidi" w:hAnsiTheme="minorBidi" w:cstheme="minorBidi"/>
          <w:sz w:val="24"/>
          <w:szCs w:val="24"/>
          <w:rtl/>
        </w:rPr>
        <w:tab/>
        <w:t>התאמות למשרתים במילואים –</w:t>
      </w:r>
    </w:p>
    <w:p w14:paraId="08E02150" w14:textId="77777777" w:rsidR="00F50562" w:rsidRPr="00645CE8" w:rsidRDefault="00F50562" w:rsidP="00F50562">
      <w:pPr>
        <w:ind w:left="702"/>
        <w:rPr>
          <w:rFonts w:asciiTheme="minorBidi" w:hAnsiTheme="minorBidi" w:cstheme="minorBidi"/>
          <w:sz w:val="24"/>
          <w:szCs w:val="24"/>
          <w:rtl/>
        </w:rPr>
      </w:pPr>
      <w:r w:rsidRPr="00645CE8">
        <w:rPr>
          <w:rFonts w:asciiTheme="minorBidi" w:hAnsiTheme="minorBidi" w:cstheme="minorBidi"/>
          <w:sz w:val="24"/>
          <w:szCs w:val="24"/>
          <w:rtl/>
        </w:rPr>
        <w:t xml:space="preserve">תלמיד שנעדר בשל שירות מילואים ומבקש לקבל התאמות, יגיש בקשה לרכז המילואים בדיקנט הסטודנטים. הנחיות לפנייה, זכויות הזכאים ותפקידי רכז ההתאמות מפורטים </w:t>
      </w:r>
      <w:r w:rsidRPr="00645CE8">
        <w:rPr>
          <w:rFonts w:asciiTheme="minorBidi" w:hAnsiTheme="minorBidi" w:cstheme="minorBidi"/>
          <w:b/>
          <w:bCs/>
          <w:sz w:val="24"/>
          <w:szCs w:val="24"/>
          <w:rtl/>
        </w:rPr>
        <w:t>בנספח ה'</w:t>
      </w:r>
      <w:r w:rsidRPr="00645CE8">
        <w:rPr>
          <w:rFonts w:asciiTheme="minorBidi" w:hAnsiTheme="minorBidi" w:cstheme="minorBidi"/>
          <w:sz w:val="24"/>
          <w:szCs w:val="24"/>
          <w:rtl/>
        </w:rPr>
        <w:t xml:space="preserve"> וב- </w:t>
      </w:r>
      <w:hyperlink w:history="1"/>
      <w:hyperlink r:id="rId11" w:history="1">
        <w:r w:rsidRPr="00645CE8">
          <w:rPr>
            <w:rStyle w:val="Hyperlink"/>
            <w:rFonts w:asciiTheme="minorBidi" w:hAnsiTheme="minorBidi" w:cstheme="minorBidi"/>
            <w:color w:val="auto"/>
            <w:sz w:val="24"/>
            <w:szCs w:val="24"/>
          </w:rPr>
          <w:t>http://studean.huji.ac.il/?cmd=miluim.78</w:t>
        </w:r>
      </w:hyperlink>
    </w:p>
    <w:p w14:paraId="196AA0BA" w14:textId="77777777" w:rsidR="00F50562" w:rsidRPr="00645CE8" w:rsidRDefault="00F50562" w:rsidP="00F50562">
      <w:pPr>
        <w:spacing w:before="240"/>
        <w:ind w:left="702" w:firstLine="4"/>
        <w:rPr>
          <w:rFonts w:asciiTheme="minorBidi" w:hAnsiTheme="minorBidi" w:cstheme="minorBidi"/>
          <w:sz w:val="24"/>
          <w:szCs w:val="24"/>
          <w:rtl/>
        </w:rPr>
      </w:pPr>
      <w:r w:rsidRPr="00645CE8">
        <w:rPr>
          <w:rFonts w:asciiTheme="minorBidi" w:hAnsiTheme="minorBidi" w:cstheme="minorBidi"/>
          <w:sz w:val="24"/>
          <w:szCs w:val="24"/>
          <w:rtl/>
        </w:rPr>
        <w:t>1.1</w:t>
      </w:r>
      <w:r>
        <w:rPr>
          <w:rFonts w:asciiTheme="minorBidi" w:hAnsiTheme="minorBidi" w:cstheme="minorBidi" w:hint="cs"/>
          <w:sz w:val="24"/>
          <w:szCs w:val="24"/>
          <w:rtl/>
        </w:rPr>
        <w:t>3</w:t>
      </w:r>
      <w:r w:rsidRPr="00645CE8">
        <w:rPr>
          <w:rFonts w:asciiTheme="minorBidi" w:hAnsiTheme="minorBidi" w:cstheme="minorBidi"/>
          <w:sz w:val="24"/>
          <w:szCs w:val="24"/>
          <w:rtl/>
        </w:rPr>
        <w:t xml:space="preserve">.5 התאמות בשל לקות ראייה/עיוורון – </w:t>
      </w:r>
    </w:p>
    <w:p w14:paraId="2AA4CEEC"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תלמיד המבקש התאמות בשל לקות ראייה/עיוורון, יגיש בקשה לרכזת הרווחה במרכז הלמידה לעיוור של דיקנט הסטודנט. נהלי התאמות בשל לקות ראייה / עיוורון מפורטים בנספח ח'.</w:t>
      </w:r>
    </w:p>
    <w:p w14:paraId="0FA2F4ED" w14:textId="77777777" w:rsidR="00F50562" w:rsidRPr="00645CE8" w:rsidRDefault="00F50562" w:rsidP="00F50562">
      <w:pPr>
        <w:ind w:left="720"/>
        <w:rPr>
          <w:rFonts w:asciiTheme="minorBidi" w:hAnsiTheme="minorBidi" w:cstheme="minorBidi"/>
          <w:sz w:val="24"/>
          <w:szCs w:val="24"/>
          <w:rtl/>
        </w:rPr>
      </w:pPr>
    </w:p>
    <w:p w14:paraId="799ADC9F"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shd w:val="clear" w:color="auto" w:fill="FFFFFF"/>
          <w:rtl/>
        </w:rPr>
        <w:t>1.1</w:t>
      </w:r>
      <w:r>
        <w:rPr>
          <w:rFonts w:asciiTheme="minorBidi" w:hAnsiTheme="minorBidi" w:cstheme="minorBidi" w:hint="cs"/>
          <w:sz w:val="24"/>
          <w:szCs w:val="24"/>
          <w:shd w:val="clear" w:color="auto" w:fill="FFFFFF"/>
          <w:rtl/>
        </w:rPr>
        <w:t>3</w:t>
      </w:r>
      <w:r w:rsidRPr="00645CE8">
        <w:rPr>
          <w:rFonts w:asciiTheme="minorBidi" w:hAnsiTheme="minorBidi" w:cstheme="minorBidi"/>
          <w:sz w:val="24"/>
          <w:szCs w:val="24"/>
          <w:shd w:val="clear" w:color="auto" w:fill="FFFFFF"/>
          <w:rtl/>
        </w:rPr>
        <w:t>.6- התאמות בנסיבות רפואיות ונפשיות</w:t>
      </w:r>
    </w:p>
    <w:p w14:paraId="450EA643"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shd w:val="clear" w:color="auto" w:fill="FFFFFF"/>
          <w:rtl/>
        </w:rPr>
        <w:t>תלמיד המבקש התאמות בשל נסיבות רפואיות או נפשיות יגיש בקשה ליחידת הנגישות בדיקנט הסטודנטים</w:t>
      </w:r>
      <w:r w:rsidRPr="00645CE8">
        <w:rPr>
          <w:rFonts w:asciiTheme="minorBidi" w:hAnsiTheme="minorBidi" w:cstheme="minorBidi"/>
          <w:sz w:val="24"/>
          <w:szCs w:val="24"/>
          <w:shd w:val="clear" w:color="auto" w:fill="FFFFFF"/>
        </w:rPr>
        <w:t>.</w:t>
      </w:r>
    </w:p>
    <w:p w14:paraId="5E0D44C2" w14:textId="77777777" w:rsidR="00F50562" w:rsidRPr="00645CE8" w:rsidRDefault="00F50562" w:rsidP="00F50562">
      <w:pPr>
        <w:ind w:left="720"/>
        <w:rPr>
          <w:rFonts w:asciiTheme="minorBidi" w:hAnsiTheme="minorBidi" w:cstheme="minorBidi"/>
          <w:sz w:val="24"/>
          <w:szCs w:val="24"/>
          <w:rtl/>
        </w:rPr>
      </w:pPr>
    </w:p>
    <w:p w14:paraId="3E13C04F" w14:textId="77777777" w:rsidR="00F50562" w:rsidRPr="00645CE8" w:rsidRDefault="00F50562" w:rsidP="00F50562">
      <w:pPr>
        <w:pStyle w:val="ad"/>
        <w:ind w:left="0"/>
        <w:jc w:val="both"/>
        <w:rPr>
          <w:rFonts w:asciiTheme="minorBidi" w:hAnsiTheme="minorBidi" w:cstheme="minorBidi"/>
          <w:sz w:val="24"/>
          <w:szCs w:val="24"/>
        </w:rPr>
      </w:pPr>
      <w:r w:rsidRPr="009936C6">
        <w:rPr>
          <w:rFonts w:asciiTheme="minorBidi" w:hAnsiTheme="minorBidi" w:cstheme="minorBidi"/>
          <w:b/>
          <w:bCs/>
          <w:sz w:val="24"/>
          <w:szCs w:val="24"/>
          <w:rtl/>
        </w:rPr>
        <w:t>1.1</w:t>
      </w:r>
      <w:r w:rsidRPr="009936C6">
        <w:rPr>
          <w:rFonts w:asciiTheme="minorBidi" w:hAnsiTheme="minorBidi" w:cstheme="minorBidi" w:hint="cs"/>
          <w:b/>
          <w:bCs/>
          <w:sz w:val="24"/>
          <w:szCs w:val="24"/>
          <w:rtl/>
        </w:rPr>
        <w:t>4</w:t>
      </w:r>
      <w:r w:rsidRPr="00645CE8">
        <w:rPr>
          <w:rFonts w:asciiTheme="minorBidi" w:hAnsiTheme="minorBidi" w:cstheme="minorBidi"/>
          <w:sz w:val="24"/>
          <w:szCs w:val="24"/>
          <w:rtl/>
        </w:rPr>
        <w:t xml:space="preserve"> תלמיד במעמד של </w:t>
      </w:r>
      <w:proofErr w:type="spellStart"/>
      <w:r w:rsidRPr="00645CE8">
        <w:rPr>
          <w:rFonts w:asciiTheme="minorBidi" w:hAnsiTheme="minorBidi" w:cstheme="minorBidi"/>
          <w:sz w:val="24"/>
          <w:szCs w:val="24"/>
          <w:rtl/>
        </w:rPr>
        <w:t>סטאז’ר</w:t>
      </w:r>
      <w:proofErr w:type="spellEnd"/>
      <w:r w:rsidRPr="00645CE8">
        <w:rPr>
          <w:rFonts w:asciiTheme="minorBidi" w:hAnsiTheme="minorBidi" w:cstheme="minorBidi"/>
          <w:sz w:val="24"/>
          <w:szCs w:val="24"/>
        </w:rPr>
        <w:t xml:space="preserve"> </w:t>
      </w:r>
      <w:r w:rsidRPr="00645CE8">
        <w:rPr>
          <w:rFonts w:asciiTheme="minorBidi" w:hAnsiTheme="minorBidi" w:cstheme="minorBidi"/>
          <w:sz w:val="24"/>
          <w:szCs w:val="24"/>
          <w:rtl/>
        </w:rPr>
        <w:t>לרפואה זכאי לקבל אישור לימודים.</w:t>
      </w:r>
    </w:p>
    <w:p w14:paraId="16C57DE1" w14:textId="77777777" w:rsidR="00F50562" w:rsidRDefault="00F50562" w:rsidP="00F50562">
      <w:pPr>
        <w:pStyle w:val="1"/>
        <w:rPr>
          <w:rStyle w:val="a3"/>
          <w:rFonts w:asciiTheme="minorBidi" w:hAnsiTheme="minorBidi" w:cstheme="minorBidi"/>
          <w:b w:val="0"/>
          <w:sz w:val="24"/>
          <w:szCs w:val="24"/>
          <w:rtl/>
        </w:rPr>
      </w:pPr>
      <w:bookmarkStart w:id="24" w:name="_Toc83818125"/>
    </w:p>
    <w:p w14:paraId="317AD8C9" w14:textId="77777777" w:rsidR="00F50562" w:rsidRDefault="00F50562" w:rsidP="00F50562">
      <w:pPr>
        <w:rPr>
          <w:rtl/>
          <w:lang w:val="x-none" w:eastAsia="x-none"/>
        </w:rPr>
      </w:pPr>
    </w:p>
    <w:p w14:paraId="50DB6BC3" w14:textId="77777777" w:rsidR="00F50562" w:rsidRDefault="00F50562" w:rsidP="00F50562">
      <w:pPr>
        <w:rPr>
          <w:rtl/>
          <w:lang w:val="x-none" w:eastAsia="x-none"/>
        </w:rPr>
      </w:pPr>
    </w:p>
    <w:p w14:paraId="0CC20264" w14:textId="77777777" w:rsidR="00F50562" w:rsidRDefault="00F50562" w:rsidP="00F50562">
      <w:pPr>
        <w:rPr>
          <w:rtl/>
          <w:lang w:val="x-none" w:eastAsia="x-none"/>
        </w:rPr>
      </w:pPr>
    </w:p>
    <w:p w14:paraId="09E2750C" w14:textId="77777777" w:rsidR="00F50562" w:rsidRDefault="00F50562" w:rsidP="00F50562">
      <w:pPr>
        <w:rPr>
          <w:rtl/>
          <w:lang w:val="x-none" w:eastAsia="x-none"/>
        </w:rPr>
      </w:pPr>
    </w:p>
    <w:p w14:paraId="4FB1021C" w14:textId="77777777" w:rsidR="00F50562" w:rsidRDefault="00F50562" w:rsidP="00F50562">
      <w:pPr>
        <w:rPr>
          <w:rtl/>
          <w:lang w:val="x-none" w:eastAsia="x-none"/>
        </w:rPr>
      </w:pPr>
    </w:p>
    <w:p w14:paraId="54AAC137" w14:textId="77777777" w:rsidR="00F50562" w:rsidRDefault="00F50562" w:rsidP="00F50562">
      <w:pPr>
        <w:rPr>
          <w:rtl/>
          <w:lang w:val="x-none" w:eastAsia="x-none"/>
        </w:rPr>
      </w:pPr>
    </w:p>
    <w:p w14:paraId="35C33B0A" w14:textId="77777777" w:rsidR="00F50562" w:rsidRPr="00645CE8" w:rsidRDefault="00F50562" w:rsidP="00F50562">
      <w:pPr>
        <w:pStyle w:val="1"/>
        <w:rPr>
          <w:rStyle w:val="10"/>
          <w:rFonts w:asciiTheme="minorBidi" w:hAnsiTheme="minorBidi" w:cstheme="minorBidi"/>
          <w:bCs/>
          <w:sz w:val="24"/>
          <w:szCs w:val="24"/>
          <w:rtl/>
        </w:rPr>
      </w:pPr>
      <w:r w:rsidRPr="00645CE8">
        <w:rPr>
          <w:rStyle w:val="a3"/>
          <w:rFonts w:asciiTheme="minorBidi" w:hAnsiTheme="minorBidi" w:cstheme="minorBidi"/>
          <w:b w:val="0"/>
          <w:sz w:val="24"/>
          <w:szCs w:val="24"/>
          <w:rtl/>
        </w:rPr>
        <w:t>2. תארים</w:t>
      </w:r>
      <w:bookmarkEnd w:id="24"/>
    </w:p>
    <w:p w14:paraId="1DBCC33B" w14:textId="77777777" w:rsidR="00F50562" w:rsidRPr="00645CE8" w:rsidRDefault="00F50562" w:rsidP="00F50562">
      <w:pPr>
        <w:pStyle w:val="2"/>
        <w:rPr>
          <w:rFonts w:asciiTheme="minorBidi" w:hAnsiTheme="minorBidi" w:cstheme="minorBidi"/>
          <w:sz w:val="24"/>
          <w:szCs w:val="24"/>
          <w:rtl/>
        </w:rPr>
      </w:pPr>
      <w:bookmarkStart w:id="25" w:name="_Toc83818126"/>
      <w:r w:rsidRPr="00645CE8">
        <w:rPr>
          <w:rStyle w:val="10"/>
          <w:rFonts w:asciiTheme="minorBidi" w:hAnsiTheme="minorBidi" w:cstheme="minorBidi"/>
          <w:bCs/>
          <w:sz w:val="24"/>
          <w:szCs w:val="24"/>
          <w:rtl/>
        </w:rPr>
        <w:t>2.1.  תואר "בוגר אוניברסיטה" (תואר ראשון)</w:t>
      </w:r>
      <w:bookmarkEnd w:id="25"/>
    </w:p>
    <w:p w14:paraId="6D9A64AE" w14:textId="77777777" w:rsidR="00F50562" w:rsidRPr="00645CE8" w:rsidRDefault="00F50562" w:rsidP="00F50562">
      <w:pPr>
        <w:pStyle w:val="21"/>
        <w:bidi/>
        <w:spacing w:before="0" w:beforeAutospacing="0" w:after="0" w:afterAutospacing="0" w:line="276" w:lineRule="auto"/>
        <w:ind w:left="26" w:hanging="26"/>
        <w:rPr>
          <w:rFonts w:asciiTheme="minorBidi" w:hAnsiTheme="minorBidi" w:cstheme="minorBidi"/>
          <w:rtl/>
        </w:rPr>
      </w:pPr>
      <w:r w:rsidRPr="00645CE8">
        <w:rPr>
          <w:rFonts w:asciiTheme="minorBidi" w:hAnsiTheme="minorBidi" w:cstheme="minorBidi"/>
          <w:rtl/>
        </w:rPr>
        <w:t>במדעי הרוח, במדעי החברה או במדעי הרוח והחברה ,במנהל עסקים, קרימינולוגיה (</w:t>
      </w:r>
      <w:r w:rsidRPr="00645CE8">
        <w:rPr>
          <w:rFonts w:asciiTheme="minorBidi" w:hAnsiTheme="minorBidi" w:cstheme="minorBidi"/>
        </w:rPr>
        <w:t>B.A</w:t>
      </w:r>
      <w:r w:rsidRPr="00645CE8">
        <w:rPr>
          <w:rFonts w:asciiTheme="minorBidi" w:hAnsiTheme="minorBidi" w:cstheme="minorBidi"/>
          <w:rtl/>
        </w:rPr>
        <w:t>)</w:t>
      </w:r>
      <w:r>
        <w:rPr>
          <w:rFonts w:asciiTheme="minorBidi" w:hAnsiTheme="minorBidi" w:cstheme="minorBidi" w:hint="cs"/>
          <w:rtl/>
        </w:rPr>
        <w:t xml:space="preserve"> חוג </w:t>
      </w:r>
      <w:r>
        <w:rPr>
          <w:rFonts w:asciiTheme="minorBidi" w:hAnsiTheme="minorBidi" w:cs="Arial" w:hint="cs"/>
          <w:rtl/>
        </w:rPr>
        <w:t>ל</w:t>
      </w:r>
      <w:r w:rsidRPr="00B76659">
        <w:rPr>
          <w:rFonts w:asciiTheme="minorBidi" w:hAnsiTheme="minorBidi" w:cs="Arial"/>
          <w:rtl/>
        </w:rPr>
        <w:t>מדעי הקוגניציה והמוח</w:t>
      </w:r>
      <w:r>
        <w:rPr>
          <w:rFonts w:asciiTheme="minorBidi" w:hAnsiTheme="minorBidi" w:cstheme="minorBidi" w:hint="cs"/>
          <w:rtl/>
        </w:rPr>
        <w:t xml:space="preserve"> וחוג לסטטיסטיקה ומדע הנתונים (</w:t>
      </w:r>
      <w:r w:rsidRPr="00645CE8">
        <w:rPr>
          <w:rFonts w:asciiTheme="minorBidi" w:hAnsiTheme="minorBidi" w:cstheme="minorBidi"/>
          <w:rtl/>
        </w:rPr>
        <w:t>.</w:t>
      </w:r>
      <w:proofErr w:type="spellStart"/>
      <w:r w:rsidRPr="00645CE8">
        <w:rPr>
          <w:rFonts w:asciiTheme="minorBidi" w:hAnsiTheme="minorBidi" w:cstheme="minorBidi"/>
        </w:rPr>
        <w:t>B.Sc</w:t>
      </w:r>
      <w:proofErr w:type="spellEnd"/>
      <w:r>
        <w:rPr>
          <w:rFonts w:asciiTheme="minorBidi" w:hAnsiTheme="minorBidi" w:cstheme="minorBidi" w:hint="cs"/>
          <w:rtl/>
        </w:rPr>
        <w:t>)</w:t>
      </w:r>
      <w:r w:rsidRPr="00645CE8">
        <w:rPr>
          <w:rFonts w:asciiTheme="minorBidi" w:hAnsiTheme="minorBidi" w:cstheme="minorBidi"/>
          <w:rtl/>
        </w:rPr>
        <w:t>; בעבודה סוציאלית (.</w:t>
      </w:r>
      <w:r w:rsidRPr="00645CE8">
        <w:rPr>
          <w:rFonts w:asciiTheme="minorBidi" w:hAnsiTheme="minorBidi" w:cstheme="minorBidi"/>
        </w:rPr>
        <w:t>B.S.W</w:t>
      </w:r>
      <w:r w:rsidRPr="00645CE8">
        <w:rPr>
          <w:rFonts w:asciiTheme="minorBidi" w:hAnsiTheme="minorBidi" w:cstheme="minorBidi"/>
          <w:rtl/>
        </w:rPr>
        <w:t>); במשפטים (</w:t>
      </w:r>
      <w:r w:rsidRPr="00645CE8">
        <w:rPr>
          <w:rFonts w:asciiTheme="minorBidi" w:hAnsiTheme="minorBidi" w:cstheme="minorBidi"/>
        </w:rPr>
        <w:t>LL.B</w:t>
      </w:r>
      <w:r w:rsidRPr="00645CE8">
        <w:rPr>
          <w:rFonts w:asciiTheme="minorBidi" w:hAnsiTheme="minorBidi" w:cstheme="minorBidi"/>
          <w:rtl/>
        </w:rPr>
        <w:t>.); במדעי הטבע, הנדסה ומדעי המחשב (.</w:t>
      </w:r>
      <w:proofErr w:type="spellStart"/>
      <w:r w:rsidRPr="00645CE8">
        <w:rPr>
          <w:rFonts w:asciiTheme="minorBidi" w:hAnsiTheme="minorBidi" w:cstheme="minorBidi"/>
        </w:rPr>
        <w:t>B.Sc</w:t>
      </w:r>
      <w:proofErr w:type="spellEnd"/>
      <w:r w:rsidRPr="00645CE8">
        <w:rPr>
          <w:rFonts w:asciiTheme="minorBidi" w:hAnsiTheme="minorBidi" w:cstheme="minorBidi"/>
          <w:rtl/>
        </w:rPr>
        <w:t xml:space="preserve">); ברוקחות </w:t>
      </w:r>
      <w:proofErr w:type="spellStart"/>
      <w:r w:rsidRPr="00645CE8">
        <w:rPr>
          <w:rFonts w:asciiTheme="minorBidi" w:hAnsiTheme="minorBidi" w:cstheme="minorBidi"/>
        </w:rPr>
        <w:t>B.Sc.Pharm</w:t>
      </w:r>
      <w:proofErr w:type="spellEnd"/>
      <w:r w:rsidRPr="00645CE8">
        <w:rPr>
          <w:rFonts w:asciiTheme="minorBidi" w:hAnsiTheme="minorBidi" w:cstheme="minorBidi"/>
        </w:rPr>
        <w:t>)</w:t>
      </w:r>
      <w:r w:rsidRPr="00645CE8">
        <w:rPr>
          <w:rFonts w:asciiTheme="minorBidi" w:hAnsiTheme="minorBidi" w:cstheme="minorBidi"/>
          <w:rtl/>
        </w:rPr>
        <w:t>.); בסיעוד (</w:t>
      </w:r>
      <w:r w:rsidRPr="00645CE8">
        <w:rPr>
          <w:rFonts w:asciiTheme="minorBidi" w:hAnsiTheme="minorBidi" w:cstheme="minorBidi"/>
        </w:rPr>
        <w:t>B.S.N</w:t>
      </w:r>
      <w:r w:rsidRPr="00645CE8">
        <w:rPr>
          <w:rFonts w:asciiTheme="minorBidi" w:hAnsiTheme="minorBidi" w:cstheme="minorBidi"/>
          <w:rtl/>
        </w:rPr>
        <w:t>.); בריפוי בעיסוק (</w:t>
      </w:r>
      <w:r w:rsidRPr="00645CE8">
        <w:rPr>
          <w:rFonts w:asciiTheme="minorBidi" w:hAnsiTheme="minorBidi" w:cstheme="minorBidi"/>
        </w:rPr>
        <w:t>B.O.T</w:t>
      </w:r>
      <w:r w:rsidRPr="00645CE8">
        <w:rPr>
          <w:rFonts w:asciiTheme="minorBidi" w:hAnsiTheme="minorBidi" w:cstheme="minorBidi"/>
          <w:rtl/>
        </w:rPr>
        <w:t>.); במדעי החקלאות (.</w:t>
      </w:r>
      <w:proofErr w:type="spellStart"/>
      <w:r w:rsidRPr="00645CE8">
        <w:rPr>
          <w:rFonts w:asciiTheme="minorBidi" w:hAnsiTheme="minorBidi" w:cstheme="minorBidi"/>
        </w:rPr>
        <w:t>B.Sc.Agr</w:t>
      </w:r>
      <w:proofErr w:type="spellEnd"/>
      <w:r w:rsidRPr="00645CE8">
        <w:rPr>
          <w:rFonts w:asciiTheme="minorBidi" w:hAnsiTheme="minorBidi" w:cstheme="minorBidi"/>
          <w:rtl/>
        </w:rPr>
        <w:t>); במדעי הרפואה (.</w:t>
      </w:r>
      <w:proofErr w:type="spellStart"/>
      <w:r w:rsidRPr="00645CE8">
        <w:rPr>
          <w:rFonts w:asciiTheme="minorBidi" w:hAnsiTheme="minorBidi" w:cstheme="minorBidi"/>
        </w:rPr>
        <w:t>B.Med.Sc</w:t>
      </w:r>
      <w:proofErr w:type="spellEnd"/>
      <w:r w:rsidRPr="00645CE8">
        <w:rPr>
          <w:rFonts w:asciiTheme="minorBidi" w:hAnsiTheme="minorBidi" w:cstheme="minorBidi"/>
          <w:rtl/>
        </w:rPr>
        <w:t>); במדעי הרפואה הבסיסיים (.</w:t>
      </w:r>
      <w:proofErr w:type="spellStart"/>
      <w:r w:rsidRPr="00645CE8">
        <w:rPr>
          <w:rFonts w:asciiTheme="minorBidi" w:hAnsiTheme="minorBidi" w:cstheme="minorBidi"/>
        </w:rPr>
        <w:t>B.Sc.Med</w:t>
      </w:r>
      <w:proofErr w:type="spellEnd"/>
      <w:r w:rsidRPr="00645CE8">
        <w:rPr>
          <w:rFonts w:asciiTheme="minorBidi" w:hAnsiTheme="minorBidi" w:cstheme="minorBidi"/>
          <w:rtl/>
        </w:rPr>
        <w:t>); במדעי התזונה (.</w:t>
      </w:r>
      <w:proofErr w:type="spellStart"/>
      <w:r w:rsidRPr="00645CE8">
        <w:rPr>
          <w:rFonts w:asciiTheme="minorBidi" w:hAnsiTheme="minorBidi" w:cstheme="minorBidi"/>
        </w:rPr>
        <w:t>B.Sc.Nutr</w:t>
      </w:r>
      <w:proofErr w:type="spellEnd"/>
      <w:r w:rsidRPr="00645CE8">
        <w:rPr>
          <w:rFonts w:asciiTheme="minorBidi" w:hAnsiTheme="minorBidi" w:cstheme="minorBidi"/>
          <w:rtl/>
        </w:rPr>
        <w:t>); במדעי הטבע בשיתוף האקדמיה למוסיקה ולמחול (.</w:t>
      </w:r>
      <w:proofErr w:type="spellStart"/>
      <w:r w:rsidRPr="00645CE8">
        <w:rPr>
          <w:rFonts w:asciiTheme="minorBidi" w:hAnsiTheme="minorBidi" w:cstheme="minorBidi"/>
        </w:rPr>
        <w:t>B.Sc.Mus</w:t>
      </w:r>
      <w:proofErr w:type="spellEnd"/>
      <w:r w:rsidRPr="00645CE8">
        <w:rPr>
          <w:rFonts w:asciiTheme="minorBidi" w:hAnsiTheme="minorBidi" w:cstheme="minorBidi"/>
          <w:rtl/>
        </w:rPr>
        <w:t>)*; במדעי הרוח והחברה בשיתוף האקדמיה למוסיקה ולמחול (מגמת מוסיקה) (.</w:t>
      </w:r>
      <w:proofErr w:type="spellStart"/>
      <w:r w:rsidRPr="00645CE8">
        <w:rPr>
          <w:rFonts w:asciiTheme="minorBidi" w:hAnsiTheme="minorBidi" w:cstheme="minorBidi"/>
        </w:rPr>
        <w:t>B.A.Mus</w:t>
      </w:r>
      <w:proofErr w:type="spellEnd"/>
      <w:r w:rsidRPr="00645CE8">
        <w:rPr>
          <w:rFonts w:asciiTheme="minorBidi" w:hAnsiTheme="minorBidi" w:cstheme="minorBidi"/>
          <w:rtl/>
        </w:rPr>
        <w:t>)*; במדעי הרוח והחברה בשיתוף עם האקדמיה למוסיקה ולמחול (מגמת מחול) (.</w:t>
      </w:r>
      <w:proofErr w:type="spellStart"/>
      <w:r w:rsidRPr="00645CE8">
        <w:rPr>
          <w:rFonts w:asciiTheme="minorBidi" w:hAnsiTheme="minorBidi" w:cstheme="minorBidi"/>
        </w:rPr>
        <w:t>B.A.Dance</w:t>
      </w:r>
      <w:proofErr w:type="spellEnd"/>
      <w:r w:rsidRPr="00645CE8">
        <w:rPr>
          <w:rFonts w:asciiTheme="minorBidi" w:hAnsiTheme="minorBidi" w:cstheme="minorBidi"/>
          <w:rtl/>
        </w:rPr>
        <w:t>).*</w:t>
      </w:r>
      <w:r w:rsidRPr="00645CE8">
        <w:rPr>
          <w:rFonts w:asciiTheme="minorBidi" w:hAnsiTheme="minorBidi" w:cstheme="minorBidi"/>
          <w:rtl/>
        </w:rPr>
        <w:br/>
        <w:t>הלימודים לתואר בוגר נמשכים שלוש שנים, להוציא משפטים, ריפוי בעיסוק ורוקחות , חשבונאות שבהם נמשכים הלימודים שלוש שנים וחצי, הנדסה וסיעוד -  ארבע שנים.</w:t>
      </w:r>
    </w:p>
    <w:p w14:paraId="57155488" w14:textId="77777777" w:rsidR="00F50562" w:rsidRPr="00645CE8" w:rsidRDefault="00F50562" w:rsidP="00F50562">
      <w:pPr>
        <w:pStyle w:val="21"/>
        <w:bidi/>
        <w:spacing w:before="0" w:beforeAutospacing="0" w:after="0" w:afterAutospacing="0" w:line="276" w:lineRule="auto"/>
        <w:ind w:left="26" w:hanging="26"/>
        <w:rPr>
          <w:rFonts w:asciiTheme="minorBidi" w:hAnsiTheme="minorBidi" w:cstheme="minorBidi"/>
          <w:rtl/>
        </w:rPr>
      </w:pPr>
      <w:r w:rsidRPr="00645CE8">
        <w:rPr>
          <w:rFonts w:asciiTheme="minorBidi" w:hAnsiTheme="minorBidi" w:cstheme="minorBidi"/>
          <w:rtl/>
        </w:rPr>
        <w:t xml:space="preserve">*תקף לסטודנטים שהתחילו את לימודיהם עד תשפ"ב. </w:t>
      </w:r>
    </w:p>
    <w:p w14:paraId="6858BFD8" w14:textId="77777777" w:rsidR="00F50562" w:rsidRPr="00645CE8" w:rsidRDefault="00F50562" w:rsidP="00F50562">
      <w:pPr>
        <w:pStyle w:val="21"/>
        <w:bidi/>
        <w:spacing w:before="0" w:beforeAutospacing="0" w:after="0" w:afterAutospacing="0" w:line="276" w:lineRule="auto"/>
        <w:ind w:left="26" w:hanging="26"/>
        <w:rPr>
          <w:rFonts w:asciiTheme="minorBidi" w:hAnsiTheme="minorBidi" w:cstheme="minorBidi"/>
          <w:rtl/>
        </w:rPr>
      </w:pPr>
    </w:p>
    <w:p w14:paraId="2FC4A486" w14:textId="77777777" w:rsidR="00F50562" w:rsidRPr="00645CE8" w:rsidRDefault="00F50562" w:rsidP="00F50562">
      <w:pPr>
        <w:pStyle w:val="2"/>
        <w:rPr>
          <w:rFonts w:asciiTheme="minorBidi" w:hAnsiTheme="minorBidi" w:cstheme="minorBidi"/>
          <w:sz w:val="24"/>
          <w:szCs w:val="24"/>
          <w:rtl/>
        </w:rPr>
      </w:pPr>
      <w:bookmarkStart w:id="26" w:name="_Toc83818127"/>
      <w:r w:rsidRPr="00645CE8">
        <w:rPr>
          <w:rFonts w:asciiTheme="minorBidi" w:hAnsiTheme="minorBidi" w:cstheme="minorBidi"/>
          <w:sz w:val="24"/>
          <w:szCs w:val="24"/>
          <w:rtl/>
        </w:rPr>
        <w:t>2.2.  תואר "מוסמך אוניברסיטה" (תואר שני)</w:t>
      </w:r>
      <w:bookmarkEnd w:id="26"/>
    </w:p>
    <w:p w14:paraId="25E88777" w14:textId="77777777" w:rsidR="00F50562" w:rsidRPr="00645CE8" w:rsidRDefault="00F50562" w:rsidP="00F50562">
      <w:pPr>
        <w:pStyle w:val="21"/>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במדעי הרוח, בקרימינולוגיה,  במדעי החברה (.</w:t>
      </w:r>
      <w:r w:rsidRPr="00645CE8">
        <w:rPr>
          <w:rFonts w:asciiTheme="minorBidi" w:hAnsiTheme="minorBidi" w:cstheme="minorBidi"/>
        </w:rPr>
        <w:t>M.A</w:t>
      </w:r>
      <w:r w:rsidRPr="00645CE8">
        <w:rPr>
          <w:rFonts w:asciiTheme="minorBidi" w:hAnsiTheme="minorBidi" w:cstheme="minorBidi"/>
          <w:rtl/>
        </w:rPr>
        <w:t>); במנהל עסקים (.</w:t>
      </w:r>
      <w:r w:rsidRPr="00645CE8">
        <w:rPr>
          <w:rFonts w:asciiTheme="minorBidi" w:hAnsiTheme="minorBidi" w:cstheme="minorBidi"/>
        </w:rPr>
        <w:t>M.B.A</w:t>
      </w:r>
      <w:r w:rsidRPr="00645CE8">
        <w:rPr>
          <w:rFonts w:asciiTheme="minorBidi" w:hAnsiTheme="minorBidi" w:cstheme="minorBidi"/>
          <w:rtl/>
        </w:rPr>
        <w:t>); בעבודה סוציאלית (.</w:t>
      </w:r>
      <w:r w:rsidRPr="00645CE8">
        <w:rPr>
          <w:rFonts w:asciiTheme="minorBidi" w:hAnsiTheme="minorBidi" w:cstheme="minorBidi"/>
        </w:rPr>
        <w:t>M.S.W</w:t>
      </w:r>
      <w:r w:rsidRPr="00645CE8">
        <w:rPr>
          <w:rFonts w:asciiTheme="minorBidi" w:hAnsiTheme="minorBidi" w:cstheme="minorBidi"/>
          <w:rtl/>
        </w:rPr>
        <w:t>); במדעי הטבע, הנדסה ומדעי המחשב (.</w:t>
      </w:r>
      <w:proofErr w:type="spellStart"/>
      <w:r w:rsidRPr="00645CE8">
        <w:rPr>
          <w:rFonts w:asciiTheme="minorBidi" w:hAnsiTheme="minorBidi" w:cstheme="minorBidi"/>
        </w:rPr>
        <w:t>M.Sc</w:t>
      </w:r>
      <w:proofErr w:type="spellEnd"/>
      <w:r w:rsidRPr="00645CE8">
        <w:rPr>
          <w:rFonts w:asciiTheme="minorBidi" w:hAnsiTheme="minorBidi" w:cstheme="minorBidi"/>
          <w:rtl/>
        </w:rPr>
        <w:t xml:space="preserve">) הניתן גם בפקולטה לרפואה ובביה"ס לרוקחות; </w:t>
      </w:r>
      <w:r w:rsidRPr="00645CE8">
        <w:rPr>
          <w:rFonts w:asciiTheme="minorBidi" w:hAnsiTheme="minorBidi" w:cstheme="minorBidi"/>
          <w:shd w:val="clear" w:color="auto" w:fill="FFFFFF"/>
          <w:rtl/>
        </w:rPr>
        <w:t>בריפוי בעיסוק</w:t>
      </w:r>
      <w:r w:rsidRPr="00645CE8">
        <w:rPr>
          <w:rFonts w:asciiTheme="minorBidi" w:hAnsiTheme="minorBidi" w:cstheme="minorBidi"/>
          <w:shd w:val="clear" w:color="auto" w:fill="FFFFFF"/>
        </w:rPr>
        <w:t xml:space="preserve"> ( </w:t>
      </w:r>
      <w:proofErr w:type="spellStart"/>
      <w:r w:rsidRPr="00645CE8">
        <w:rPr>
          <w:rFonts w:asciiTheme="minorBidi" w:hAnsiTheme="minorBidi" w:cstheme="minorBidi"/>
          <w:shd w:val="clear" w:color="auto" w:fill="FFFFFF"/>
        </w:rPr>
        <w:t>M.Sc.OT</w:t>
      </w:r>
      <w:proofErr w:type="spellEnd"/>
      <w:r w:rsidRPr="00645CE8">
        <w:rPr>
          <w:rFonts w:asciiTheme="minorBidi" w:hAnsiTheme="minorBidi" w:cstheme="minorBidi"/>
          <w:shd w:val="clear" w:color="auto" w:fill="FFFFFF"/>
        </w:rPr>
        <w:t xml:space="preserve">.) </w:t>
      </w:r>
      <w:r w:rsidRPr="00645CE8">
        <w:rPr>
          <w:rFonts w:asciiTheme="minorBidi" w:hAnsiTheme="minorBidi" w:cstheme="minorBidi"/>
          <w:rtl/>
        </w:rPr>
        <w:t>; במשפטים (.</w:t>
      </w:r>
      <w:r w:rsidRPr="00645CE8">
        <w:rPr>
          <w:rFonts w:asciiTheme="minorBidi" w:hAnsiTheme="minorBidi" w:cstheme="minorBidi"/>
        </w:rPr>
        <w:t>LL.M</w:t>
      </w:r>
      <w:r w:rsidRPr="00645CE8">
        <w:rPr>
          <w:rFonts w:asciiTheme="minorBidi" w:hAnsiTheme="minorBidi" w:cstheme="minorBidi"/>
          <w:rtl/>
        </w:rPr>
        <w:t>); במדעי הספרנות (.</w:t>
      </w:r>
      <w:r w:rsidRPr="00645CE8">
        <w:rPr>
          <w:rFonts w:asciiTheme="minorBidi" w:hAnsiTheme="minorBidi" w:cstheme="minorBidi"/>
        </w:rPr>
        <w:t>M.L.S</w:t>
      </w:r>
      <w:r w:rsidRPr="00645CE8">
        <w:rPr>
          <w:rFonts w:asciiTheme="minorBidi" w:hAnsiTheme="minorBidi" w:cstheme="minorBidi"/>
          <w:rtl/>
        </w:rPr>
        <w:t>); בבריאות הציבור (.</w:t>
      </w:r>
      <w:r w:rsidRPr="00645CE8">
        <w:rPr>
          <w:rFonts w:asciiTheme="minorBidi" w:hAnsiTheme="minorBidi" w:cstheme="minorBidi"/>
        </w:rPr>
        <w:t>M.P.H</w:t>
      </w:r>
      <w:r w:rsidRPr="00645CE8">
        <w:rPr>
          <w:rFonts w:asciiTheme="minorBidi" w:hAnsiTheme="minorBidi" w:cstheme="minorBidi"/>
          <w:rtl/>
        </w:rPr>
        <w:t>); במדעי החקלאות (.</w:t>
      </w:r>
      <w:proofErr w:type="spellStart"/>
      <w:r w:rsidRPr="00645CE8">
        <w:rPr>
          <w:rFonts w:asciiTheme="minorBidi" w:hAnsiTheme="minorBidi" w:cstheme="minorBidi"/>
        </w:rPr>
        <w:t>M.Sc.Agr</w:t>
      </w:r>
      <w:proofErr w:type="spellEnd"/>
      <w:r w:rsidRPr="00645CE8">
        <w:rPr>
          <w:rFonts w:asciiTheme="minorBidi" w:hAnsiTheme="minorBidi" w:cstheme="minorBidi"/>
          <w:rtl/>
        </w:rPr>
        <w:t>); במדעי הרוח בשיתוף עם האקדמיה למוסיקה (.</w:t>
      </w:r>
      <w:proofErr w:type="spellStart"/>
      <w:r w:rsidRPr="00645CE8">
        <w:rPr>
          <w:rFonts w:asciiTheme="minorBidi" w:hAnsiTheme="minorBidi" w:cstheme="minorBidi"/>
        </w:rPr>
        <w:t>M.A.Mus</w:t>
      </w:r>
      <w:proofErr w:type="spellEnd"/>
      <w:r w:rsidRPr="00645CE8">
        <w:rPr>
          <w:rFonts w:asciiTheme="minorBidi" w:hAnsiTheme="minorBidi" w:cstheme="minorBidi"/>
          <w:rtl/>
        </w:rPr>
        <w:t>);  במדעי התזונה (.</w:t>
      </w:r>
      <w:proofErr w:type="spellStart"/>
      <w:r w:rsidRPr="00645CE8">
        <w:rPr>
          <w:rFonts w:asciiTheme="minorBidi" w:hAnsiTheme="minorBidi" w:cstheme="minorBidi"/>
        </w:rPr>
        <w:t>M.Sc.Nutr</w:t>
      </w:r>
      <w:proofErr w:type="spellEnd"/>
      <w:r w:rsidRPr="00645CE8">
        <w:rPr>
          <w:rFonts w:asciiTheme="minorBidi" w:hAnsiTheme="minorBidi" w:cstheme="minorBidi"/>
          <w:rtl/>
        </w:rPr>
        <w:t>); במדעי הרוח בשיתוף עם "בצלאל"(.</w:t>
      </w:r>
      <w:r w:rsidRPr="00645CE8">
        <w:rPr>
          <w:rFonts w:asciiTheme="minorBidi" w:hAnsiTheme="minorBidi" w:cstheme="minorBidi"/>
        </w:rPr>
        <w:t>M.F.A</w:t>
      </w:r>
      <w:r w:rsidRPr="00645CE8">
        <w:rPr>
          <w:rFonts w:asciiTheme="minorBidi" w:hAnsiTheme="minorBidi" w:cstheme="minorBidi"/>
          <w:rtl/>
        </w:rPr>
        <w:t>).</w:t>
      </w:r>
      <w:r w:rsidRPr="00645CE8">
        <w:rPr>
          <w:rFonts w:asciiTheme="minorBidi" w:hAnsiTheme="minorBidi" w:cstheme="minorBidi"/>
          <w:rtl/>
        </w:rPr>
        <w:br/>
        <w:t xml:space="preserve">הלימודים לתואר "מוסמך" מיועדים לבעלי תואר "בוגר" שהשיגו ציונים מתאימים והם נמשכים שנתיים. </w:t>
      </w:r>
    </w:p>
    <w:p w14:paraId="64A1B173" w14:textId="77777777" w:rsidR="00F50562" w:rsidRPr="00645CE8" w:rsidRDefault="00F50562" w:rsidP="00F50562">
      <w:pPr>
        <w:pStyle w:val="21"/>
        <w:bidi/>
        <w:spacing w:before="0" w:beforeAutospacing="0" w:after="0" w:afterAutospacing="0" w:line="276" w:lineRule="auto"/>
        <w:rPr>
          <w:rFonts w:asciiTheme="minorBidi" w:hAnsiTheme="minorBidi" w:cstheme="minorBidi"/>
          <w:rtl/>
        </w:rPr>
      </w:pPr>
    </w:p>
    <w:p w14:paraId="2A218516" w14:textId="77777777" w:rsidR="00F50562" w:rsidRPr="00645CE8" w:rsidRDefault="00F50562" w:rsidP="00F50562">
      <w:pPr>
        <w:pStyle w:val="2"/>
        <w:rPr>
          <w:rFonts w:asciiTheme="minorBidi" w:hAnsiTheme="minorBidi" w:cstheme="minorBidi"/>
          <w:sz w:val="24"/>
          <w:szCs w:val="24"/>
          <w:rtl/>
        </w:rPr>
      </w:pPr>
      <w:bookmarkStart w:id="27" w:name="_Toc83818128"/>
      <w:r w:rsidRPr="00645CE8">
        <w:rPr>
          <w:rFonts w:asciiTheme="minorBidi" w:hAnsiTheme="minorBidi" w:cstheme="minorBidi"/>
          <w:sz w:val="24"/>
          <w:szCs w:val="24"/>
          <w:rtl/>
        </w:rPr>
        <w:t>2.3. </w:t>
      </w:r>
      <w:r w:rsidRPr="00645CE8">
        <w:rPr>
          <w:rStyle w:val="a3"/>
          <w:rFonts w:asciiTheme="minorBidi" w:hAnsiTheme="minorBidi" w:cstheme="minorBidi"/>
          <w:b w:val="0"/>
          <w:sz w:val="24"/>
          <w:szCs w:val="24"/>
          <w:rtl/>
        </w:rPr>
        <w:t>תואר "דוקטור לפילוסופיה" (</w:t>
      </w:r>
      <w:r w:rsidRPr="00645CE8">
        <w:rPr>
          <w:rStyle w:val="a3"/>
          <w:rFonts w:asciiTheme="minorBidi" w:hAnsiTheme="minorBidi" w:cstheme="minorBidi"/>
          <w:b w:val="0"/>
          <w:sz w:val="24"/>
          <w:szCs w:val="24"/>
        </w:rPr>
        <w:t>Ph.D</w:t>
      </w:r>
      <w:r w:rsidRPr="00645CE8">
        <w:rPr>
          <w:rStyle w:val="a3"/>
          <w:rFonts w:asciiTheme="minorBidi" w:hAnsiTheme="minorBidi" w:cstheme="minorBidi"/>
          <w:b w:val="0"/>
          <w:sz w:val="24"/>
          <w:szCs w:val="24"/>
          <w:rtl/>
        </w:rPr>
        <w:t>.) ו"דוקטור למשפטים" (</w:t>
      </w:r>
      <w:r w:rsidRPr="00645CE8">
        <w:rPr>
          <w:rStyle w:val="a3"/>
          <w:rFonts w:asciiTheme="minorBidi" w:hAnsiTheme="minorBidi" w:cstheme="minorBidi"/>
          <w:b w:val="0"/>
          <w:sz w:val="24"/>
          <w:szCs w:val="24"/>
        </w:rPr>
        <w:t>LL.D</w:t>
      </w:r>
      <w:r w:rsidRPr="00645CE8">
        <w:rPr>
          <w:rStyle w:val="a3"/>
          <w:rFonts w:asciiTheme="minorBidi" w:hAnsiTheme="minorBidi" w:cstheme="minorBidi"/>
          <w:b w:val="0"/>
          <w:sz w:val="24"/>
          <w:szCs w:val="24"/>
          <w:rtl/>
        </w:rPr>
        <w:t>.)</w:t>
      </w:r>
      <w:bookmarkEnd w:id="27"/>
      <w:r w:rsidRPr="00645CE8">
        <w:rPr>
          <w:rFonts w:asciiTheme="minorBidi" w:hAnsiTheme="minorBidi" w:cstheme="minorBidi"/>
          <w:sz w:val="24"/>
          <w:szCs w:val="24"/>
          <w:rtl/>
        </w:rPr>
        <w:t xml:space="preserve"> </w:t>
      </w:r>
    </w:p>
    <w:p w14:paraId="62FB5D94" w14:textId="77777777" w:rsidR="00F50562" w:rsidRPr="00645CE8" w:rsidRDefault="00F50562" w:rsidP="00F50562">
      <w:pPr>
        <w:pStyle w:val="21"/>
        <w:bidi/>
        <w:spacing w:before="0" w:beforeAutospacing="0" w:after="0" w:afterAutospacing="0" w:line="276" w:lineRule="auto"/>
        <w:ind w:left="26" w:hanging="26"/>
        <w:rPr>
          <w:rFonts w:asciiTheme="minorBidi" w:hAnsiTheme="minorBidi" w:cstheme="minorBidi"/>
          <w:rtl/>
        </w:rPr>
      </w:pPr>
      <w:r w:rsidRPr="00645CE8">
        <w:rPr>
          <w:rFonts w:asciiTheme="minorBidi" w:hAnsiTheme="minorBidi" w:cstheme="minorBidi"/>
          <w:rtl/>
        </w:rPr>
        <w:t>הלימודים לתואר דוקטור מיועדים לבעלי תואר מוסמך שסיימו את לימודי המוסמך בהישגים טובים מאוד. הלימודים נמשכים תקופה מינימאלית של שנתיים רצופות. עיקרם ביצוע מחקר מקורי במסגרת האוניברסיטה העברית וסיכומו כחיבור שיוגש לשיפוט ברשות לתלמידי מחקר.</w:t>
      </w:r>
    </w:p>
    <w:p w14:paraId="6041E6A2" w14:textId="77777777" w:rsidR="00F50562" w:rsidRPr="00645CE8" w:rsidRDefault="00F50562" w:rsidP="00F50562">
      <w:pPr>
        <w:pStyle w:val="21"/>
        <w:bidi/>
        <w:spacing w:before="0" w:beforeAutospacing="0" w:after="0" w:afterAutospacing="0" w:line="276" w:lineRule="auto"/>
        <w:ind w:left="26" w:hanging="26"/>
        <w:rPr>
          <w:rFonts w:asciiTheme="minorBidi" w:hAnsiTheme="minorBidi" w:cstheme="minorBidi"/>
          <w:rtl/>
        </w:rPr>
      </w:pPr>
    </w:p>
    <w:p w14:paraId="5B39B5F5" w14:textId="77777777" w:rsidR="00F50562" w:rsidRPr="00645CE8" w:rsidRDefault="00F50562" w:rsidP="00F50562">
      <w:pPr>
        <w:pStyle w:val="2"/>
        <w:rPr>
          <w:rFonts w:asciiTheme="minorBidi" w:hAnsiTheme="minorBidi" w:cstheme="minorBidi"/>
          <w:sz w:val="24"/>
          <w:szCs w:val="24"/>
          <w:rtl/>
        </w:rPr>
      </w:pPr>
      <w:bookmarkStart w:id="28" w:name="_Toc83818129"/>
      <w:r w:rsidRPr="00645CE8">
        <w:rPr>
          <w:rFonts w:asciiTheme="minorBidi" w:hAnsiTheme="minorBidi" w:cstheme="minorBidi"/>
          <w:sz w:val="24"/>
          <w:szCs w:val="24"/>
          <w:rtl/>
        </w:rPr>
        <w:t xml:space="preserve">2.4. </w:t>
      </w:r>
      <w:r w:rsidRPr="00645CE8">
        <w:rPr>
          <w:rStyle w:val="a3"/>
          <w:rFonts w:asciiTheme="minorBidi" w:hAnsiTheme="minorBidi" w:cstheme="minorBidi"/>
          <w:b w:val="0"/>
          <w:sz w:val="24"/>
          <w:szCs w:val="24"/>
          <w:rtl/>
        </w:rPr>
        <w:t>"דוקטור לרפואה" (</w:t>
      </w:r>
      <w:r w:rsidRPr="00645CE8">
        <w:rPr>
          <w:rStyle w:val="a3"/>
          <w:rFonts w:asciiTheme="minorBidi" w:hAnsiTheme="minorBidi" w:cstheme="minorBidi"/>
          <w:b w:val="0"/>
          <w:sz w:val="24"/>
          <w:szCs w:val="24"/>
        </w:rPr>
        <w:t>M.D</w:t>
      </w:r>
      <w:r w:rsidRPr="00645CE8">
        <w:rPr>
          <w:rStyle w:val="a3"/>
          <w:rFonts w:asciiTheme="minorBidi" w:hAnsiTheme="minorBidi" w:cstheme="minorBidi"/>
          <w:b w:val="0"/>
          <w:sz w:val="24"/>
          <w:szCs w:val="24"/>
          <w:rtl/>
        </w:rPr>
        <w:t>.) ו"דוקטור לרפואת שיניים" (</w:t>
      </w:r>
      <w:r w:rsidRPr="00645CE8">
        <w:rPr>
          <w:rStyle w:val="a3"/>
          <w:rFonts w:asciiTheme="minorBidi" w:hAnsiTheme="minorBidi" w:cstheme="minorBidi"/>
          <w:b w:val="0"/>
          <w:sz w:val="24"/>
          <w:szCs w:val="24"/>
        </w:rPr>
        <w:t>D.M.D</w:t>
      </w:r>
      <w:r w:rsidRPr="00645CE8">
        <w:rPr>
          <w:rStyle w:val="a3"/>
          <w:rFonts w:asciiTheme="minorBidi" w:hAnsiTheme="minorBidi" w:cstheme="minorBidi"/>
          <w:b w:val="0"/>
          <w:sz w:val="24"/>
          <w:szCs w:val="24"/>
          <w:rtl/>
        </w:rPr>
        <w:t>)</w:t>
      </w:r>
      <w:bookmarkEnd w:id="28"/>
      <w:r w:rsidRPr="00645CE8">
        <w:rPr>
          <w:rFonts w:asciiTheme="minorBidi" w:hAnsiTheme="minorBidi" w:cstheme="minorBidi"/>
          <w:sz w:val="24"/>
          <w:szCs w:val="24"/>
          <w:rtl/>
        </w:rPr>
        <w:t xml:space="preserve"> </w:t>
      </w:r>
    </w:p>
    <w:p w14:paraId="5006616D" w14:textId="77777777" w:rsidR="00F50562" w:rsidRPr="00645CE8" w:rsidRDefault="00F50562" w:rsidP="00F50562">
      <w:pPr>
        <w:pStyle w:val="a4"/>
        <w:bidi/>
        <w:spacing w:before="0" w:beforeAutospacing="0" w:after="0" w:afterAutospacing="0" w:line="276" w:lineRule="auto"/>
        <w:ind w:left="26" w:hanging="26"/>
        <w:rPr>
          <w:rFonts w:asciiTheme="minorBidi" w:hAnsiTheme="minorBidi" w:cstheme="minorBidi"/>
          <w:rtl/>
        </w:rPr>
      </w:pPr>
      <w:r w:rsidRPr="00645CE8">
        <w:rPr>
          <w:rFonts w:asciiTheme="minorBidi" w:hAnsiTheme="minorBidi" w:cstheme="minorBidi"/>
          <w:rtl/>
        </w:rPr>
        <w:t>לימודי רפואה ורפואת שיניים נמשכים שש שנים. בביה"ס לרפואה חייב סטודנט להשלים גם שנת עבודה מעשית (סטאז') לאחר תום 6 שנות הלימוד. </w:t>
      </w:r>
    </w:p>
    <w:p w14:paraId="1FD4823E" w14:textId="77777777" w:rsidR="00F50562" w:rsidRPr="00645CE8" w:rsidRDefault="00F50562" w:rsidP="00F50562">
      <w:pPr>
        <w:pStyle w:val="a4"/>
        <w:bidi/>
        <w:spacing w:before="0" w:beforeAutospacing="0" w:after="0" w:afterAutospacing="0" w:line="276" w:lineRule="auto"/>
        <w:ind w:left="26" w:hanging="26"/>
        <w:rPr>
          <w:rFonts w:asciiTheme="minorBidi" w:hAnsiTheme="minorBidi" w:cstheme="minorBidi"/>
          <w:rtl/>
        </w:rPr>
      </w:pPr>
    </w:p>
    <w:p w14:paraId="369550BA" w14:textId="77777777" w:rsidR="00F50562" w:rsidRPr="00645CE8" w:rsidRDefault="00F50562" w:rsidP="00F50562">
      <w:pPr>
        <w:pStyle w:val="2"/>
        <w:rPr>
          <w:rFonts w:asciiTheme="minorBidi" w:hAnsiTheme="minorBidi" w:cstheme="minorBidi"/>
          <w:sz w:val="24"/>
          <w:szCs w:val="24"/>
          <w:rtl/>
        </w:rPr>
      </w:pPr>
      <w:bookmarkStart w:id="29" w:name="_Toc83818130"/>
      <w:r w:rsidRPr="00645CE8">
        <w:rPr>
          <w:rFonts w:asciiTheme="minorBidi" w:hAnsiTheme="minorBidi" w:cstheme="minorBidi"/>
          <w:sz w:val="24"/>
          <w:szCs w:val="24"/>
          <w:rtl/>
        </w:rPr>
        <w:t xml:space="preserve">2.5.  </w:t>
      </w:r>
      <w:r w:rsidRPr="00645CE8">
        <w:rPr>
          <w:rStyle w:val="a3"/>
          <w:rFonts w:asciiTheme="minorBidi" w:hAnsiTheme="minorBidi" w:cstheme="minorBidi"/>
          <w:b w:val="0"/>
          <w:sz w:val="24"/>
          <w:szCs w:val="24"/>
          <w:rtl/>
        </w:rPr>
        <w:t>"דוקטור לרפואה וטרינרית" (</w:t>
      </w:r>
      <w:r w:rsidRPr="00645CE8">
        <w:rPr>
          <w:rStyle w:val="a3"/>
          <w:rFonts w:asciiTheme="minorBidi" w:hAnsiTheme="minorBidi" w:cstheme="minorBidi"/>
          <w:b w:val="0"/>
          <w:sz w:val="24"/>
          <w:szCs w:val="24"/>
        </w:rPr>
        <w:t>D.V.M</w:t>
      </w:r>
      <w:r w:rsidRPr="00645CE8">
        <w:rPr>
          <w:rStyle w:val="a3"/>
          <w:rFonts w:asciiTheme="minorBidi" w:hAnsiTheme="minorBidi" w:cstheme="minorBidi"/>
          <w:b w:val="0"/>
          <w:sz w:val="24"/>
          <w:szCs w:val="24"/>
          <w:rtl/>
        </w:rPr>
        <w:t>.)</w:t>
      </w:r>
      <w:bookmarkEnd w:id="29"/>
      <w:r w:rsidRPr="00645CE8">
        <w:rPr>
          <w:rFonts w:asciiTheme="minorBidi" w:hAnsiTheme="minorBidi" w:cstheme="minorBidi"/>
          <w:sz w:val="24"/>
          <w:szCs w:val="24"/>
          <w:rtl/>
        </w:rPr>
        <w:t xml:space="preserve"> </w:t>
      </w:r>
    </w:p>
    <w:p w14:paraId="1946BEFF" w14:textId="77777777" w:rsidR="00F50562" w:rsidRPr="00645CE8" w:rsidRDefault="00F50562" w:rsidP="00F50562">
      <w:pPr>
        <w:pStyle w:val="21"/>
        <w:tabs>
          <w:tab w:val="left" w:pos="26"/>
        </w:tabs>
        <w:bidi/>
        <w:spacing w:before="0" w:beforeAutospacing="0" w:after="0" w:afterAutospacing="0" w:line="276" w:lineRule="auto"/>
        <w:ind w:left="26" w:hanging="26"/>
        <w:rPr>
          <w:rFonts w:asciiTheme="minorBidi" w:hAnsiTheme="minorBidi" w:cstheme="minorBidi"/>
          <w:rtl/>
        </w:rPr>
      </w:pPr>
      <w:r w:rsidRPr="00645CE8">
        <w:rPr>
          <w:rFonts w:asciiTheme="minorBidi" w:hAnsiTheme="minorBidi" w:cstheme="minorBidi"/>
          <w:rtl/>
        </w:rPr>
        <w:t>הלימודים מיועדים למועמדים בעלי תואר בוגר בתחום מדעי החיים (פירוט נוסף ראה ב"מדריך לנרשם").  לימודי רפואה וטרינרית במסגרת בי"ס לרפואה וטרינרית בפקולטה למדעי החקלאות, מזון ואיכות הסביבה נמשכים 4 שנים.</w:t>
      </w:r>
    </w:p>
    <w:p w14:paraId="4A1A04CB" w14:textId="77777777" w:rsidR="00F50562" w:rsidRPr="00645CE8" w:rsidRDefault="00F50562" w:rsidP="00F50562">
      <w:pPr>
        <w:pStyle w:val="21"/>
        <w:tabs>
          <w:tab w:val="left" w:pos="26"/>
        </w:tabs>
        <w:bidi/>
        <w:spacing w:before="0" w:beforeAutospacing="0" w:after="0" w:afterAutospacing="0" w:line="276" w:lineRule="auto"/>
        <w:ind w:left="26" w:hanging="26"/>
        <w:rPr>
          <w:rFonts w:asciiTheme="minorBidi" w:hAnsiTheme="minorBidi" w:cstheme="minorBidi"/>
          <w:rtl/>
        </w:rPr>
      </w:pPr>
    </w:p>
    <w:p w14:paraId="6336B683" w14:textId="77777777" w:rsidR="00F50562" w:rsidRPr="00645CE8" w:rsidRDefault="00F50562" w:rsidP="00F50562">
      <w:pPr>
        <w:pStyle w:val="2"/>
        <w:rPr>
          <w:rFonts w:asciiTheme="minorBidi" w:hAnsiTheme="minorBidi" w:cstheme="minorBidi"/>
          <w:sz w:val="24"/>
          <w:szCs w:val="24"/>
          <w:rtl/>
        </w:rPr>
      </w:pPr>
      <w:bookmarkStart w:id="30" w:name="_Toc83818131"/>
      <w:r w:rsidRPr="00645CE8">
        <w:rPr>
          <w:rFonts w:asciiTheme="minorBidi" w:hAnsiTheme="minorBidi" w:cstheme="minorBidi"/>
          <w:sz w:val="24"/>
          <w:szCs w:val="24"/>
          <w:rtl/>
        </w:rPr>
        <w:t>2.6  "דוקטור לרוקחות קלינית" (</w:t>
      </w:r>
      <w:r w:rsidRPr="00645CE8">
        <w:rPr>
          <w:rFonts w:asciiTheme="minorBidi" w:hAnsiTheme="minorBidi" w:cstheme="minorBidi"/>
          <w:sz w:val="24"/>
          <w:szCs w:val="24"/>
        </w:rPr>
        <w:t>Pharm.D.</w:t>
      </w:r>
      <w:r w:rsidRPr="00645CE8">
        <w:rPr>
          <w:rFonts w:asciiTheme="minorBidi" w:hAnsiTheme="minorBidi" w:cstheme="minorBidi"/>
          <w:sz w:val="24"/>
          <w:szCs w:val="24"/>
          <w:rtl/>
        </w:rPr>
        <w:t>)</w:t>
      </w:r>
      <w:bookmarkEnd w:id="30"/>
      <w:r w:rsidRPr="00645CE8">
        <w:rPr>
          <w:rFonts w:asciiTheme="minorBidi" w:hAnsiTheme="minorBidi" w:cstheme="minorBidi"/>
          <w:sz w:val="24"/>
          <w:szCs w:val="24"/>
          <w:rtl/>
        </w:rPr>
        <w:t xml:space="preserve">  </w:t>
      </w:r>
    </w:p>
    <w:p w14:paraId="4504A677" w14:textId="77777777" w:rsidR="00F50562" w:rsidRPr="00645CE8" w:rsidRDefault="00F50562" w:rsidP="00F50562">
      <w:pPr>
        <w:pStyle w:val="21"/>
        <w:bidi/>
        <w:spacing w:before="0" w:beforeAutospacing="0" w:after="0" w:afterAutospacing="0" w:line="276" w:lineRule="auto"/>
        <w:ind w:left="84" w:hanging="84"/>
        <w:rPr>
          <w:rFonts w:asciiTheme="minorBidi" w:hAnsiTheme="minorBidi" w:cstheme="minorBidi"/>
          <w:rtl/>
        </w:rPr>
      </w:pPr>
      <w:r w:rsidRPr="00645CE8">
        <w:rPr>
          <w:rFonts w:asciiTheme="minorBidi" w:hAnsiTheme="minorBidi" w:cstheme="minorBidi"/>
          <w:rtl/>
        </w:rPr>
        <w:t>הלימודים מיועדים למועמדים בעלי תואר בוגר ברוקחות או בכימיה או בתחומים קרובים (פירוט נוסף ראה ב"מדריך לנרשם"). לימודים לתואר דוקטור לרוקחות קלינית מתקיימים במסגרת בית הספר לרוקחות בפקולטה לרפואה ונמשכים 3 שנים.</w:t>
      </w:r>
    </w:p>
    <w:p w14:paraId="5E730C21" w14:textId="77777777" w:rsidR="00F50562" w:rsidRPr="00645CE8" w:rsidRDefault="00F50562" w:rsidP="00F50562">
      <w:pPr>
        <w:pStyle w:val="21"/>
        <w:bidi/>
        <w:spacing w:before="0" w:beforeAutospacing="0" w:after="0" w:afterAutospacing="0" w:line="276" w:lineRule="auto"/>
        <w:ind w:left="441" w:hanging="441"/>
        <w:rPr>
          <w:rFonts w:asciiTheme="minorBidi" w:hAnsiTheme="minorBidi" w:cstheme="minorBidi"/>
          <w:rtl/>
        </w:rPr>
      </w:pPr>
    </w:p>
    <w:p w14:paraId="7EA53337" w14:textId="77777777" w:rsidR="00F50562" w:rsidRPr="00645CE8" w:rsidRDefault="00F50562" w:rsidP="00F50562">
      <w:pPr>
        <w:pStyle w:val="2"/>
        <w:rPr>
          <w:rFonts w:asciiTheme="minorBidi" w:hAnsiTheme="minorBidi" w:cstheme="minorBidi"/>
          <w:sz w:val="24"/>
          <w:szCs w:val="24"/>
          <w:rtl/>
        </w:rPr>
      </w:pPr>
      <w:bookmarkStart w:id="31" w:name="_Toc83818132"/>
      <w:r w:rsidRPr="00645CE8">
        <w:rPr>
          <w:rStyle w:val="a3"/>
          <w:rFonts w:asciiTheme="minorBidi" w:hAnsiTheme="minorBidi" w:cstheme="minorBidi"/>
          <w:b w:val="0"/>
          <w:sz w:val="24"/>
          <w:szCs w:val="24"/>
          <w:rtl/>
        </w:rPr>
        <w:t>2.7  לימודי "תעודה" (</w:t>
      </w:r>
      <w:r w:rsidRPr="00645CE8">
        <w:rPr>
          <w:rStyle w:val="a3"/>
          <w:rFonts w:asciiTheme="minorBidi" w:hAnsiTheme="minorBidi" w:cstheme="minorBidi"/>
          <w:b w:val="0"/>
          <w:sz w:val="24"/>
          <w:szCs w:val="24"/>
        </w:rPr>
        <w:t>Diploma</w:t>
      </w:r>
      <w:r w:rsidRPr="00645CE8">
        <w:rPr>
          <w:rStyle w:val="a3"/>
          <w:rFonts w:asciiTheme="minorBidi" w:hAnsiTheme="minorBidi" w:cstheme="minorBidi"/>
          <w:b w:val="0"/>
          <w:sz w:val="24"/>
          <w:szCs w:val="24"/>
          <w:rtl/>
        </w:rPr>
        <w:t>)</w:t>
      </w:r>
      <w:bookmarkEnd w:id="31"/>
    </w:p>
    <w:p w14:paraId="22AAAE08" w14:textId="77777777" w:rsidR="00F50562" w:rsidRDefault="00F50562" w:rsidP="00F50562">
      <w:pPr>
        <w:pStyle w:val="21"/>
        <w:tabs>
          <w:tab w:val="left" w:pos="26"/>
        </w:tabs>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לימודי תעודה מיועדים לבעלי תואר ראשון. יוצאים מכלל זה לימודי תעודת ההוראה, לימודי התעודה בסטטיסטיקה ולימודי תעודה בעריכת לשון, שניתן להתחיל אותם במהלך לימודי התואר הראשון. הלימודים נמשכים שנה או שנתיים, לפי סוג התעודה (פירוט בשנתונים).</w:t>
      </w:r>
    </w:p>
    <w:p w14:paraId="08E335DC" w14:textId="77777777" w:rsidR="00F50562" w:rsidRPr="00645CE8" w:rsidRDefault="00F50562" w:rsidP="00F50562">
      <w:pPr>
        <w:pStyle w:val="21"/>
        <w:tabs>
          <w:tab w:val="left" w:pos="26"/>
        </w:tabs>
        <w:bidi/>
        <w:spacing w:before="0" w:beforeAutospacing="0" w:after="0" w:afterAutospacing="0" w:line="276" w:lineRule="auto"/>
        <w:rPr>
          <w:rFonts w:asciiTheme="minorBidi" w:hAnsiTheme="minorBidi" w:cstheme="minorBidi"/>
        </w:rPr>
      </w:pPr>
    </w:p>
    <w:p w14:paraId="0F96014E" w14:textId="77777777" w:rsidR="00F50562" w:rsidRPr="00645CE8" w:rsidRDefault="00F50562" w:rsidP="00F50562">
      <w:pPr>
        <w:pStyle w:val="1"/>
        <w:rPr>
          <w:rFonts w:asciiTheme="minorBidi" w:hAnsiTheme="minorBidi" w:cstheme="minorBidi"/>
          <w:sz w:val="24"/>
          <w:szCs w:val="24"/>
        </w:rPr>
      </w:pPr>
      <w:bookmarkStart w:id="32" w:name="_Toc83818133"/>
      <w:r w:rsidRPr="00645CE8">
        <w:rPr>
          <w:rFonts w:asciiTheme="minorBidi" w:hAnsiTheme="minorBidi" w:cstheme="minorBidi"/>
          <w:sz w:val="24"/>
          <w:szCs w:val="24"/>
          <w:rtl/>
        </w:rPr>
        <w:t xml:space="preserve">3. </w:t>
      </w:r>
      <w:r w:rsidRPr="00645CE8">
        <w:rPr>
          <w:rStyle w:val="a3"/>
          <w:rFonts w:asciiTheme="minorBidi" w:hAnsiTheme="minorBidi" w:cstheme="minorBidi"/>
          <w:b w:val="0"/>
          <w:sz w:val="24"/>
          <w:szCs w:val="24"/>
          <w:rtl/>
        </w:rPr>
        <w:t>מסלול הלימודים</w:t>
      </w:r>
      <w:bookmarkEnd w:id="32"/>
    </w:p>
    <w:p w14:paraId="08BCD2A6" w14:textId="77777777" w:rsidR="00F50562" w:rsidRPr="00645CE8" w:rsidRDefault="00F50562" w:rsidP="00F50562">
      <w:pPr>
        <w:pStyle w:val="2"/>
        <w:rPr>
          <w:rFonts w:asciiTheme="minorBidi" w:hAnsiTheme="minorBidi" w:cstheme="minorBidi"/>
          <w:sz w:val="24"/>
          <w:szCs w:val="24"/>
          <w:rtl/>
        </w:rPr>
      </w:pPr>
      <w:bookmarkStart w:id="33" w:name="_Toc83818134"/>
      <w:r w:rsidRPr="00645CE8">
        <w:rPr>
          <w:rFonts w:asciiTheme="minorBidi" w:hAnsiTheme="minorBidi" w:cstheme="minorBidi"/>
          <w:sz w:val="24"/>
          <w:szCs w:val="24"/>
          <w:rtl/>
        </w:rPr>
        <w:t xml:space="preserve">3.1  </w:t>
      </w:r>
      <w:r w:rsidRPr="00645CE8">
        <w:rPr>
          <w:rStyle w:val="a3"/>
          <w:rFonts w:asciiTheme="minorBidi" w:hAnsiTheme="minorBidi" w:cstheme="minorBidi"/>
          <w:b w:val="0"/>
          <w:sz w:val="24"/>
          <w:szCs w:val="24"/>
          <w:rtl/>
        </w:rPr>
        <w:t>מסלול הלימודים לתואר "בוגר" (תואר ראשון)</w:t>
      </w:r>
      <w:bookmarkEnd w:id="33"/>
    </w:p>
    <w:p w14:paraId="4EE9DE74"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מסלול הלימודים לתואר בוגר מתקיים בפקולטות השונות ביחידות אקדמיות המרכזות תחומי ידע ייחודיים.  בהתאם לפקולטת האם, ניתן לבחור באחד השילובים הבאים:</w:t>
      </w:r>
    </w:p>
    <w:p w14:paraId="7D07F229"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תכנית לימודים במתכונת חד-חוגית </w:t>
      </w:r>
    </w:p>
    <w:p w14:paraId="34E20FEC"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תכנית לימודים במתכונת דו-חוגית </w:t>
      </w:r>
    </w:p>
    <w:p w14:paraId="5F89A27B"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תכנית לימודים לשני תארים במתכונת חד חוגית כל אחד (תואר כפול) </w:t>
      </w:r>
    </w:p>
    <w:p w14:paraId="3E2B290B"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תכנית לימודים במתכונת לימודים חד חוגית בשילוב עם חוג נוסף (החוג הנוסף במתכונת דו-חוגית)</w:t>
      </w:r>
    </w:p>
    <w:p w14:paraId="18D2551A"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ייתכנו שילובים נוספים, פירוט באתר האוניברסיטה במרשתת- </w:t>
      </w:r>
    </w:p>
    <w:p w14:paraId="58179292" w14:textId="77777777" w:rsidR="00F50562" w:rsidRPr="00645CE8" w:rsidRDefault="004C7ECE" w:rsidP="00F50562">
      <w:pPr>
        <w:rPr>
          <w:rFonts w:asciiTheme="minorBidi" w:hAnsiTheme="minorBidi" w:cstheme="minorBidi"/>
          <w:sz w:val="24"/>
          <w:szCs w:val="24"/>
        </w:rPr>
      </w:pPr>
      <w:hyperlink r:id="rId12" w:history="1">
        <w:r w:rsidR="00F50562" w:rsidRPr="00645CE8">
          <w:rPr>
            <w:rFonts w:asciiTheme="minorBidi" w:hAnsiTheme="minorBidi" w:cstheme="minorBidi"/>
            <w:sz w:val="24"/>
            <w:szCs w:val="24"/>
          </w:rPr>
          <w:t>http://info.huji.ac.il/general-information?cat=870&amp;in=0</w:t>
        </w:r>
      </w:hyperlink>
      <w:r w:rsidR="00F50562" w:rsidRPr="00645CE8">
        <w:rPr>
          <w:rFonts w:asciiTheme="minorBidi" w:hAnsiTheme="minorBidi" w:cstheme="minorBidi"/>
          <w:sz w:val="24"/>
          <w:szCs w:val="24"/>
          <w:rtl/>
        </w:rPr>
        <w:t xml:space="preserve">  </w:t>
      </w:r>
    </w:p>
    <w:p w14:paraId="1B5ED9DC"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20D89933"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307A0FEC" w14:textId="77777777" w:rsidR="00F50562" w:rsidRPr="00645CE8" w:rsidRDefault="00F50562" w:rsidP="00F50562">
      <w:pPr>
        <w:pStyle w:val="2"/>
        <w:rPr>
          <w:rFonts w:asciiTheme="minorBidi" w:hAnsiTheme="minorBidi" w:cstheme="minorBidi"/>
          <w:sz w:val="24"/>
          <w:szCs w:val="24"/>
          <w:rtl/>
        </w:rPr>
      </w:pPr>
      <w:bookmarkStart w:id="34" w:name="_Toc83818135"/>
      <w:r w:rsidRPr="00645CE8">
        <w:rPr>
          <w:rFonts w:asciiTheme="minorBidi" w:hAnsiTheme="minorBidi" w:cstheme="minorBidi"/>
          <w:sz w:val="24"/>
          <w:szCs w:val="24"/>
          <w:rtl/>
        </w:rPr>
        <w:t xml:space="preserve">3.2  </w:t>
      </w:r>
      <w:r w:rsidRPr="00645CE8">
        <w:rPr>
          <w:rStyle w:val="a3"/>
          <w:rFonts w:asciiTheme="minorBidi" w:hAnsiTheme="minorBidi" w:cstheme="minorBidi"/>
          <w:b w:val="0"/>
          <w:sz w:val="24"/>
          <w:szCs w:val="24"/>
          <w:rtl/>
        </w:rPr>
        <w:t>מסלול הלימודים לתואר "מוסמך"</w:t>
      </w:r>
      <w:r w:rsidRPr="00645CE8">
        <w:rPr>
          <w:rFonts w:asciiTheme="minorBidi" w:hAnsiTheme="minorBidi" w:cstheme="minorBidi"/>
          <w:sz w:val="24"/>
          <w:szCs w:val="24"/>
          <w:rtl/>
        </w:rPr>
        <w:t xml:space="preserve">  (תואר שני)</w:t>
      </w:r>
      <w:bookmarkEnd w:id="34"/>
    </w:p>
    <w:p w14:paraId="55C194C5"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הלימודים לתואר מוסמך מתנהלים בשני מסלולים: מסלול עיוני ומסלול מחקרי בו נדרש התלמיד להגיש עבודת גמר או עבודה סמינריונית בעלת אופי מחקרי (לפי דרישת הפקולטה) כתנאי לקבלת התואר.</w:t>
      </w:r>
    </w:p>
    <w:p w14:paraId="7E7520B4"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פרטים נוספים- באתרים של הפקולטות השונות וכן בדפי ה"תקנונים ונהלים" באתר של הרשות לתלמידי מחקר (</w:t>
      </w:r>
      <w:hyperlink r:id="rId13" w:history="1">
        <w:r w:rsidRPr="00645CE8">
          <w:rPr>
            <w:rStyle w:val="Hyperlink"/>
            <w:rFonts w:asciiTheme="minorBidi" w:hAnsiTheme="minorBidi" w:cstheme="minorBidi"/>
            <w:color w:val="auto"/>
            <w:sz w:val="24"/>
            <w:szCs w:val="24"/>
          </w:rPr>
          <w:t>http://www.research-students.huji.ac.il/</w:t>
        </w:r>
      </w:hyperlink>
      <w:r w:rsidRPr="00645CE8">
        <w:rPr>
          <w:rFonts w:asciiTheme="minorBidi" w:hAnsiTheme="minorBidi" w:cstheme="minorBidi"/>
          <w:sz w:val="24"/>
          <w:szCs w:val="24"/>
          <w:rtl/>
        </w:rPr>
        <w:t>).</w:t>
      </w:r>
    </w:p>
    <w:p w14:paraId="6E74A31B"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0BA23D9F" w14:textId="77777777" w:rsidR="00F50562" w:rsidRPr="00645CE8" w:rsidRDefault="00F50562" w:rsidP="00F50562">
      <w:pPr>
        <w:pStyle w:val="2"/>
        <w:rPr>
          <w:rFonts w:asciiTheme="minorBidi" w:hAnsiTheme="minorBidi" w:cstheme="minorBidi"/>
          <w:sz w:val="24"/>
          <w:szCs w:val="24"/>
          <w:rtl/>
        </w:rPr>
      </w:pPr>
      <w:bookmarkStart w:id="35" w:name="_Toc83818136"/>
      <w:r w:rsidRPr="00645CE8">
        <w:rPr>
          <w:rFonts w:asciiTheme="minorBidi" w:hAnsiTheme="minorBidi" w:cstheme="minorBidi"/>
          <w:sz w:val="24"/>
          <w:szCs w:val="24"/>
          <w:rtl/>
        </w:rPr>
        <w:t>3.3  </w:t>
      </w:r>
      <w:r w:rsidRPr="00645CE8">
        <w:rPr>
          <w:rStyle w:val="a3"/>
          <w:rFonts w:asciiTheme="minorBidi" w:hAnsiTheme="minorBidi" w:cstheme="minorBidi"/>
          <w:b w:val="0"/>
          <w:sz w:val="24"/>
          <w:szCs w:val="24"/>
          <w:rtl/>
        </w:rPr>
        <w:t>מסלול ישיר לתואר "דוקטור"</w:t>
      </w:r>
      <w:bookmarkEnd w:id="35"/>
    </w:p>
    <w:p w14:paraId="6A22A525"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תלמיד שסיים את לימודי הבוגר בציון מתאים, יכול לבחור במסלול ישיר לתואר דוקטור. פירוט תנאי הקבלה, מהלך המסלול ותנאי המעבר למעמד של תלמיד דוקטור – ראה שנתוני הפקולטות. במהלך לימודיו במסלול הישיר זכאי התלמיד לקבל תואר מוסמך, לאחר שעמד בדרישות שקבעה הפקולטה.</w:t>
      </w:r>
    </w:p>
    <w:p w14:paraId="4E2678F9"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34FBBDF4" w14:textId="77777777" w:rsidR="00F50562" w:rsidRPr="00645CE8" w:rsidRDefault="00F50562" w:rsidP="00F50562">
      <w:pPr>
        <w:pStyle w:val="2"/>
        <w:rPr>
          <w:rFonts w:asciiTheme="minorBidi" w:hAnsiTheme="minorBidi" w:cstheme="minorBidi"/>
          <w:sz w:val="24"/>
          <w:szCs w:val="24"/>
          <w:rtl/>
        </w:rPr>
      </w:pPr>
      <w:bookmarkStart w:id="36" w:name="_Toc83818137"/>
      <w:r w:rsidRPr="00645CE8">
        <w:rPr>
          <w:rFonts w:asciiTheme="minorBidi" w:hAnsiTheme="minorBidi" w:cstheme="minorBidi"/>
          <w:sz w:val="24"/>
          <w:szCs w:val="24"/>
          <w:rtl/>
        </w:rPr>
        <w:t>3.4  </w:t>
      </w:r>
      <w:r w:rsidRPr="00645CE8">
        <w:rPr>
          <w:rStyle w:val="a3"/>
          <w:rFonts w:asciiTheme="minorBidi" w:hAnsiTheme="minorBidi" w:cstheme="minorBidi"/>
          <w:b w:val="0"/>
          <w:sz w:val="24"/>
          <w:szCs w:val="24"/>
          <w:rtl/>
        </w:rPr>
        <w:t>גופי ידע</w:t>
      </w:r>
      <w:bookmarkEnd w:id="36"/>
    </w:p>
    <w:p w14:paraId="38B2F6C8"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 xml:space="preserve">3.4.1  בחלק </w:t>
      </w:r>
      <w:proofErr w:type="spellStart"/>
      <w:r w:rsidRPr="00645CE8">
        <w:rPr>
          <w:rFonts w:asciiTheme="minorBidi" w:hAnsiTheme="minorBidi" w:cstheme="minorBidi"/>
          <w:sz w:val="24"/>
          <w:szCs w:val="24"/>
          <w:rtl/>
        </w:rPr>
        <w:t>מתכניות</w:t>
      </w:r>
      <w:proofErr w:type="spellEnd"/>
      <w:r w:rsidRPr="00645CE8">
        <w:rPr>
          <w:rFonts w:asciiTheme="minorBidi" w:hAnsiTheme="minorBidi" w:cstheme="minorBidi"/>
          <w:sz w:val="24"/>
          <w:szCs w:val="24"/>
          <w:rtl/>
        </w:rPr>
        <w:t xml:space="preserve"> הבוגר ישנן "חטיבות", שהן גופי ידע . פרוט לגבי היקף נמצא </w:t>
      </w:r>
      <w:hyperlink r:id="rId14" w:history="1">
        <w:r w:rsidRPr="00645CE8">
          <w:rPr>
            <w:rStyle w:val="Hyperlink"/>
            <w:rFonts w:asciiTheme="minorBidi" w:hAnsiTheme="minorBidi" w:cstheme="minorBidi"/>
            <w:color w:val="auto"/>
            <w:sz w:val="24"/>
            <w:szCs w:val="24"/>
            <w:rtl/>
          </w:rPr>
          <w:t>באתר מנהל אקדמי</w:t>
        </w:r>
      </w:hyperlink>
      <w:r w:rsidRPr="00645CE8">
        <w:rPr>
          <w:rFonts w:asciiTheme="minorBidi" w:hAnsiTheme="minorBidi" w:cstheme="minorBidi"/>
          <w:sz w:val="24"/>
          <w:szCs w:val="24"/>
          <w:rtl/>
        </w:rPr>
        <w:t xml:space="preserve"> </w:t>
      </w:r>
    </w:p>
    <w:p w14:paraId="44B238E3"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 xml:space="preserve">3.4.2  בחלק </w:t>
      </w:r>
      <w:proofErr w:type="spellStart"/>
      <w:r w:rsidRPr="00645CE8">
        <w:rPr>
          <w:rFonts w:asciiTheme="minorBidi" w:hAnsiTheme="minorBidi" w:cstheme="minorBidi"/>
          <w:sz w:val="24"/>
          <w:szCs w:val="24"/>
          <w:rtl/>
        </w:rPr>
        <w:t>מתכניות</w:t>
      </w:r>
      <w:proofErr w:type="spellEnd"/>
      <w:r w:rsidRPr="00645CE8">
        <w:rPr>
          <w:rFonts w:asciiTheme="minorBidi" w:hAnsiTheme="minorBidi" w:cstheme="minorBidi"/>
          <w:sz w:val="24"/>
          <w:szCs w:val="24"/>
          <w:rtl/>
        </w:rPr>
        <w:t xml:space="preserve"> המוסמך קיימות "מגמות" ו"התמחויות". פרוט לגבי היקף נמצא </w:t>
      </w:r>
      <w:hyperlink r:id="rId15" w:history="1">
        <w:r w:rsidRPr="00645CE8">
          <w:rPr>
            <w:rStyle w:val="Hyperlink"/>
            <w:rFonts w:asciiTheme="minorBidi" w:hAnsiTheme="minorBidi" w:cstheme="minorBidi"/>
            <w:color w:val="auto"/>
            <w:sz w:val="24"/>
            <w:szCs w:val="24"/>
            <w:rtl/>
          </w:rPr>
          <w:t>באתר מנהל אקדמי</w:t>
        </w:r>
      </w:hyperlink>
      <w:r w:rsidRPr="00645CE8">
        <w:rPr>
          <w:rFonts w:asciiTheme="minorBidi" w:hAnsiTheme="minorBidi" w:cstheme="minorBidi"/>
          <w:sz w:val="24"/>
          <w:szCs w:val="24"/>
          <w:rtl/>
        </w:rPr>
        <w:t xml:space="preserve"> </w:t>
      </w:r>
    </w:p>
    <w:p w14:paraId="043D3B54"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 xml:space="preserve">3.4.3 בחלק מתוכניות הלימודים ישנם גופי ידע נוספים (כגון, "דגש", "מיקוד" או "התמחות-משנה").  פקולטה תוכל לציין את השלמת מכסת הלימודים בגופי ידע אלה בתדפיס הציונים של התלמיד אך לא בתעודה. פרוט לגבי היקף נמצא </w:t>
      </w:r>
      <w:hyperlink r:id="rId16" w:history="1">
        <w:r w:rsidRPr="00645CE8">
          <w:rPr>
            <w:rStyle w:val="Hyperlink"/>
            <w:rFonts w:asciiTheme="minorBidi" w:hAnsiTheme="minorBidi" w:cstheme="minorBidi"/>
            <w:color w:val="auto"/>
            <w:sz w:val="24"/>
            <w:szCs w:val="24"/>
            <w:rtl/>
          </w:rPr>
          <w:t>באתר מנהל אקדמי</w:t>
        </w:r>
      </w:hyperlink>
      <w:r w:rsidRPr="00645CE8">
        <w:rPr>
          <w:rFonts w:asciiTheme="minorBidi" w:hAnsiTheme="minorBidi" w:cstheme="minorBidi"/>
          <w:sz w:val="24"/>
          <w:szCs w:val="24"/>
          <w:rtl/>
        </w:rPr>
        <w:t xml:space="preserve"> </w:t>
      </w:r>
    </w:p>
    <w:p w14:paraId="3C19B758"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w:t>
      </w:r>
    </w:p>
    <w:p w14:paraId="419B7CCA" w14:textId="77777777" w:rsidR="00F50562" w:rsidRPr="00645CE8" w:rsidRDefault="00F50562" w:rsidP="00F50562">
      <w:pPr>
        <w:bidi w:val="0"/>
        <w:rPr>
          <w:rFonts w:asciiTheme="minorBidi" w:hAnsiTheme="minorBidi" w:cstheme="minorBidi"/>
          <w:sz w:val="24"/>
          <w:szCs w:val="24"/>
        </w:rPr>
      </w:pPr>
      <w:r w:rsidRPr="00645CE8">
        <w:rPr>
          <w:rFonts w:asciiTheme="minorBidi" w:hAnsiTheme="minorBidi" w:cstheme="minorBidi"/>
          <w:sz w:val="24"/>
          <w:szCs w:val="24"/>
        </w:rPr>
        <w:br w:type="page"/>
      </w:r>
    </w:p>
    <w:p w14:paraId="050F38B6" w14:textId="77777777" w:rsidR="00F50562" w:rsidRPr="00645CE8" w:rsidRDefault="00F50562" w:rsidP="00F50562">
      <w:pPr>
        <w:rPr>
          <w:rFonts w:asciiTheme="minorBidi" w:hAnsiTheme="minorBidi" w:cstheme="minorBidi"/>
          <w:sz w:val="24"/>
          <w:szCs w:val="24"/>
          <w:rtl/>
        </w:rPr>
      </w:pPr>
      <w:bookmarkStart w:id="37" w:name="_Toc83818138"/>
      <w:r w:rsidRPr="00645CE8">
        <w:rPr>
          <w:rStyle w:val="20"/>
          <w:rFonts w:asciiTheme="minorBidi" w:eastAsia="Calibri" w:hAnsiTheme="minorBidi" w:cstheme="minorBidi"/>
          <w:sz w:val="24"/>
          <w:szCs w:val="24"/>
          <w:rtl/>
        </w:rPr>
        <w:t>4. רישום תוכנית לימודים</w:t>
      </w:r>
      <w:bookmarkEnd w:id="37"/>
      <w:r w:rsidRPr="00645CE8">
        <w:rPr>
          <w:rFonts w:asciiTheme="minorBidi" w:hAnsiTheme="minorBidi" w:cstheme="minorBidi"/>
          <w:b/>
          <w:bCs/>
          <w:sz w:val="24"/>
          <w:szCs w:val="24"/>
          <w:rtl/>
        </w:rPr>
        <w:br/>
      </w:r>
      <w:r w:rsidRPr="00645CE8">
        <w:rPr>
          <w:rFonts w:asciiTheme="minorBidi" w:hAnsiTheme="minorBidi" w:cstheme="minorBidi"/>
          <w:sz w:val="24"/>
          <w:szCs w:val="24"/>
          <w:rtl/>
        </w:rPr>
        <w:t xml:space="preserve">על התלמידים לבחור, לקראת ראשיתה של כל שנת לימודים, בקורסים הדרושים כדי להתקדם כראוי במסלול הלימודים שלהם. </w:t>
      </w:r>
      <w:r w:rsidRPr="00645CE8">
        <w:rPr>
          <w:rFonts w:asciiTheme="minorBidi" w:hAnsiTheme="minorBidi" w:cstheme="minorBidi"/>
          <w:sz w:val="24"/>
          <w:szCs w:val="24"/>
          <w:rtl/>
        </w:rPr>
        <w:br/>
        <w:t xml:space="preserve">ייעוץ כללי בעניינים הנוגעים למסגרת הלימודים ולנוהלי לימודים, ניתן לקבל במזכירויות של כל חוג ו/או במזכירות לענייני הוראה ותלמידים. </w:t>
      </w:r>
    </w:p>
    <w:p w14:paraId="33FF641A" w14:textId="77777777" w:rsidR="00F50562" w:rsidRPr="00645CE8" w:rsidRDefault="00F50562" w:rsidP="00F50562">
      <w:pPr>
        <w:rPr>
          <w:rFonts w:asciiTheme="minorBidi" w:hAnsiTheme="minorBidi" w:cstheme="minorBidi"/>
          <w:sz w:val="24"/>
          <w:szCs w:val="24"/>
          <w:rtl/>
        </w:rPr>
      </w:pPr>
    </w:p>
    <w:p w14:paraId="67B005F2" w14:textId="77777777" w:rsidR="00F50562" w:rsidRPr="00645CE8" w:rsidRDefault="00F50562" w:rsidP="00F50562">
      <w:pPr>
        <w:pStyle w:val="2"/>
        <w:rPr>
          <w:rFonts w:asciiTheme="minorBidi" w:hAnsiTheme="minorBidi" w:cstheme="minorBidi"/>
          <w:sz w:val="24"/>
          <w:szCs w:val="24"/>
          <w:rtl/>
        </w:rPr>
      </w:pPr>
      <w:bookmarkStart w:id="38" w:name="_Toc83818139"/>
      <w:r w:rsidRPr="00645CE8">
        <w:rPr>
          <w:rFonts w:asciiTheme="minorBidi" w:hAnsiTheme="minorBidi" w:cstheme="minorBidi"/>
          <w:sz w:val="24"/>
          <w:szCs w:val="24"/>
          <w:rtl/>
        </w:rPr>
        <w:t>4.1   תוכנית הלימודים (טופס לימודים)</w:t>
      </w:r>
      <w:bookmarkEnd w:id="38"/>
    </w:p>
    <w:p w14:paraId="66E10036" w14:textId="77777777" w:rsidR="00F50562" w:rsidRPr="00645CE8" w:rsidRDefault="00F50562" w:rsidP="00F50562">
      <w:pPr>
        <w:ind w:left="651"/>
        <w:rPr>
          <w:rFonts w:asciiTheme="minorBidi" w:hAnsiTheme="minorBidi" w:cstheme="minorBidi"/>
          <w:sz w:val="24"/>
          <w:szCs w:val="24"/>
          <w:rtl/>
        </w:rPr>
      </w:pPr>
      <w:r w:rsidRPr="00645CE8">
        <w:rPr>
          <w:rFonts w:asciiTheme="minorBidi" w:hAnsiTheme="minorBidi" w:cstheme="minorBidi"/>
          <w:sz w:val="24"/>
          <w:szCs w:val="24"/>
          <w:rtl/>
        </w:rPr>
        <w:t>4.1.1  בתוכנית הלימודים ירשום התלמיד את כל הקורסים אותם הוא מתעתד ללמוד בכל אחד משני הסמסטרים של אותה השנה.</w:t>
      </w:r>
    </w:p>
    <w:p w14:paraId="60D1F5A7" w14:textId="77777777" w:rsidR="00F50562" w:rsidRPr="00645CE8" w:rsidRDefault="00F50562" w:rsidP="00F50562">
      <w:pPr>
        <w:tabs>
          <w:tab w:val="left" w:pos="26"/>
        </w:tabs>
        <w:ind w:left="1132"/>
        <w:rPr>
          <w:rFonts w:asciiTheme="minorBidi" w:hAnsiTheme="minorBidi" w:cstheme="minorBidi"/>
          <w:sz w:val="24"/>
          <w:szCs w:val="24"/>
        </w:rPr>
      </w:pPr>
      <w:r w:rsidRPr="00645CE8">
        <w:rPr>
          <w:rFonts w:asciiTheme="minorBidi" w:hAnsiTheme="minorBidi" w:cstheme="minorBidi"/>
          <w:sz w:val="24"/>
          <w:szCs w:val="24"/>
          <w:rtl/>
        </w:rPr>
        <w:t>4.1.1.1 ככלל, אסור להירשם לקורס שבו המורה הוא בן משפחת התלמיד בדרגת קרבה ראשונה או במצב אחר של ניגוד עניינים. במקרים מיוחדים תשקול ועדת ההוראה האם, ובאלו תנאים, לאפשר רישום כזה למרות האיסור. ראו גם 7.7.6</w:t>
      </w:r>
      <w:r w:rsidRPr="00645CE8">
        <w:rPr>
          <w:rFonts w:asciiTheme="minorBidi" w:hAnsiTheme="minorBidi" w:cstheme="minorBidi"/>
          <w:sz w:val="24"/>
          <w:szCs w:val="24"/>
        </w:rPr>
        <w:t>.</w:t>
      </w:r>
    </w:p>
    <w:p w14:paraId="71C9DFEE" w14:textId="77777777" w:rsidR="00F50562" w:rsidRPr="00645CE8" w:rsidRDefault="00F50562" w:rsidP="00F50562">
      <w:pPr>
        <w:tabs>
          <w:tab w:val="left" w:pos="26"/>
        </w:tabs>
        <w:ind w:left="651"/>
        <w:rPr>
          <w:rFonts w:asciiTheme="minorBidi" w:hAnsiTheme="minorBidi" w:cstheme="minorBidi"/>
          <w:sz w:val="24"/>
          <w:szCs w:val="24"/>
          <w:rtl/>
        </w:rPr>
      </w:pPr>
      <w:r w:rsidRPr="00645CE8">
        <w:rPr>
          <w:rFonts w:asciiTheme="minorBidi" w:hAnsiTheme="minorBidi" w:cstheme="minorBidi"/>
          <w:sz w:val="24"/>
          <w:szCs w:val="24"/>
          <w:rtl/>
        </w:rPr>
        <w:t>4.1.2  תוכנית הלימודים מקבלת תוקף</w:t>
      </w:r>
      <w:r>
        <w:rPr>
          <w:rFonts w:asciiTheme="minorBidi" w:hAnsiTheme="minorBidi" w:cstheme="minorBidi" w:hint="cs"/>
          <w:sz w:val="24"/>
          <w:szCs w:val="24"/>
          <w:rtl/>
        </w:rPr>
        <w:t xml:space="preserve"> עם הזנתה במערכת. </w:t>
      </w:r>
      <w:r w:rsidRPr="00645CE8">
        <w:rPr>
          <w:rFonts w:asciiTheme="minorBidi" w:hAnsiTheme="minorBidi" w:cstheme="minorBidi"/>
          <w:sz w:val="24"/>
          <w:szCs w:val="24"/>
          <w:rtl/>
        </w:rPr>
        <w:t>בתוכניות לימודים המחייבות ייעוץ דרושה חתימתו של היועץ על גבי טופס הלימודים.</w:t>
      </w:r>
    </w:p>
    <w:p w14:paraId="68A0AC9D" w14:textId="77777777" w:rsidR="00F50562" w:rsidRPr="00645CE8" w:rsidRDefault="00F50562" w:rsidP="00F50562">
      <w:pPr>
        <w:tabs>
          <w:tab w:val="left" w:pos="26"/>
        </w:tabs>
        <w:ind w:left="651"/>
        <w:rPr>
          <w:rFonts w:asciiTheme="minorBidi" w:hAnsiTheme="minorBidi" w:cstheme="minorBidi"/>
          <w:sz w:val="24"/>
          <w:szCs w:val="24"/>
          <w:rtl/>
        </w:rPr>
      </w:pPr>
      <w:r w:rsidRPr="00645CE8">
        <w:rPr>
          <w:rFonts w:asciiTheme="minorBidi" w:hAnsiTheme="minorBidi" w:cstheme="minorBidi"/>
          <w:sz w:val="24"/>
          <w:szCs w:val="24"/>
          <w:rtl/>
        </w:rPr>
        <w:t xml:space="preserve">4.1.3   קורסים שנרשמו בניגוד לתקנות המפורטות בשנתון הפקולטה, לא יוכרו, גם אם התלמיד ישתתף בבחינה. </w:t>
      </w:r>
    </w:p>
    <w:p w14:paraId="770AE650" w14:textId="77777777" w:rsidR="00F50562" w:rsidRPr="00645CE8" w:rsidRDefault="00F50562" w:rsidP="00F50562">
      <w:pPr>
        <w:tabs>
          <w:tab w:val="left" w:pos="26"/>
        </w:tabs>
        <w:ind w:left="651"/>
        <w:rPr>
          <w:rFonts w:asciiTheme="minorBidi" w:hAnsiTheme="minorBidi" w:cstheme="minorBidi"/>
          <w:sz w:val="24"/>
          <w:szCs w:val="24"/>
          <w:rtl/>
        </w:rPr>
      </w:pPr>
      <w:r w:rsidRPr="00645CE8">
        <w:rPr>
          <w:rFonts w:asciiTheme="minorBidi" w:hAnsiTheme="minorBidi" w:cstheme="minorBidi"/>
          <w:sz w:val="24"/>
          <w:szCs w:val="24"/>
          <w:rtl/>
        </w:rPr>
        <w:t>4.1.4  היקפה של תוכנית הלימודים קובע את שכר הלימוד של התלמיד</w:t>
      </w:r>
      <w:r>
        <w:rPr>
          <w:rFonts w:asciiTheme="minorBidi" w:hAnsiTheme="minorBidi" w:cstheme="minorBidi" w:hint="cs"/>
          <w:sz w:val="24"/>
          <w:szCs w:val="24"/>
          <w:rtl/>
        </w:rPr>
        <w:t xml:space="preserve"> באותה שנה</w:t>
      </w:r>
      <w:r w:rsidRPr="00645CE8">
        <w:rPr>
          <w:rFonts w:asciiTheme="minorBidi" w:hAnsiTheme="minorBidi" w:cstheme="minorBidi"/>
          <w:sz w:val="24"/>
          <w:szCs w:val="24"/>
          <w:rtl/>
        </w:rPr>
        <w:t xml:space="preserve">. </w:t>
      </w:r>
      <w:r>
        <w:rPr>
          <w:rFonts w:asciiTheme="minorBidi" w:hAnsiTheme="minorBidi" w:cstheme="minorBidi" w:hint="cs"/>
          <w:sz w:val="24"/>
          <w:szCs w:val="24"/>
          <w:rtl/>
        </w:rPr>
        <w:t xml:space="preserve">שכר הלימוד מוצג </w:t>
      </w:r>
      <w:r w:rsidRPr="00645CE8">
        <w:rPr>
          <w:rFonts w:asciiTheme="minorBidi" w:hAnsiTheme="minorBidi" w:cstheme="minorBidi"/>
          <w:sz w:val="24"/>
          <w:szCs w:val="24"/>
          <w:rtl/>
        </w:rPr>
        <w:t>באתר "מידע אישי לתלמיד" באינטרנט, ובאפליקצי</w:t>
      </w:r>
      <w:r>
        <w:rPr>
          <w:rFonts w:asciiTheme="minorBidi" w:hAnsiTheme="minorBidi" w:cstheme="minorBidi" w:hint="cs"/>
          <w:sz w:val="24"/>
          <w:szCs w:val="24"/>
          <w:rtl/>
        </w:rPr>
        <w:t>ה</w:t>
      </w:r>
      <w:r w:rsidRPr="00645CE8">
        <w:rPr>
          <w:rFonts w:asciiTheme="minorBidi" w:hAnsiTheme="minorBidi" w:cstheme="minorBidi"/>
          <w:sz w:val="24"/>
          <w:szCs w:val="24"/>
          <w:rtl/>
        </w:rPr>
        <w:t>.</w:t>
      </w:r>
    </w:p>
    <w:p w14:paraId="78327EC0" w14:textId="77777777" w:rsidR="00F50562" w:rsidRPr="00645CE8" w:rsidRDefault="00F50562" w:rsidP="00F50562">
      <w:pPr>
        <w:tabs>
          <w:tab w:val="left" w:pos="26"/>
        </w:tabs>
        <w:ind w:left="651"/>
        <w:rPr>
          <w:rFonts w:asciiTheme="minorBidi" w:hAnsiTheme="minorBidi" w:cstheme="minorBidi"/>
          <w:sz w:val="24"/>
          <w:szCs w:val="24"/>
          <w:rtl/>
        </w:rPr>
      </w:pPr>
      <w:r w:rsidRPr="00645CE8">
        <w:rPr>
          <w:rFonts w:asciiTheme="minorBidi" w:hAnsiTheme="minorBidi" w:cstheme="minorBidi"/>
          <w:sz w:val="24"/>
          <w:szCs w:val="24"/>
          <w:rtl/>
        </w:rPr>
        <w:t xml:space="preserve">4.1.5  תלמיד המבקש לכלול בתוכנית הלימודים קורסים מחוגים או </w:t>
      </w:r>
      <w:proofErr w:type="spellStart"/>
      <w:r w:rsidRPr="00645CE8">
        <w:rPr>
          <w:rFonts w:asciiTheme="minorBidi" w:hAnsiTheme="minorBidi" w:cstheme="minorBidi"/>
          <w:sz w:val="24"/>
          <w:szCs w:val="24"/>
          <w:rtl/>
        </w:rPr>
        <w:t>פקולטאות</w:t>
      </w:r>
      <w:proofErr w:type="spellEnd"/>
      <w:r w:rsidRPr="00645CE8">
        <w:rPr>
          <w:rFonts w:asciiTheme="minorBidi" w:hAnsiTheme="minorBidi" w:cstheme="minorBidi"/>
          <w:sz w:val="24"/>
          <w:szCs w:val="24"/>
          <w:rtl/>
        </w:rPr>
        <w:t xml:space="preserve"> אחרות שאינם כלולים במסלול הלימודים נדרש לקבל אישור ממזכירות החוג לה הוא שייך וכן ממזכירות החוג בה ניתן הקורס.</w:t>
      </w:r>
      <w:r w:rsidRPr="00645CE8">
        <w:rPr>
          <w:rFonts w:asciiTheme="minorBidi" w:hAnsiTheme="minorBidi" w:cstheme="minorBidi"/>
          <w:sz w:val="24"/>
          <w:szCs w:val="24"/>
        </w:rPr>
        <w:t> </w:t>
      </w:r>
    </w:p>
    <w:p w14:paraId="443576F9" w14:textId="77777777" w:rsidR="00F50562" w:rsidRPr="00645CE8" w:rsidRDefault="00F50562" w:rsidP="00F50562">
      <w:pPr>
        <w:tabs>
          <w:tab w:val="left" w:pos="26"/>
        </w:tabs>
        <w:ind w:left="651"/>
        <w:rPr>
          <w:rFonts w:asciiTheme="minorBidi" w:hAnsiTheme="minorBidi" w:cstheme="minorBidi"/>
          <w:sz w:val="24"/>
          <w:szCs w:val="24"/>
          <w:rtl/>
        </w:rPr>
      </w:pPr>
      <w:r w:rsidRPr="00645CE8">
        <w:rPr>
          <w:rFonts w:asciiTheme="minorBidi" w:hAnsiTheme="minorBidi" w:cstheme="minorBidi"/>
          <w:sz w:val="24"/>
          <w:szCs w:val="24"/>
          <w:rtl/>
        </w:rPr>
        <w:t>4.1.6   תלמיד אשר סיים את שמיעת הקורסים לתואר וחייב עדיין מטלות כגון: בחינה, עבודה, עבודה סמינריונית, עבודת גמר למוסמך, בחינת גמר למוסמך או עבודה סמינריונית בעלת אופי מחקרי, ולא מילא את חובותיו עד ה-31 בדצמבר בשנת הלימודים העוקבת לשנה האחרונה ללימודיו, יהיה חייב בהגשת תוכנית לימודים הכוללת את כל הקורסים בהם נותרה לו חובה אקדמית. שכ"ל ייקבע בהתאם לכללים (4.1.4).</w:t>
      </w:r>
    </w:p>
    <w:p w14:paraId="52220599" w14:textId="77777777" w:rsidR="00F50562" w:rsidRPr="00645CE8" w:rsidRDefault="00F50562" w:rsidP="00F50562">
      <w:pPr>
        <w:tabs>
          <w:tab w:val="left" w:pos="26"/>
        </w:tabs>
        <w:ind w:left="26"/>
        <w:rPr>
          <w:rFonts w:asciiTheme="minorBidi" w:hAnsiTheme="minorBidi" w:cstheme="minorBidi"/>
          <w:sz w:val="24"/>
          <w:szCs w:val="24"/>
          <w:rtl/>
        </w:rPr>
      </w:pPr>
    </w:p>
    <w:p w14:paraId="7E3DA1EF" w14:textId="77777777" w:rsidR="00F50562" w:rsidRPr="00645CE8" w:rsidRDefault="00F50562" w:rsidP="00F50562">
      <w:pPr>
        <w:pStyle w:val="2"/>
        <w:rPr>
          <w:rFonts w:asciiTheme="minorBidi" w:hAnsiTheme="minorBidi" w:cstheme="minorBidi"/>
          <w:sz w:val="24"/>
          <w:szCs w:val="24"/>
          <w:rtl/>
        </w:rPr>
      </w:pPr>
      <w:bookmarkStart w:id="39" w:name="_Toc83818140"/>
      <w:r w:rsidRPr="00645CE8">
        <w:rPr>
          <w:rFonts w:asciiTheme="minorBidi" w:hAnsiTheme="minorBidi" w:cstheme="minorBidi"/>
          <w:sz w:val="24"/>
          <w:szCs w:val="24"/>
          <w:rtl/>
        </w:rPr>
        <w:t>4.2    שינויים בתוכנית הלימודים</w:t>
      </w:r>
      <w:bookmarkEnd w:id="39"/>
    </w:p>
    <w:p w14:paraId="1D7A487C" w14:textId="77777777" w:rsidR="00F50562" w:rsidRPr="00645CE8" w:rsidRDefault="00F50562" w:rsidP="00F50562">
      <w:pPr>
        <w:tabs>
          <w:tab w:val="left" w:pos="509"/>
        </w:tabs>
        <w:ind w:left="651"/>
        <w:rPr>
          <w:rFonts w:asciiTheme="minorBidi" w:hAnsiTheme="minorBidi" w:cstheme="minorBidi"/>
          <w:sz w:val="24"/>
          <w:szCs w:val="24"/>
          <w:rtl/>
        </w:rPr>
      </w:pPr>
      <w:r w:rsidRPr="00645CE8">
        <w:rPr>
          <w:rFonts w:asciiTheme="minorBidi" w:hAnsiTheme="minorBidi" w:cstheme="minorBidi"/>
          <w:sz w:val="24"/>
          <w:szCs w:val="24"/>
          <w:rtl/>
        </w:rPr>
        <w:t xml:space="preserve">4.2.1  תלמיד רשאי לשנות את תוכנית הלימודים במשך תקופה מוגבלת- השבועיים הראשונים בתחילת כל סמסטר (להלן "תקופת השינויים"). </w:t>
      </w:r>
    </w:p>
    <w:p w14:paraId="773B7DDB" w14:textId="77777777" w:rsidR="00F50562" w:rsidRPr="00645CE8" w:rsidRDefault="00F50562" w:rsidP="00F50562">
      <w:pPr>
        <w:tabs>
          <w:tab w:val="left" w:pos="509"/>
        </w:tabs>
        <w:ind w:left="651"/>
        <w:rPr>
          <w:rFonts w:asciiTheme="minorBidi" w:hAnsiTheme="minorBidi" w:cstheme="minorBidi"/>
          <w:sz w:val="24"/>
          <w:szCs w:val="24"/>
          <w:rtl/>
        </w:rPr>
      </w:pPr>
      <w:r w:rsidRPr="00645CE8">
        <w:rPr>
          <w:rFonts w:asciiTheme="minorBidi" w:hAnsiTheme="minorBidi" w:cstheme="minorBidi"/>
          <w:sz w:val="24"/>
          <w:szCs w:val="24"/>
          <w:rtl/>
        </w:rPr>
        <w:t xml:space="preserve">שינויים בקורסים שנתיים ניתן לבצע רק בתקופת השינויים של סמסטר א'. בתקופת השינויים של סמסטר ב' ניתן לשנות רק קורסים של סמסטר ב'. </w:t>
      </w:r>
    </w:p>
    <w:p w14:paraId="40583F55" w14:textId="77777777" w:rsidR="00F50562" w:rsidRPr="00645CE8" w:rsidRDefault="00F50562" w:rsidP="00F50562">
      <w:pPr>
        <w:tabs>
          <w:tab w:val="left" w:pos="509"/>
        </w:tabs>
        <w:ind w:left="651"/>
        <w:rPr>
          <w:rFonts w:asciiTheme="minorBidi" w:hAnsiTheme="minorBidi" w:cstheme="minorBidi"/>
          <w:sz w:val="24"/>
          <w:szCs w:val="24"/>
          <w:rtl/>
        </w:rPr>
      </w:pPr>
      <w:r w:rsidRPr="00645CE8">
        <w:rPr>
          <w:rFonts w:asciiTheme="minorBidi" w:hAnsiTheme="minorBidi" w:cstheme="minorBidi"/>
          <w:sz w:val="24"/>
          <w:szCs w:val="24"/>
          <w:rtl/>
        </w:rPr>
        <w:t>.4.2.2. קורסים אשר מתחילים שלא בתקופת השינויים ניתן יהיה לבטלם (דרך מזכירות החוג) לאחר השתתפות בשיעור אחד.</w:t>
      </w:r>
    </w:p>
    <w:p w14:paraId="148274A0" w14:textId="77777777" w:rsidR="00F50562" w:rsidRPr="00645CE8" w:rsidRDefault="00F50562" w:rsidP="00F50562">
      <w:pPr>
        <w:tabs>
          <w:tab w:val="left" w:pos="509"/>
        </w:tabs>
        <w:ind w:left="651"/>
        <w:rPr>
          <w:rFonts w:asciiTheme="minorBidi" w:hAnsiTheme="minorBidi" w:cstheme="minorBidi"/>
          <w:sz w:val="24"/>
          <w:szCs w:val="24"/>
          <w:rtl/>
        </w:rPr>
      </w:pPr>
    </w:p>
    <w:p w14:paraId="6BC0E24F" w14:textId="77777777" w:rsidR="00F50562" w:rsidRPr="00645CE8" w:rsidRDefault="00F50562" w:rsidP="00F50562">
      <w:pPr>
        <w:pStyle w:val="2"/>
        <w:rPr>
          <w:rFonts w:asciiTheme="minorBidi" w:hAnsiTheme="minorBidi" w:cstheme="minorBidi"/>
          <w:sz w:val="24"/>
          <w:szCs w:val="24"/>
          <w:rtl/>
        </w:rPr>
      </w:pPr>
      <w:bookmarkStart w:id="40" w:name="_Toc83818141"/>
      <w:r w:rsidRPr="00645CE8">
        <w:rPr>
          <w:rFonts w:asciiTheme="minorBidi" w:hAnsiTheme="minorBidi" w:cstheme="minorBidi"/>
          <w:sz w:val="24"/>
          <w:szCs w:val="24"/>
          <w:rtl/>
        </w:rPr>
        <w:t>4.3   לוח זמנים להגשת תוכנית לימודים וטופס שינויים</w:t>
      </w:r>
      <w:bookmarkEnd w:id="40"/>
    </w:p>
    <w:p w14:paraId="61B6D5C7" w14:textId="77777777" w:rsidR="00F50562" w:rsidRPr="00645CE8" w:rsidRDefault="00F50562" w:rsidP="00F50562">
      <w:pPr>
        <w:spacing w:after="120"/>
        <w:ind w:left="510" w:hanging="28"/>
        <w:rPr>
          <w:rFonts w:asciiTheme="minorBidi" w:hAnsiTheme="minorBidi" w:cstheme="minorBidi"/>
          <w:sz w:val="24"/>
          <w:szCs w:val="24"/>
          <w:rtl/>
        </w:rPr>
      </w:pPr>
      <w:r w:rsidRPr="00645CE8">
        <w:rPr>
          <w:rFonts w:asciiTheme="minorBidi" w:hAnsiTheme="minorBidi" w:cstheme="minorBidi"/>
          <w:sz w:val="24"/>
          <w:szCs w:val="24"/>
          <w:rtl/>
        </w:rPr>
        <w:t>4.3.1  תוכנית הלימודים תוגש לפי הנהלים, במועדים שיפורסמו באתר האוניברסיטה ובהודעות מקוונות לתלמידים.</w:t>
      </w:r>
      <w:r w:rsidRPr="00645CE8">
        <w:rPr>
          <w:rFonts w:asciiTheme="minorBidi" w:hAnsiTheme="minorBidi" w:cstheme="minorBidi"/>
          <w:sz w:val="24"/>
          <w:szCs w:val="24"/>
          <w:bdr w:val="none" w:sz="0" w:space="0" w:color="auto" w:frame="1"/>
          <w:rtl/>
        </w:rPr>
        <w:t xml:space="preserve"> </w:t>
      </w:r>
    </w:p>
    <w:p w14:paraId="3E340E7B" w14:textId="77777777" w:rsidR="00F50562" w:rsidRPr="00645CE8" w:rsidRDefault="00F50562" w:rsidP="00F50562">
      <w:pPr>
        <w:ind w:left="509" w:hanging="26"/>
        <w:rPr>
          <w:rFonts w:asciiTheme="minorBidi" w:hAnsiTheme="minorBidi" w:cstheme="minorBidi"/>
          <w:sz w:val="24"/>
          <w:szCs w:val="24"/>
          <w:rtl/>
        </w:rPr>
      </w:pPr>
      <w:r w:rsidRPr="00645CE8">
        <w:rPr>
          <w:rFonts w:asciiTheme="minorBidi" w:hAnsiTheme="minorBidi" w:cstheme="minorBidi"/>
          <w:sz w:val="24"/>
          <w:szCs w:val="24"/>
          <w:rtl/>
        </w:rPr>
        <w:t xml:space="preserve">4.3.2     תלמיד שלא הגיש תוכנית לימודים ו/או תוכנית שינויים במועד שנקבע חייב להפנות בקשה כתובה ומנומקת למזכירות ההוראה של הפקולטה/ביה"ס. אישור הבקשה (כלומר, הצטרפות מאוחרת לקורס) מותנה בקבלת אישורו של מורה הקורס. </w:t>
      </w:r>
    </w:p>
    <w:p w14:paraId="6E1C60B1"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       4.3.3   לאחר המועד המותר לשינויים לא ניתן להקטין את מכסת הלימודים, לא לבטל   </w:t>
      </w:r>
    </w:p>
    <w:p w14:paraId="51B6689A"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 xml:space="preserve">       הרשמה לקורסים ולא להקטין את חלקיות שכר לימוד. (במקרים חריגים ניתן לפנות </w:t>
      </w:r>
    </w:p>
    <w:p w14:paraId="5DD7B0FD"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Pr>
        <w:t xml:space="preserve">       </w:t>
      </w:r>
      <w:hyperlink r:id="rId17" w:history="1">
        <w:r w:rsidRPr="00645CE8">
          <w:rPr>
            <w:rStyle w:val="Hyperlink"/>
            <w:rFonts w:asciiTheme="minorBidi" w:hAnsiTheme="minorBidi" w:cstheme="minorBidi"/>
            <w:color w:val="auto"/>
            <w:sz w:val="24"/>
            <w:szCs w:val="24"/>
            <w:rtl/>
          </w:rPr>
          <w:t>לוועדת הערעורים לעניין שכר-לימוד המעוגנת בדיקנט הסטודנטים</w:t>
        </w:r>
      </w:hyperlink>
      <w:r w:rsidRPr="00645CE8">
        <w:rPr>
          <w:rFonts w:asciiTheme="minorBidi" w:hAnsiTheme="minorBidi" w:cstheme="minorBidi"/>
          <w:sz w:val="24"/>
          <w:szCs w:val="24"/>
          <w:rtl/>
        </w:rPr>
        <w:t>).</w:t>
      </w:r>
    </w:p>
    <w:p w14:paraId="36ADB9F8"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       4.3.4 לא יוכר קורס - אף שהתלמיד למד ונבחן בו - אם לא היה רשום בתוכנית </w:t>
      </w:r>
    </w:p>
    <w:p w14:paraId="41C433B0"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       הלימודים. הכנסת הציון לגיליון הציונים ("הכשרה") מותנית באישור הפקולטה. בכל </w:t>
      </w:r>
    </w:p>
    <w:p w14:paraId="1EFFC38D"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       מקרה יחויב התלמיד בגין קורס זה בהתאם לכללים.</w:t>
      </w:r>
    </w:p>
    <w:p w14:paraId="54FDBF2E" w14:textId="77777777" w:rsidR="00F50562" w:rsidRDefault="00F50562" w:rsidP="00F50562">
      <w:pPr>
        <w:rPr>
          <w:rFonts w:asciiTheme="minorBidi" w:hAnsiTheme="minorBidi" w:cstheme="minorBidi"/>
          <w:sz w:val="24"/>
          <w:szCs w:val="24"/>
          <w:rtl/>
        </w:rPr>
      </w:pPr>
    </w:p>
    <w:p w14:paraId="259C2214" w14:textId="77777777" w:rsidR="00F50562" w:rsidRPr="00645CE8" w:rsidRDefault="00F50562" w:rsidP="00F50562">
      <w:pPr>
        <w:pStyle w:val="1"/>
        <w:rPr>
          <w:rFonts w:asciiTheme="minorBidi" w:hAnsiTheme="minorBidi" w:cstheme="minorBidi"/>
          <w:sz w:val="24"/>
          <w:szCs w:val="24"/>
        </w:rPr>
      </w:pPr>
      <w:bookmarkStart w:id="41" w:name="_Toc107108664"/>
      <w:bookmarkStart w:id="42" w:name="_Toc83818142"/>
      <w:r w:rsidRPr="00645CE8">
        <w:rPr>
          <w:rFonts w:asciiTheme="minorBidi" w:hAnsiTheme="minorBidi" w:cstheme="minorBidi"/>
          <w:sz w:val="24"/>
          <w:szCs w:val="24"/>
          <w:rtl/>
        </w:rPr>
        <w:t>5.   לימודי חובה כלל-אוניברסיטאיים</w:t>
      </w:r>
      <w:bookmarkEnd w:id="41"/>
      <w:bookmarkEnd w:id="42"/>
    </w:p>
    <w:p w14:paraId="71D40EFD" w14:textId="77777777" w:rsidR="00F50562" w:rsidRPr="00645CE8" w:rsidRDefault="00F50562" w:rsidP="00F50562">
      <w:pPr>
        <w:pStyle w:val="2"/>
        <w:rPr>
          <w:rFonts w:asciiTheme="minorBidi" w:hAnsiTheme="minorBidi" w:cstheme="minorBidi"/>
          <w:sz w:val="24"/>
          <w:szCs w:val="24"/>
          <w:rtl/>
        </w:rPr>
      </w:pPr>
      <w:bookmarkStart w:id="43" w:name="_Toc83818143"/>
      <w:r w:rsidRPr="00645CE8">
        <w:rPr>
          <w:rFonts w:asciiTheme="minorBidi" w:hAnsiTheme="minorBidi" w:cstheme="minorBidi"/>
          <w:sz w:val="24"/>
          <w:szCs w:val="24"/>
          <w:rtl/>
        </w:rPr>
        <w:t>5.</w:t>
      </w:r>
      <w:bookmarkStart w:id="44" w:name="_Hlk53466380"/>
      <w:r w:rsidRPr="00645CE8">
        <w:rPr>
          <w:rFonts w:asciiTheme="minorBidi" w:hAnsiTheme="minorBidi" w:cstheme="minorBidi"/>
          <w:sz w:val="24"/>
          <w:szCs w:val="24"/>
          <w:rtl/>
        </w:rPr>
        <w:t xml:space="preserve">1  </w:t>
      </w:r>
      <w:r w:rsidRPr="00645CE8">
        <w:rPr>
          <w:rStyle w:val="a3"/>
          <w:rFonts w:asciiTheme="minorBidi" w:hAnsiTheme="minorBidi" w:cstheme="minorBidi"/>
          <w:b w:val="0"/>
          <w:sz w:val="24"/>
          <w:szCs w:val="24"/>
          <w:rtl/>
        </w:rPr>
        <w:t>לימודי עברית</w:t>
      </w:r>
      <w:bookmarkEnd w:id="43"/>
    </w:p>
    <w:p w14:paraId="6F4FE2D0" w14:textId="77777777" w:rsidR="00F50562" w:rsidRPr="00645CE8" w:rsidRDefault="00F50562" w:rsidP="00F50562">
      <w:pPr>
        <w:spacing w:after="150"/>
        <w:jc w:val="both"/>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 xml:space="preserve">ידיעת השפה העברית היא דרישה בסיסית מכל תלמיד באוניברסיטה העברית. תלמידים מחו"ל ותלמידים בעלי תעודת בגרות לא-ישראלית, וכן מועמדים בעלי תעודת בגרות ישראלית אשר סיימו ביה"ס תיכון ששפת ההוראה בו אינה עברית, חייבים להוכיח ידיעה מספקת בעברית, כדי להתקבל ללימודים מן המניין באוניברסיטה. אם יוכיחו שליטה טובה מאוד בשפה, יהיו פטורים מלימודי עברית, ואם לא כן,  יחויבו להשתתף בשיעורי עברית במשך שנת הלימודים הראשונה שלהם, על מנת להגיע לרמת "פטור". תלמידים שעמדו בהצלחה ב"בחינה הירושלמית" הנערכת בחו"ל פטורים מלימודי עברית. כמו כן, פטורים תלמידים הלומדים </w:t>
      </w:r>
      <w:proofErr w:type="spellStart"/>
      <w:r w:rsidRPr="00645CE8">
        <w:rPr>
          <w:rFonts w:asciiTheme="minorBidi" w:eastAsia="Times New Roman" w:hAnsiTheme="minorBidi" w:cstheme="minorBidi"/>
          <w:sz w:val="24"/>
          <w:szCs w:val="24"/>
          <w:rtl/>
        </w:rPr>
        <w:t>בתכניות</w:t>
      </w:r>
      <w:proofErr w:type="spellEnd"/>
      <w:r w:rsidRPr="00645CE8">
        <w:rPr>
          <w:rFonts w:asciiTheme="minorBidi" w:eastAsia="Times New Roman" w:hAnsiTheme="minorBidi" w:cstheme="minorBidi"/>
          <w:sz w:val="24"/>
          <w:szCs w:val="24"/>
          <w:rtl/>
        </w:rPr>
        <w:t xml:space="preserve"> המוגדרות "</w:t>
      </w:r>
      <w:proofErr w:type="spellStart"/>
      <w:r w:rsidRPr="00645CE8">
        <w:rPr>
          <w:rFonts w:asciiTheme="minorBidi" w:eastAsia="Times New Roman" w:hAnsiTheme="minorBidi" w:cstheme="minorBidi"/>
          <w:sz w:val="24"/>
          <w:szCs w:val="24"/>
          <w:rtl/>
        </w:rPr>
        <w:t>תכניות</w:t>
      </w:r>
      <w:proofErr w:type="spellEnd"/>
      <w:r w:rsidRPr="00645CE8">
        <w:rPr>
          <w:rFonts w:asciiTheme="minorBidi" w:eastAsia="Times New Roman" w:hAnsiTheme="minorBidi" w:cstheme="minorBidi"/>
          <w:sz w:val="24"/>
          <w:szCs w:val="24"/>
          <w:rtl/>
        </w:rPr>
        <w:t xml:space="preserve"> באנגלית" ותלמידים שלימודי הבוגר שלהם לא בשפה העברית ולומדים כעת בתוכניות למוסמך שניתן לסיימן באנגלית.</w:t>
      </w:r>
    </w:p>
    <w:p w14:paraId="66BD3CC5" w14:textId="77777777" w:rsidR="00F50562" w:rsidRPr="00645CE8" w:rsidRDefault="00F50562" w:rsidP="00F50562">
      <w:pPr>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5.1.1  תלמיד לתואר בוגר לא יתקבל לשנת לימודיו השנייה לפני שקיבל פטור בלימודי העברית. קבלת הפטור מותנית בעמידה בהצלחה בקורס </w:t>
      </w:r>
      <w:proofErr w:type="spellStart"/>
      <w:r w:rsidRPr="00645CE8">
        <w:rPr>
          <w:rFonts w:asciiTheme="minorBidi" w:eastAsia="Times New Roman" w:hAnsiTheme="minorBidi" w:cstheme="minorBidi"/>
          <w:sz w:val="24"/>
          <w:szCs w:val="24"/>
          <w:rtl/>
        </w:rPr>
        <w:t>עלמ"א</w:t>
      </w:r>
      <w:proofErr w:type="spellEnd"/>
      <w:r w:rsidRPr="00645CE8">
        <w:rPr>
          <w:rFonts w:asciiTheme="minorBidi" w:eastAsia="Times New Roman" w:hAnsiTheme="minorBidi" w:cstheme="minorBidi"/>
          <w:sz w:val="24"/>
          <w:szCs w:val="24"/>
          <w:rtl/>
        </w:rPr>
        <w:t xml:space="preserve"> ב' (עברית למטרות אקדמיות ב')</w:t>
      </w:r>
    </w:p>
    <w:p w14:paraId="04D15179" w14:textId="77777777" w:rsidR="00F50562" w:rsidRPr="00645CE8" w:rsidRDefault="00F50562" w:rsidP="00F50562">
      <w:pPr>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 ניתן לעמוד בדרישת העברית גם ע"י בחינת </w:t>
      </w:r>
      <w:proofErr w:type="spellStart"/>
      <w:r w:rsidRPr="00645CE8">
        <w:rPr>
          <w:rFonts w:asciiTheme="minorBidi" w:eastAsia="Times New Roman" w:hAnsiTheme="minorBidi" w:cstheme="minorBidi"/>
          <w:sz w:val="24"/>
          <w:szCs w:val="24"/>
          <w:rtl/>
        </w:rPr>
        <w:t>יע"ל</w:t>
      </w:r>
      <w:proofErr w:type="spellEnd"/>
      <w:r w:rsidRPr="00645CE8">
        <w:rPr>
          <w:rFonts w:asciiTheme="minorBidi" w:eastAsia="Times New Roman" w:hAnsiTheme="minorBidi" w:cstheme="minorBidi"/>
          <w:sz w:val="24"/>
          <w:szCs w:val="24"/>
          <w:rtl/>
        </w:rPr>
        <w:t xml:space="preserve">/ </w:t>
      </w:r>
      <w:proofErr w:type="spellStart"/>
      <w:r w:rsidRPr="00645CE8">
        <w:rPr>
          <w:rFonts w:asciiTheme="minorBidi" w:eastAsia="Times New Roman" w:hAnsiTheme="minorBidi" w:cstheme="minorBidi"/>
          <w:sz w:val="24"/>
          <w:szCs w:val="24"/>
          <w:rtl/>
        </w:rPr>
        <w:t>יע"ל</w:t>
      </w:r>
      <w:proofErr w:type="spellEnd"/>
      <w:r w:rsidRPr="00645CE8">
        <w:rPr>
          <w:rFonts w:asciiTheme="minorBidi" w:eastAsia="Times New Roman" w:hAnsiTheme="minorBidi" w:cstheme="minorBidi"/>
          <w:sz w:val="24"/>
          <w:szCs w:val="24"/>
          <w:rtl/>
        </w:rPr>
        <w:t xml:space="preserve"> נט. </w:t>
      </w:r>
    </w:p>
    <w:p w14:paraId="6D2F44C1" w14:textId="77777777" w:rsidR="00F50562" w:rsidRPr="00645CE8" w:rsidRDefault="00F50562" w:rsidP="00F50562">
      <w:pPr>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מידע אודות דרישות החוגים השונים וסף הקבלה מפורטים באתר של מדור קבלת תלמידים.</w:t>
      </w:r>
    </w:p>
    <w:p w14:paraId="496D89FD" w14:textId="77777777" w:rsidR="00F50562"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נהלי לימודי העברית וכללי קבלת הפטור מפורטים</w:t>
      </w:r>
      <w:r w:rsidRPr="00645CE8">
        <w:rPr>
          <w:rFonts w:asciiTheme="minorBidi" w:hAnsiTheme="minorBidi" w:cstheme="minorBidi"/>
          <w:b/>
          <w:bCs/>
          <w:rtl/>
        </w:rPr>
        <w:t> בנספח ו'</w:t>
      </w:r>
      <w:bookmarkEnd w:id="44"/>
    </w:p>
    <w:p w14:paraId="0A537BB7"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3FBDD5ED" w14:textId="77777777" w:rsidR="00F50562" w:rsidRPr="00645CE8" w:rsidRDefault="00F50562" w:rsidP="00F50562">
      <w:pPr>
        <w:pStyle w:val="2"/>
        <w:rPr>
          <w:rStyle w:val="a3"/>
          <w:rFonts w:asciiTheme="minorBidi" w:hAnsiTheme="minorBidi" w:cstheme="minorBidi"/>
          <w:b w:val="0"/>
          <w:sz w:val="24"/>
          <w:szCs w:val="24"/>
          <w:rtl/>
        </w:rPr>
      </w:pPr>
      <w:bookmarkStart w:id="45" w:name="_Toc83818144"/>
      <w:r w:rsidRPr="00645CE8">
        <w:rPr>
          <w:rFonts w:asciiTheme="minorBidi" w:hAnsiTheme="minorBidi" w:cstheme="minorBidi"/>
          <w:sz w:val="24"/>
          <w:szCs w:val="24"/>
          <w:rtl/>
        </w:rPr>
        <w:t xml:space="preserve">5.2  </w:t>
      </w:r>
      <w:r w:rsidRPr="00645CE8">
        <w:rPr>
          <w:rStyle w:val="a3"/>
          <w:rFonts w:asciiTheme="minorBidi" w:hAnsiTheme="minorBidi" w:cstheme="minorBidi"/>
          <w:b w:val="0"/>
          <w:sz w:val="24"/>
          <w:szCs w:val="24"/>
          <w:rtl/>
        </w:rPr>
        <w:t>לימודי אנגלית</w:t>
      </w:r>
      <w:bookmarkEnd w:id="45"/>
    </w:p>
    <w:p w14:paraId="70C4B2A5"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Pr>
      </w:pPr>
      <w:r w:rsidRPr="00645CE8">
        <w:rPr>
          <w:rFonts w:asciiTheme="minorBidi" w:hAnsiTheme="minorBidi" w:cstheme="minorBidi"/>
          <w:rtl/>
        </w:rPr>
        <w:t>תלמיד האוניברסיטה חייב להוכיח כושר קריאה והבנה של טקסטים אקדמיים באנגלית, עד תחילת שנה ב' ללימודיו* לתואר בוגר. הקריטריונים לקבלת פטור באנגלית ופירוט הקורסים והמסלולים ללימוד אנגלית מפורטים בנספח ז'.  </w:t>
      </w:r>
    </w:p>
    <w:p w14:paraId="45066412"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*למעט ביה"ס לעבודה סוציאלית ומדעים ביו-רפואיים ולרווחה חברתית בו התלמיד נדרש להגיע לרמת פטור באנגלית עם תום לימודי שנה א' לתואר בוגר. ראו הנמקות להחרגה זו ופרטים נוספים בשנתון ביה"ס</w:t>
      </w:r>
      <w:r w:rsidRPr="00645CE8">
        <w:rPr>
          <w:rFonts w:asciiTheme="minorBidi" w:hAnsiTheme="minorBidi" w:cstheme="minorBidi"/>
          <w:b/>
          <w:bCs/>
          <w:rtl/>
        </w:rPr>
        <w:t xml:space="preserve">. </w:t>
      </w:r>
    </w:p>
    <w:p w14:paraId="2139D165"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תלמיד אשר התקבל לאוניברסיטה עם רמה "בסיסית" באנגלית והגיע בתחילת שנה ב' ללימודיו לתואר בוגר לרמת "מתקדמים א'" יוכל להגיש בקשה למזכירות החוג/פקולטה לאפשר לו להגיע לרמת הפטור עד לתום סמסטר א' של שנת לימודיו השנייה.</w:t>
      </w:r>
    </w:p>
    <w:p w14:paraId="4222D4C7" w14:textId="77777777" w:rsidR="00F50562" w:rsidRPr="00645CE8" w:rsidRDefault="00F50562" w:rsidP="00F50562">
      <w:pPr>
        <w:pStyle w:val="xmsonormal"/>
        <w:bidi/>
        <w:spacing w:after="120" w:line="276" w:lineRule="auto"/>
        <w:ind w:left="-2"/>
        <w:rPr>
          <w:rFonts w:asciiTheme="minorBidi" w:hAnsiTheme="minorBidi" w:cstheme="minorBidi"/>
          <w:rtl/>
        </w:rPr>
      </w:pPr>
      <w:r w:rsidRPr="00645CE8">
        <w:rPr>
          <w:rFonts w:asciiTheme="minorBidi" w:hAnsiTheme="minorBidi" w:cstheme="minorBidi"/>
          <w:rtl/>
        </w:rPr>
        <w:t xml:space="preserve">5.2.1. ללימודי מוסמך יתקבל רק תלמיד, שעמד ברמת "פטור" אוניברסיטאי לפי אחת הדרכים המתוארות </w:t>
      </w:r>
      <w:r w:rsidRPr="00645CE8">
        <w:rPr>
          <w:rFonts w:asciiTheme="minorBidi" w:hAnsiTheme="minorBidi" w:cstheme="minorBidi"/>
          <w:b/>
          <w:bCs/>
          <w:rtl/>
        </w:rPr>
        <w:t>בנספח ז</w:t>
      </w:r>
      <w:r w:rsidRPr="00645CE8">
        <w:rPr>
          <w:rFonts w:asciiTheme="minorBidi" w:hAnsiTheme="minorBidi" w:cstheme="minorBidi"/>
          <w:rtl/>
        </w:rPr>
        <w:t>', סעיף א'.</w:t>
      </w:r>
    </w:p>
    <w:p w14:paraId="4D499BE7" w14:textId="77777777" w:rsidR="00F50562" w:rsidRPr="00645CE8" w:rsidRDefault="00F50562" w:rsidP="00F50562">
      <w:pPr>
        <w:pStyle w:val="xmsonormal"/>
        <w:bidi/>
        <w:spacing w:before="0" w:beforeAutospacing="0" w:after="120" w:afterAutospacing="0" w:line="276" w:lineRule="auto"/>
        <w:ind w:left="-20"/>
        <w:rPr>
          <w:rFonts w:asciiTheme="minorBidi" w:hAnsiTheme="minorBidi" w:cstheme="minorBidi"/>
          <w:rtl/>
        </w:rPr>
      </w:pPr>
      <w:r w:rsidRPr="00645CE8">
        <w:rPr>
          <w:rFonts w:asciiTheme="minorBidi" w:hAnsiTheme="minorBidi" w:cstheme="minorBidi"/>
          <w:rtl/>
        </w:rPr>
        <w:t>5.2.1.1 מועמד ללימודי מוסמך על סמך לימודי תואר בוגר בחו"ל, מארץ שאיננה דוברת אנגלית, ומועמד ללימודי מוסמך הנלמד בשפה העברית, שסווגו לרמה 2 באנגלית לפחות - פקולטה רשאית לקבלם ללימודי מוסמך על תנאי ויהיה עליהם להגיע לרמת פטור מאנגלית עד תום שנה א' ללימודים.</w:t>
      </w:r>
    </w:p>
    <w:p w14:paraId="1BEEBCF2" w14:textId="77777777" w:rsidR="00F50562" w:rsidRPr="00645CE8" w:rsidRDefault="00F50562" w:rsidP="00F50562">
      <w:pPr>
        <w:pStyle w:val="xmsonormal"/>
        <w:bidi/>
        <w:spacing w:before="0" w:beforeAutospacing="0" w:after="120" w:afterAutospacing="0" w:line="276" w:lineRule="auto"/>
        <w:ind w:left="-2"/>
        <w:rPr>
          <w:rFonts w:asciiTheme="minorBidi" w:hAnsiTheme="minorBidi" w:cstheme="minorBidi"/>
        </w:rPr>
      </w:pPr>
      <w:r w:rsidRPr="00645CE8">
        <w:rPr>
          <w:rFonts w:asciiTheme="minorBidi" w:hAnsiTheme="minorBidi" w:cstheme="minorBidi"/>
          <w:rtl/>
        </w:rPr>
        <w:t xml:space="preserve">5.2.2 ועדת ההוראה של הפקולטה רשאית לאשר לתלמיד שלא הגיע ל"פטור" באנגלית ללמוד בשנה ב' </w:t>
      </w:r>
      <w:proofErr w:type="spellStart"/>
      <w:r w:rsidRPr="00645CE8">
        <w:rPr>
          <w:rFonts w:asciiTheme="minorBidi" w:hAnsiTheme="minorBidi" w:cstheme="minorBidi"/>
          <w:rtl/>
        </w:rPr>
        <w:t>בתכנית</w:t>
      </w:r>
      <w:proofErr w:type="spellEnd"/>
      <w:r w:rsidRPr="00645CE8">
        <w:rPr>
          <w:rFonts w:asciiTheme="minorBidi" w:hAnsiTheme="minorBidi" w:cstheme="minorBidi"/>
          <w:rtl/>
        </w:rPr>
        <w:t xml:space="preserve"> לימודים מצומצמת (בהיקף שלא יעלה על מחצית תכנית לימודים, כולל לימודים חוזרים באנגלית ובתשלום כנדרש. תנאי לכך הוא שהתלמיד השלים בהצלחה את כל חובות לימודיו בשנה א'). בכל מקרה, התלמיד לא יהיה רשאי ללמוד </w:t>
      </w:r>
      <w:proofErr w:type="spellStart"/>
      <w:r w:rsidRPr="00645CE8">
        <w:rPr>
          <w:rFonts w:asciiTheme="minorBidi" w:hAnsiTheme="minorBidi" w:cstheme="minorBidi"/>
          <w:rtl/>
        </w:rPr>
        <w:t>בפרוסמינריונים</w:t>
      </w:r>
      <w:proofErr w:type="spellEnd"/>
      <w:r w:rsidRPr="00645CE8">
        <w:rPr>
          <w:rFonts w:asciiTheme="minorBidi" w:hAnsiTheme="minorBidi" w:cstheme="minorBidi"/>
          <w:rtl/>
        </w:rPr>
        <w:t xml:space="preserve"> ובסמינריונים. התלמיד לא יתקבל כתלמיד מן המניין בשנה ג' אם לא עמד בתנאי המעבר באנגלית. </w:t>
      </w:r>
    </w:p>
    <w:p w14:paraId="30D34317" w14:textId="77777777" w:rsidR="00F50562" w:rsidRPr="00645CE8" w:rsidRDefault="00F50562" w:rsidP="00F50562">
      <w:pPr>
        <w:pStyle w:val="xmsonormal"/>
        <w:bidi/>
        <w:spacing w:after="120" w:line="276" w:lineRule="auto"/>
        <w:ind w:left="-2"/>
        <w:rPr>
          <w:rFonts w:asciiTheme="minorBidi" w:hAnsiTheme="minorBidi" w:cstheme="minorBidi"/>
          <w:b/>
          <w:bCs/>
          <w:rtl/>
        </w:rPr>
      </w:pPr>
      <w:r w:rsidRPr="00645CE8">
        <w:rPr>
          <w:rFonts w:asciiTheme="minorBidi" w:hAnsiTheme="minorBidi" w:cstheme="minorBidi"/>
          <w:rtl/>
        </w:rPr>
        <w:t>נהלי לימודי האנגלית וכללי קבלת הפטור מפורטים</w:t>
      </w:r>
      <w:r w:rsidRPr="00645CE8">
        <w:rPr>
          <w:rFonts w:asciiTheme="minorBidi" w:hAnsiTheme="minorBidi" w:cstheme="minorBidi"/>
          <w:b/>
          <w:bCs/>
          <w:rtl/>
        </w:rPr>
        <w:t xml:space="preserve"> בנספח ז'.</w:t>
      </w:r>
    </w:p>
    <w:p w14:paraId="33C1A585" w14:textId="77777777" w:rsidR="00F50562" w:rsidRPr="00645CE8" w:rsidRDefault="00F50562" w:rsidP="00F50562">
      <w:pPr>
        <w:pStyle w:val="2"/>
        <w:rPr>
          <w:rFonts w:asciiTheme="minorBidi" w:hAnsiTheme="minorBidi" w:cstheme="minorBidi"/>
          <w:sz w:val="24"/>
          <w:szCs w:val="24"/>
          <w:rtl/>
        </w:rPr>
      </w:pPr>
      <w:bookmarkStart w:id="46" w:name="_Toc83818145"/>
      <w:r w:rsidRPr="00645CE8">
        <w:rPr>
          <w:rFonts w:asciiTheme="minorBidi" w:hAnsiTheme="minorBidi" w:cstheme="minorBidi"/>
          <w:sz w:val="24"/>
          <w:szCs w:val="24"/>
          <w:rtl/>
        </w:rPr>
        <w:t>5.3 אבני פינה</w:t>
      </w:r>
      <w:bookmarkEnd w:id="46"/>
      <w:r w:rsidRPr="00645CE8">
        <w:rPr>
          <w:rFonts w:asciiTheme="minorBidi" w:hAnsiTheme="minorBidi" w:cstheme="minorBidi"/>
          <w:sz w:val="24"/>
          <w:szCs w:val="24"/>
        </w:rPr>
        <w:t xml:space="preserve"> </w:t>
      </w:r>
      <w:r w:rsidRPr="00645CE8">
        <w:rPr>
          <w:rFonts w:asciiTheme="minorBidi" w:hAnsiTheme="minorBidi" w:cstheme="minorBidi"/>
          <w:sz w:val="24"/>
          <w:szCs w:val="24"/>
          <w:rtl/>
        </w:rPr>
        <w:t xml:space="preserve"> </w:t>
      </w:r>
    </w:p>
    <w:p w14:paraId="26F7A2D4" w14:textId="77777777" w:rsidR="00F50562" w:rsidRPr="00645CE8" w:rsidRDefault="00F50562" w:rsidP="00F50562">
      <w:pPr>
        <w:pStyle w:val="xmsonormal"/>
        <w:bidi/>
        <w:spacing w:before="0" w:beforeAutospacing="0" w:after="120" w:afterAutospacing="0" w:line="276" w:lineRule="auto"/>
        <w:ind w:left="720"/>
        <w:rPr>
          <w:rFonts w:asciiTheme="minorBidi" w:hAnsiTheme="minorBidi" w:cstheme="minorBidi"/>
          <w:rtl/>
        </w:rPr>
      </w:pPr>
      <w:r w:rsidRPr="00645CE8">
        <w:rPr>
          <w:rFonts w:asciiTheme="minorBidi" w:hAnsiTheme="minorBidi" w:cstheme="minorBidi"/>
          <w:rtl/>
        </w:rPr>
        <w:t>5.3.1</w:t>
      </w:r>
      <w:r w:rsidRPr="00645CE8">
        <w:rPr>
          <w:rFonts w:asciiTheme="minorBidi" w:hAnsiTheme="minorBidi" w:cstheme="minorBidi"/>
          <w:rtl/>
        </w:rPr>
        <w:tab/>
        <w:t xml:space="preserve">תלמיד האוניברסיטה לתואר בוגר חייב למלא חובותיו במסגרת תכנית "אבני פינה". הלימודים במסגרת תכנית זו נחלקים לשלושה תחומי ידע: מדעי החברה, מדעי הרוח והמדעים הניסויים. תלמיד אשר לימודיו הם בתחום ידע אחד, יהיה חייב בלימוד שני תחומי הידע האחרים. </w:t>
      </w:r>
    </w:p>
    <w:p w14:paraId="052E6BBF" w14:textId="77777777" w:rsidR="00F50562" w:rsidRPr="00645CE8" w:rsidRDefault="00F50562" w:rsidP="00F50562">
      <w:pPr>
        <w:pStyle w:val="xmsonormal"/>
        <w:bidi/>
        <w:spacing w:before="0" w:beforeAutospacing="0" w:after="120" w:afterAutospacing="0" w:line="276" w:lineRule="auto"/>
        <w:ind w:left="720"/>
        <w:rPr>
          <w:rFonts w:asciiTheme="minorBidi" w:hAnsiTheme="minorBidi" w:cstheme="minorBidi"/>
          <w:rtl/>
        </w:rPr>
      </w:pPr>
      <w:r w:rsidRPr="00645CE8">
        <w:rPr>
          <w:rFonts w:asciiTheme="minorBidi" w:hAnsiTheme="minorBidi" w:cstheme="minorBidi"/>
          <w:rtl/>
        </w:rPr>
        <w:t xml:space="preserve">5.3.2. היקף הלימודים </w:t>
      </w:r>
      <w:proofErr w:type="spellStart"/>
      <w:r w:rsidRPr="00645CE8">
        <w:rPr>
          <w:rFonts w:asciiTheme="minorBidi" w:hAnsiTheme="minorBidi" w:cstheme="minorBidi"/>
          <w:rtl/>
        </w:rPr>
        <w:t>בתכנית</w:t>
      </w:r>
      <w:proofErr w:type="spellEnd"/>
      <w:r w:rsidRPr="00645CE8">
        <w:rPr>
          <w:rFonts w:asciiTheme="minorBidi" w:hAnsiTheme="minorBidi" w:cstheme="minorBidi"/>
          <w:rtl/>
        </w:rPr>
        <w:t xml:space="preserve"> זו יהיה 4 נ"ז בכל תחום ידע שהתלמיד לא לומד בו, אלא אם הוחלט על ידי רקטור האוניברסיטה לתת פטור (חלקי או מלא, זמני או קבוע) למסלולי לימודים מסוימים. על כל תלמיד לבדוק חובותיו האקדמיים בלימודי אבני פינה באתר </w:t>
      </w:r>
      <w:proofErr w:type="spellStart"/>
      <w:r w:rsidRPr="00645CE8">
        <w:rPr>
          <w:rFonts w:asciiTheme="minorBidi" w:hAnsiTheme="minorBidi" w:cstheme="minorBidi"/>
          <w:rtl/>
        </w:rPr>
        <w:t>התכנית</w:t>
      </w:r>
      <w:proofErr w:type="spellEnd"/>
      <w:r w:rsidRPr="00645CE8">
        <w:rPr>
          <w:rFonts w:asciiTheme="minorBidi" w:hAnsiTheme="minorBidi" w:cstheme="minorBidi"/>
          <w:rtl/>
        </w:rPr>
        <w:t xml:space="preserve"> </w:t>
      </w:r>
      <w:hyperlink r:id="rId18" w:history="1">
        <w:r w:rsidRPr="00645CE8">
          <w:rPr>
            <w:rStyle w:val="Hyperlink"/>
            <w:rFonts w:asciiTheme="minorBidi" w:hAnsiTheme="minorBidi" w:cstheme="minorBidi"/>
            <w:color w:val="auto"/>
          </w:rPr>
          <w:t>http:/ap.huji.ac.il</w:t>
        </w:r>
      </w:hyperlink>
      <w:r w:rsidRPr="00645CE8">
        <w:rPr>
          <w:rFonts w:asciiTheme="minorBidi" w:hAnsiTheme="minorBidi" w:cstheme="minorBidi"/>
          <w:rtl/>
        </w:rPr>
        <w:t xml:space="preserve"> </w:t>
      </w:r>
    </w:p>
    <w:p w14:paraId="60E831DC" w14:textId="77777777" w:rsidR="00F50562" w:rsidRPr="00645CE8" w:rsidRDefault="00F50562" w:rsidP="00F50562">
      <w:pPr>
        <w:pStyle w:val="xmsonormal"/>
        <w:bidi/>
        <w:spacing w:before="0" w:beforeAutospacing="0" w:after="120" w:afterAutospacing="0" w:line="276" w:lineRule="auto"/>
        <w:ind w:left="720"/>
        <w:rPr>
          <w:rFonts w:asciiTheme="minorBidi" w:hAnsiTheme="minorBidi" w:cstheme="minorBidi"/>
          <w:rtl/>
        </w:rPr>
      </w:pPr>
      <w:r w:rsidRPr="00645CE8">
        <w:rPr>
          <w:rFonts w:asciiTheme="minorBidi" w:hAnsiTheme="minorBidi" w:cstheme="minorBidi"/>
          <w:rtl/>
        </w:rPr>
        <w:t xml:space="preserve">5.3.3   הציון בקורסי אבני פינה ייחשב בממוצע הסופי הכללי של התואר, אך לא במדרג החוגי. </w:t>
      </w:r>
    </w:p>
    <w:p w14:paraId="46CDBCF5" w14:textId="77777777" w:rsidR="00F50562" w:rsidRPr="00645CE8" w:rsidRDefault="00F50562" w:rsidP="00F50562">
      <w:pPr>
        <w:pStyle w:val="xmsonormal"/>
        <w:bidi/>
        <w:spacing w:before="0" w:beforeAutospacing="0" w:after="120" w:afterAutospacing="0" w:line="276" w:lineRule="auto"/>
        <w:ind w:left="720"/>
        <w:rPr>
          <w:rFonts w:asciiTheme="minorBidi" w:hAnsiTheme="minorBidi" w:cstheme="minorBidi"/>
          <w:rtl/>
        </w:rPr>
      </w:pPr>
    </w:p>
    <w:p w14:paraId="5DD6DC64" w14:textId="77777777" w:rsidR="00F50562" w:rsidRPr="00645CE8" w:rsidRDefault="00F50562" w:rsidP="00F50562">
      <w:pPr>
        <w:pStyle w:val="2"/>
        <w:rPr>
          <w:rFonts w:asciiTheme="minorBidi" w:hAnsiTheme="minorBidi" w:cstheme="minorBidi"/>
          <w:sz w:val="24"/>
          <w:szCs w:val="24"/>
          <w:rtl/>
        </w:rPr>
      </w:pPr>
      <w:bookmarkStart w:id="47" w:name="_Toc83818146"/>
      <w:r w:rsidRPr="00645CE8">
        <w:rPr>
          <w:rFonts w:asciiTheme="minorBidi" w:hAnsiTheme="minorBidi" w:cstheme="minorBidi"/>
          <w:sz w:val="24"/>
          <w:szCs w:val="24"/>
          <w:rtl/>
        </w:rPr>
        <w:t>5.4 חובת לימוד קורסים בשפה האנגלית במסגרת לימודי הבוגר</w:t>
      </w:r>
      <w:bookmarkEnd w:id="47"/>
    </w:p>
    <w:p w14:paraId="16D1DCEB"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תנאי לזכאות לתואר בוגר הוא סיום בהצלחה של שני קורסי בחירה, שנלמדו באוניברסיטה בשפה האנגלית. לעניין זה לא יובא בחשבון קורס להשלמת הדרישה להגיע לרמת פטור בשפה האנגלית.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לימודים דו חוגית או משולבת ניתן למלא דרישה זו באמצעות עמידה בדרישה באחד מחוגי הלימוד. </w:t>
      </w:r>
    </w:p>
    <w:p w14:paraId="0C14EF21"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ככלל, ההערכה בקורס תהא באנגלית. ברם, הפקולטה נותנת הקורס רשאית לקבוע אחרת, על בסיס שיקולים אקדמיים ובהתאם לאופיו ותכניו של כל קורס וקורס.  </w:t>
      </w:r>
    </w:p>
    <w:p w14:paraId="1A266A9B" w14:textId="77777777" w:rsidR="00F50562" w:rsidRPr="00645CE8" w:rsidRDefault="00F50562" w:rsidP="00F50562">
      <w:pPr>
        <w:rPr>
          <w:rFonts w:asciiTheme="minorBidi" w:hAnsiTheme="minorBidi" w:cstheme="minorBidi"/>
          <w:sz w:val="24"/>
          <w:szCs w:val="24"/>
          <w:rtl/>
        </w:rPr>
      </w:pPr>
    </w:p>
    <w:p w14:paraId="4ED476D4"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הוראה זו תחול על סטודנטים שהחלו את לימודיהם לתואר בוגר בשנת הלימודים תשפ"ב ואילך.</w:t>
      </w:r>
    </w:p>
    <w:p w14:paraId="47DF7789" w14:textId="77777777" w:rsidR="00F50562" w:rsidRPr="00645CE8" w:rsidRDefault="00F50562" w:rsidP="00F50562">
      <w:pPr>
        <w:pStyle w:val="xmsonormal"/>
        <w:bidi/>
        <w:spacing w:before="0" w:beforeAutospacing="0" w:after="120" w:afterAutospacing="0" w:line="276" w:lineRule="auto"/>
        <w:ind w:left="720"/>
        <w:rPr>
          <w:rFonts w:asciiTheme="minorBidi" w:hAnsiTheme="minorBidi" w:cstheme="minorBidi"/>
          <w:rtl/>
        </w:rPr>
      </w:pPr>
    </w:p>
    <w:p w14:paraId="62F99869" w14:textId="77777777" w:rsidR="00F50562" w:rsidRPr="00645CE8" w:rsidRDefault="00F50562" w:rsidP="00F50562">
      <w:pPr>
        <w:pStyle w:val="2"/>
        <w:rPr>
          <w:rFonts w:asciiTheme="minorBidi" w:hAnsiTheme="minorBidi" w:cstheme="minorBidi"/>
          <w:sz w:val="24"/>
          <w:szCs w:val="24"/>
          <w:rtl/>
        </w:rPr>
      </w:pPr>
      <w:bookmarkStart w:id="48" w:name="_Toc83818147"/>
      <w:r w:rsidRPr="00645CE8">
        <w:rPr>
          <w:rFonts w:asciiTheme="minorBidi" w:hAnsiTheme="minorBidi" w:cstheme="minorBidi"/>
          <w:bCs w:val="0"/>
          <w:sz w:val="24"/>
          <w:szCs w:val="24"/>
          <w:rtl/>
        </w:rPr>
        <w:t>5.5 קבלת נ"ז בגין מעורבות חברתית</w:t>
      </w:r>
      <w:bookmarkEnd w:id="48"/>
    </w:p>
    <w:p w14:paraId="1C58E597" w14:textId="77777777" w:rsidR="00F50562" w:rsidRPr="00645CE8" w:rsidRDefault="00F50562" w:rsidP="00F50562">
      <w:pPr>
        <w:pStyle w:val="xmsonormal"/>
        <w:bidi/>
        <w:spacing w:before="0" w:beforeAutospacing="0" w:after="120" w:afterAutospacing="0" w:line="276" w:lineRule="auto"/>
        <w:rPr>
          <w:rFonts w:asciiTheme="minorBidi" w:hAnsiTheme="minorBidi" w:cstheme="minorBidi"/>
          <w:rtl/>
        </w:rPr>
      </w:pPr>
      <w:r w:rsidRPr="00645CE8">
        <w:rPr>
          <w:rFonts w:asciiTheme="minorBidi" w:hAnsiTheme="minorBidi" w:cstheme="minorBidi"/>
          <w:rtl/>
        </w:rPr>
        <w:t>סטודנטים לתואר בוגר יהיו זכאים לקבל עד 2 נ"ז בגין פעילות חברתית וקהילתית, בכפוף לתנאים המפורטים בנספח ט'.</w:t>
      </w:r>
    </w:p>
    <w:p w14:paraId="196C857C" w14:textId="77777777" w:rsidR="00F50562" w:rsidRPr="00645CE8" w:rsidRDefault="00F50562" w:rsidP="00F50562">
      <w:pPr>
        <w:pStyle w:val="xmsonormal"/>
        <w:bidi/>
        <w:spacing w:before="0" w:beforeAutospacing="0" w:after="120" w:afterAutospacing="0" w:line="276" w:lineRule="auto"/>
        <w:rPr>
          <w:rFonts w:asciiTheme="minorBidi" w:hAnsiTheme="minorBidi" w:cstheme="minorBidi"/>
          <w:rtl/>
        </w:rPr>
      </w:pPr>
    </w:p>
    <w:p w14:paraId="73499F4A" w14:textId="052BE49B" w:rsidR="00F50562" w:rsidRDefault="00F50562" w:rsidP="00F50562">
      <w:pPr>
        <w:pStyle w:val="ad"/>
        <w:spacing w:after="0"/>
        <w:ind w:left="0"/>
        <w:rPr>
          <w:rFonts w:asciiTheme="minorBidi" w:hAnsiTheme="minorBidi" w:cstheme="minorBidi"/>
          <w:sz w:val="24"/>
          <w:szCs w:val="24"/>
          <w:rtl/>
        </w:rPr>
      </w:pPr>
      <w:r w:rsidRPr="00645CE8">
        <w:rPr>
          <w:rFonts w:asciiTheme="minorBidi" w:hAnsiTheme="minorBidi" w:cstheme="minorBidi"/>
          <w:sz w:val="24"/>
          <w:szCs w:val="24"/>
          <w:rtl/>
        </w:rPr>
        <w:t>5.6 הדרכה בספרייה היא חובה לתלמידי תואר  בוגר ויש להשלימה עד תום שנת הלימודים השנייה כתנאי מעבר לשנה ג'.</w:t>
      </w:r>
    </w:p>
    <w:p w14:paraId="7FEDCE98" w14:textId="611BA5F2" w:rsidR="00D10042" w:rsidRDefault="00D10042" w:rsidP="00F50562">
      <w:pPr>
        <w:pStyle w:val="ad"/>
        <w:spacing w:after="0"/>
        <w:ind w:left="0"/>
        <w:rPr>
          <w:rFonts w:asciiTheme="minorBidi" w:hAnsiTheme="minorBidi" w:cstheme="minorBidi"/>
          <w:sz w:val="24"/>
          <w:szCs w:val="24"/>
          <w:rtl/>
        </w:rPr>
      </w:pPr>
    </w:p>
    <w:p w14:paraId="0E53E544" w14:textId="77777777" w:rsidR="00D10042" w:rsidRPr="00CE1D6A" w:rsidRDefault="00D10042" w:rsidP="00D10042">
      <w:pPr>
        <w:ind w:right="-567"/>
        <w:rPr>
          <w:rFonts w:asciiTheme="minorBidi" w:eastAsia="Times New Roman" w:hAnsiTheme="minorBidi"/>
          <w:b/>
          <w:bCs/>
          <w:sz w:val="24"/>
          <w:szCs w:val="24"/>
        </w:rPr>
      </w:pPr>
      <w:r w:rsidRPr="00D10042">
        <w:rPr>
          <w:rFonts w:asciiTheme="minorBidi" w:eastAsia="Times New Roman" w:hAnsiTheme="minorBidi"/>
          <w:b/>
          <w:bCs/>
          <w:sz w:val="24"/>
          <w:szCs w:val="24"/>
          <w:highlight w:val="yellow"/>
          <w:rtl/>
        </w:rPr>
        <w:t xml:space="preserve">5.7 </w:t>
      </w:r>
      <w:r w:rsidRPr="00D10042">
        <w:rPr>
          <w:rFonts w:asciiTheme="minorBidi" w:eastAsia="Times New Roman" w:hAnsiTheme="minorBidi" w:hint="eastAsia"/>
          <w:b/>
          <w:bCs/>
          <w:sz w:val="24"/>
          <w:szCs w:val="24"/>
          <w:highlight w:val="yellow"/>
          <w:rtl/>
        </w:rPr>
        <w:t>ה</w:t>
      </w:r>
      <w:r w:rsidRPr="00D10042">
        <w:rPr>
          <w:rFonts w:asciiTheme="minorBidi" w:eastAsia="Times New Roman" w:hAnsiTheme="minorBidi"/>
          <w:b/>
          <w:bCs/>
          <w:color w:val="222222"/>
          <w:sz w:val="24"/>
          <w:szCs w:val="24"/>
          <w:highlight w:val="yellow"/>
          <w:shd w:val="clear" w:color="auto" w:fill="FFFFFF"/>
          <w:rtl/>
        </w:rPr>
        <w:t>לומדה למניעת ה</w:t>
      </w:r>
      <w:r w:rsidRPr="00D10042">
        <w:rPr>
          <w:rFonts w:asciiTheme="minorBidi" w:eastAsia="Times New Roman" w:hAnsiTheme="minorBidi" w:hint="eastAsia"/>
          <w:b/>
          <w:bCs/>
          <w:color w:val="222222"/>
          <w:sz w:val="24"/>
          <w:szCs w:val="24"/>
          <w:highlight w:val="yellow"/>
          <w:shd w:val="clear" w:color="auto" w:fill="FFFFFF"/>
          <w:rtl/>
        </w:rPr>
        <w:t>ט</w:t>
      </w:r>
      <w:r w:rsidRPr="00D10042">
        <w:rPr>
          <w:rFonts w:asciiTheme="minorBidi" w:eastAsia="Times New Roman" w:hAnsiTheme="minorBidi"/>
          <w:b/>
          <w:bCs/>
          <w:color w:val="222222"/>
          <w:sz w:val="24"/>
          <w:szCs w:val="24"/>
          <w:highlight w:val="yellow"/>
          <w:shd w:val="clear" w:color="auto" w:fill="FFFFFF"/>
          <w:rtl/>
        </w:rPr>
        <w:t xml:space="preserve">רדה מינית היא חובה לכלל סטודנטים באוניברסיטה העברית ויש להשלימה עד תום שנת הלימודים הראשונה כתנאי מעבר לשנה </w:t>
      </w:r>
      <w:commentRangeStart w:id="49"/>
      <w:r w:rsidRPr="00D10042">
        <w:rPr>
          <w:rFonts w:asciiTheme="minorBidi" w:eastAsia="Times New Roman" w:hAnsiTheme="minorBidi"/>
          <w:b/>
          <w:bCs/>
          <w:color w:val="222222"/>
          <w:sz w:val="24"/>
          <w:szCs w:val="24"/>
          <w:highlight w:val="yellow"/>
          <w:shd w:val="clear" w:color="auto" w:fill="FFFFFF"/>
          <w:rtl/>
        </w:rPr>
        <w:t>שני</w:t>
      </w:r>
      <w:r w:rsidRPr="00D10042">
        <w:rPr>
          <w:rFonts w:asciiTheme="minorBidi" w:eastAsia="Times New Roman" w:hAnsiTheme="minorBidi" w:hint="cs"/>
          <w:b/>
          <w:bCs/>
          <w:color w:val="222222"/>
          <w:sz w:val="24"/>
          <w:szCs w:val="24"/>
          <w:highlight w:val="yellow"/>
          <w:shd w:val="clear" w:color="auto" w:fill="FFFFFF"/>
          <w:rtl/>
        </w:rPr>
        <w:t>י</w:t>
      </w:r>
      <w:r w:rsidRPr="00D10042">
        <w:rPr>
          <w:rFonts w:asciiTheme="minorBidi" w:eastAsia="Times New Roman" w:hAnsiTheme="minorBidi"/>
          <w:b/>
          <w:bCs/>
          <w:color w:val="222222"/>
          <w:sz w:val="24"/>
          <w:szCs w:val="24"/>
          <w:highlight w:val="yellow"/>
          <w:shd w:val="clear" w:color="auto" w:fill="FFFFFF"/>
          <w:rtl/>
        </w:rPr>
        <w:t>ה</w:t>
      </w:r>
      <w:commentRangeEnd w:id="49"/>
      <w:r w:rsidRPr="00D10042">
        <w:rPr>
          <w:rStyle w:val="a6"/>
          <w:szCs w:val="20"/>
          <w:highlight w:val="yellow"/>
          <w:rtl/>
          <w:lang w:val="x-none" w:eastAsia="x-none"/>
        </w:rPr>
        <w:commentReference w:id="49"/>
      </w:r>
      <w:r w:rsidRPr="00D10042">
        <w:rPr>
          <w:rFonts w:asciiTheme="minorBidi" w:eastAsia="Times New Roman" w:hAnsiTheme="minorBidi"/>
          <w:b/>
          <w:bCs/>
          <w:color w:val="222222"/>
          <w:sz w:val="24"/>
          <w:szCs w:val="24"/>
          <w:highlight w:val="yellow"/>
          <w:shd w:val="clear" w:color="auto" w:fill="FFFFFF"/>
          <w:rtl/>
        </w:rPr>
        <w:t>.</w:t>
      </w:r>
      <w:r w:rsidRPr="00CE1D6A">
        <w:rPr>
          <w:rFonts w:asciiTheme="minorBidi" w:eastAsia="Times New Roman" w:hAnsiTheme="minorBidi"/>
          <w:b/>
          <w:bCs/>
          <w:color w:val="222222"/>
          <w:sz w:val="24"/>
          <w:szCs w:val="24"/>
          <w:shd w:val="clear" w:color="auto" w:fill="FFFFFF"/>
          <w:rtl/>
        </w:rPr>
        <w:t xml:space="preserve"> </w:t>
      </w:r>
    </w:p>
    <w:p w14:paraId="7CBA3137" w14:textId="77777777" w:rsidR="00D10042" w:rsidRPr="00D10042" w:rsidRDefault="00D10042" w:rsidP="00F50562">
      <w:pPr>
        <w:pStyle w:val="ad"/>
        <w:spacing w:after="0"/>
        <w:ind w:left="0"/>
        <w:rPr>
          <w:rFonts w:asciiTheme="minorBidi" w:hAnsiTheme="minorBidi" w:cstheme="minorBidi"/>
          <w:sz w:val="24"/>
          <w:szCs w:val="24"/>
          <w:rtl/>
        </w:rPr>
      </w:pPr>
    </w:p>
    <w:p w14:paraId="6A70D164" w14:textId="77777777" w:rsidR="00F50562" w:rsidRDefault="00F50562" w:rsidP="00F50562">
      <w:pPr>
        <w:pStyle w:val="ad"/>
        <w:spacing w:after="0"/>
        <w:ind w:left="0"/>
        <w:rPr>
          <w:rFonts w:asciiTheme="minorBidi" w:hAnsiTheme="minorBidi" w:cstheme="minorBidi"/>
          <w:sz w:val="24"/>
          <w:szCs w:val="24"/>
          <w:rtl/>
        </w:rPr>
      </w:pPr>
    </w:p>
    <w:p w14:paraId="051DDEBF" w14:textId="77777777" w:rsidR="00F50562" w:rsidRDefault="00F50562" w:rsidP="00F50562">
      <w:pPr>
        <w:pStyle w:val="ad"/>
        <w:spacing w:after="0"/>
        <w:ind w:left="0"/>
        <w:rPr>
          <w:rFonts w:asciiTheme="minorBidi" w:hAnsiTheme="minorBidi" w:cstheme="minorBidi"/>
          <w:sz w:val="24"/>
          <w:szCs w:val="24"/>
          <w:rtl/>
        </w:rPr>
      </w:pPr>
    </w:p>
    <w:p w14:paraId="65F6EAB3" w14:textId="77777777" w:rsidR="00F50562" w:rsidRDefault="00F50562" w:rsidP="00F50562">
      <w:pPr>
        <w:pStyle w:val="ad"/>
        <w:spacing w:after="0"/>
        <w:ind w:left="0"/>
        <w:rPr>
          <w:rFonts w:asciiTheme="minorBidi" w:hAnsiTheme="minorBidi" w:cstheme="minorBidi"/>
          <w:sz w:val="24"/>
          <w:szCs w:val="24"/>
          <w:rtl/>
        </w:rPr>
      </w:pPr>
    </w:p>
    <w:p w14:paraId="4C96C066" w14:textId="77777777" w:rsidR="00F50562" w:rsidRDefault="00F50562" w:rsidP="00F50562">
      <w:pPr>
        <w:pStyle w:val="ad"/>
        <w:spacing w:after="0"/>
        <w:ind w:left="0"/>
        <w:rPr>
          <w:rFonts w:asciiTheme="minorBidi" w:hAnsiTheme="minorBidi" w:cstheme="minorBidi"/>
          <w:sz w:val="24"/>
          <w:szCs w:val="24"/>
          <w:rtl/>
        </w:rPr>
      </w:pPr>
    </w:p>
    <w:p w14:paraId="4E5FEE0F" w14:textId="77777777" w:rsidR="00F50562" w:rsidRDefault="00F50562" w:rsidP="00F50562">
      <w:pPr>
        <w:pStyle w:val="ad"/>
        <w:spacing w:after="0"/>
        <w:ind w:left="0"/>
        <w:rPr>
          <w:rFonts w:asciiTheme="minorBidi" w:hAnsiTheme="minorBidi" w:cstheme="minorBidi"/>
          <w:sz w:val="24"/>
          <w:szCs w:val="24"/>
          <w:rtl/>
        </w:rPr>
      </w:pPr>
    </w:p>
    <w:p w14:paraId="513C8998" w14:textId="77777777" w:rsidR="00F50562" w:rsidRDefault="00F50562" w:rsidP="00F50562">
      <w:pPr>
        <w:pStyle w:val="ad"/>
        <w:spacing w:after="0"/>
        <w:ind w:left="0"/>
        <w:rPr>
          <w:rFonts w:asciiTheme="minorBidi" w:hAnsiTheme="minorBidi" w:cstheme="minorBidi"/>
          <w:sz w:val="24"/>
          <w:szCs w:val="24"/>
          <w:rtl/>
        </w:rPr>
      </w:pPr>
    </w:p>
    <w:p w14:paraId="1A776563" w14:textId="77777777" w:rsidR="00F50562" w:rsidRDefault="00F50562" w:rsidP="00F50562">
      <w:pPr>
        <w:pStyle w:val="ad"/>
        <w:spacing w:after="0"/>
        <w:ind w:left="0"/>
        <w:rPr>
          <w:rFonts w:asciiTheme="minorBidi" w:hAnsiTheme="minorBidi" w:cstheme="minorBidi"/>
          <w:sz w:val="24"/>
          <w:szCs w:val="24"/>
          <w:rtl/>
        </w:rPr>
      </w:pPr>
    </w:p>
    <w:p w14:paraId="71794048" w14:textId="77777777" w:rsidR="00F50562" w:rsidRDefault="00F50562" w:rsidP="00F50562">
      <w:pPr>
        <w:pStyle w:val="ad"/>
        <w:spacing w:after="0"/>
        <w:ind w:left="0"/>
        <w:rPr>
          <w:rFonts w:asciiTheme="minorBidi" w:hAnsiTheme="minorBidi" w:cstheme="minorBidi"/>
          <w:sz w:val="24"/>
          <w:szCs w:val="24"/>
          <w:rtl/>
        </w:rPr>
      </w:pPr>
    </w:p>
    <w:p w14:paraId="53A408A2" w14:textId="77777777" w:rsidR="00F50562" w:rsidRDefault="00F50562" w:rsidP="00F50562">
      <w:pPr>
        <w:pStyle w:val="ad"/>
        <w:spacing w:after="0"/>
        <w:ind w:left="0"/>
        <w:rPr>
          <w:rFonts w:asciiTheme="minorBidi" w:hAnsiTheme="minorBidi" w:cstheme="minorBidi"/>
          <w:sz w:val="24"/>
          <w:szCs w:val="24"/>
          <w:rtl/>
        </w:rPr>
      </w:pPr>
    </w:p>
    <w:p w14:paraId="56EC2011" w14:textId="77777777" w:rsidR="00F50562" w:rsidRPr="00645CE8" w:rsidRDefault="00F50562" w:rsidP="00F50562">
      <w:pPr>
        <w:pStyle w:val="ad"/>
        <w:spacing w:after="0"/>
        <w:ind w:left="0"/>
        <w:rPr>
          <w:rFonts w:asciiTheme="minorBidi" w:hAnsiTheme="minorBidi" w:cstheme="minorBidi"/>
          <w:sz w:val="24"/>
          <w:szCs w:val="24"/>
          <w:rtl/>
        </w:rPr>
      </w:pPr>
    </w:p>
    <w:p w14:paraId="3B9717A0" w14:textId="77777777" w:rsidR="00F50562" w:rsidRPr="00645CE8" w:rsidRDefault="00F50562" w:rsidP="00F50562">
      <w:pPr>
        <w:pStyle w:val="1"/>
        <w:rPr>
          <w:rFonts w:asciiTheme="minorBidi" w:hAnsiTheme="minorBidi" w:cstheme="minorBidi"/>
          <w:sz w:val="24"/>
          <w:szCs w:val="24"/>
          <w:rtl/>
        </w:rPr>
      </w:pPr>
      <w:bookmarkStart w:id="50" w:name="_Toc83818148"/>
      <w:r w:rsidRPr="00645CE8">
        <w:rPr>
          <w:rFonts w:asciiTheme="minorBidi" w:hAnsiTheme="minorBidi" w:cstheme="minorBidi"/>
          <w:sz w:val="24"/>
          <w:szCs w:val="24"/>
          <w:rtl/>
        </w:rPr>
        <w:t>6. קורסים</w:t>
      </w:r>
      <w:bookmarkEnd w:id="50"/>
      <w:r w:rsidRPr="00645CE8">
        <w:rPr>
          <w:rFonts w:asciiTheme="minorBidi" w:hAnsiTheme="minorBidi" w:cstheme="minorBidi"/>
          <w:sz w:val="24"/>
          <w:szCs w:val="24"/>
          <w:rtl/>
        </w:rPr>
        <w:t> </w:t>
      </w:r>
    </w:p>
    <w:p w14:paraId="2E721ABC" w14:textId="77777777" w:rsidR="00F50562" w:rsidRPr="00645CE8" w:rsidRDefault="00F50562" w:rsidP="00F50562">
      <w:pPr>
        <w:pStyle w:val="2"/>
        <w:rPr>
          <w:rFonts w:asciiTheme="minorBidi" w:hAnsiTheme="minorBidi" w:cstheme="minorBidi"/>
          <w:sz w:val="24"/>
          <w:szCs w:val="24"/>
          <w:rtl/>
        </w:rPr>
      </w:pPr>
      <w:bookmarkStart w:id="51" w:name="_Toc83818149"/>
      <w:r w:rsidRPr="00645CE8">
        <w:rPr>
          <w:rFonts w:asciiTheme="minorBidi" w:hAnsiTheme="minorBidi" w:cstheme="minorBidi"/>
          <w:sz w:val="24"/>
          <w:szCs w:val="24"/>
          <w:rtl/>
        </w:rPr>
        <w:t>6.1   </w:t>
      </w:r>
      <w:r w:rsidRPr="00645CE8">
        <w:rPr>
          <w:rFonts w:asciiTheme="minorBidi" w:hAnsiTheme="minorBidi" w:cstheme="minorBidi"/>
          <w:b/>
          <w:sz w:val="24"/>
          <w:szCs w:val="24"/>
          <w:rtl/>
        </w:rPr>
        <w:t>קורסים</w:t>
      </w:r>
      <w:bookmarkEnd w:id="51"/>
    </w:p>
    <w:p w14:paraId="6A786E51" w14:textId="77777777" w:rsidR="00F50562" w:rsidRDefault="00F50562" w:rsidP="00F50562">
      <w:pPr>
        <w:ind w:left="-20"/>
        <w:rPr>
          <w:rFonts w:asciiTheme="minorBidi" w:hAnsiTheme="minorBidi" w:cstheme="minorBidi"/>
          <w:sz w:val="24"/>
          <w:szCs w:val="24"/>
          <w:rtl/>
        </w:rPr>
      </w:pPr>
      <w:r w:rsidRPr="00645CE8">
        <w:rPr>
          <w:rFonts w:asciiTheme="minorBidi" w:hAnsiTheme="minorBidi" w:cstheme="minorBidi"/>
          <w:sz w:val="24"/>
          <w:szCs w:val="24"/>
          <w:rtl/>
        </w:rPr>
        <w:t>6.1.1   ככלל, מתקיימים הקורסים לפי הפירוט בשנתון הפקולטה ובאתר האינטרנט האוניברסיטאי. שינויים מתפרסמים באתר השנתון באינטרנט.</w:t>
      </w:r>
    </w:p>
    <w:p w14:paraId="292D1955" w14:textId="77777777" w:rsidR="00F50562" w:rsidRPr="00645CE8" w:rsidRDefault="00F50562" w:rsidP="00F50562">
      <w:pPr>
        <w:ind w:left="-20"/>
        <w:rPr>
          <w:rFonts w:asciiTheme="minorBidi" w:hAnsiTheme="minorBidi" w:cstheme="minorBidi"/>
          <w:sz w:val="24"/>
          <w:szCs w:val="24"/>
          <w:rtl/>
        </w:rPr>
      </w:pPr>
      <w:r w:rsidRPr="00645CE8">
        <w:rPr>
          <w:rFonts w:asciiTheme="minorBidi" w:hAnsiTheme="minorBidi" w:cstheme="minorBidi"/>
          <w:sz w:val="24"/>
          <w:szCs w:val="24"/>
          <w:rtl/>
        </w:rPr>
        <w:t xml:space="preserve"> </w:t>
      </w:r>
    </w:p>
    <w:p w14:paraId="423187AD" w14:textId="77777777" w:rsidR="00F50562" w:rsidRPr="00645CE8" w:rsidRDefault="00F50562" w:rsidP="00F50562">
      <w:pPr>
        <w:rPr>
          <w:rFonts w:asciiTheme="minorBidi" w:eastAsia="David" w:hAnsiTheme="minorBidi" w:cstheme="minorBidi"/>
          <w:sz w:val="24"/>
          <w:szCs w:val="24"/>
        </w:rPr>
      </w:pPr>
      <w:r w:rsidRPr="00645CE8">
        <w:rPr>
          <w:rFonts w:asciiTheme="minorBidi" w:hAnsiTheme="minorBidi" w:cstheme="minorBidi"/>
          <w:sz w:val="24"/>
          <w:szCs w:val="24"/>
          <w:rtl/>
        </w:rPr>
        <w:t xml:space="preserve">6.1.2  </w:t>
      </w:r>
    </w:p>
    <w:p w14:paraId="012EE1BA" w14:textId="77777777" w:rsidR="00F50562" w:rsidRPr="00645CE8" w:rsidRDefault="00F50562" w:rsidP="00F50562">
      <w:pPr>
        <w:rPr>
          <w:rFonts w:asciiTheme="minorBidi" w:eastAsia="David" w:hAnsiTheme="minorBidi" w:cstheme="minorBidi"/>
          <w:sz w:val="24"/>
          <w:szCs w:val="24"/>
          <w:rtl/>
        </w:rPr>
      </w:pPr>
      <w:r w:rsidRPr="00645CE8">
        <w:rPr>
          <w:rFonts w:asciiTheme="minorBidi" w:eastAsia="David" w:hAnsiTheme="minorBidi" w:cstheme="minorBidi"/>
          <w:sz w:val="24"/>
          <w:szCs w:val="24"/>
          <w:rtl/>
        </w:rPr>
        <w:t>המורה יפרסם בשנתון את סילבוס הקורס. כמו כן יפרסם המורה (עד תום השבוע הראשון של הקורס) באתר הקורס סילבוס מעודכן ומחייב המפרט את חובות התלמידים (מטלות, נוכחות, וכו') ואת מרכיבי הציון הסופי. בקורס המפוצל לקבוצות שונות, החובות ושיטות ההערכה תהיינה זהות.</w:t>
      </w:r>
    </w:p>
    <w:p w14:paraId="7E9642EE" w14:textId="77777777" w:rsidR="00F50562" w:rsidRPr="00645CE8" w:rsidRDefault="00F50562" w:rsidP="00F50562">
      <w:pPr>
        <w:ind w:left="360"/>
        <w:rPr>
          <w:rFonts w:asciiTheme="minorBidi" w:hAnsiTheme="minorBidi" w:cstheme="minorBidi"/>
          <w:sz w:val="24"/>
          <w:szCs w:val="24"/>
          <w:shd w:val="clear" w:color="auto" w:fill="FFFFFF"/>
          <w:rtl/>
        </w:rPr>
      </w:pPr>
    </w:p>
    <w:p w14:paraId="6592A4AA" w14:textId="77777777" w:rsidR="00F50562" w:rsidRPr="00645CE8" w:rsidRDefault="00F50562" w:rsidP="00F50562">
      <w:pPr>
        <w:ind w:left="-20"/>
        <w:rPr>
          <w:rFonts w:asciiTheme="minorBidi" w:hAnsiTheme="minorBidi" w:cstheme="minorBidi"/>
          <w:sz w:val="24"/>
          <w:szCs w:val="24"/>
          <w:rtl/>
        </w:rPr>
      </w:pPr>
      <w:r w:rsidRPr="00645CE8">
        <w:rPr>
          <w:rFonts w:asciiTheme="minorBidi" w:hAnsiTheme="minorBidi" w:cstheme="minorBidi"/>
          <w:sz w:val="24"/>
          <w:szCs w:val="24"/>
          <w:rtl/>
        </w:rPr>
        <w:t xml:space="preserve">6.1.2.1 ככלל, סיור יוגדר כחלק מחובות הקורס ומועדו יפורסם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הקורס ולא יאוחר מסוף תקופת השינויים בסמסטר שבו נערך הקורס.</w:t>
      </w:r>
    </w:p>
    <w:p w14:paraId="45C3EB0B" w14:textId="77777777" w:rsidR="00F50562" w:rsidRPr="00645CE8" w:rsidRDefault="00F50562" w:rsidP="00F50562">
      <w:pPr>
        <w:ind w:left="70"/>
        <w:rPr>
          <w:rFonts w:asciiTheme="minorBidi" w:hAnsiTheme="minorBidi" w:cstheme="minorBidi"/>
          <w:sz w:val="24"/>
          <w:szCs w:val="24"/>
          <w:rtl/>
        </w:rPr>
      </w:pPr>
      <w:r w:rsidRPr="00645CE8">
        <w:rPr>
          <w:rFonts w:asciiTheme="minorBidi" w:hAnsiTheme="minorBidi" w:cstheme="minorBidi"/>
          <w:sz w:val="24"/>
          <w:szCs w:val="24"/>
          <w:rtl/>
        </w:rPr>
        <w:t xml:space="preserve">6.1.3   שפת ההוראה תהיה עברית, ואולם בקורסים מיוחדים או בנסיבות מיוחדות רשאית ועדת ההוראה לאשר סטייה מן הכלל הזה. </w:t>
      </w:r>
    </w:p>
    <w:p w14:paraId="081CE44F" w14:textId="77777777" w:rsidR="00F50562" w:rsidRPr="00645CE8" w:rsidRDefault="00F50562" w:rsidP="00F50562">
      <w:pPr>
        <w:ind w:left="675"/>
        <w:rPr>
          <w:rFonts w:asciiTheme="minorBidi" w:hAnsiTheme="minorBidi" w:cstheme="minorBidi"/>
          <w:sz w:val="24"/>
          <w:szCs w:val="24"/>
          <w:rtl/>
        </w:rPr>
      </w:pPr>
    </w:p>
    <w:p w14:paraId="576F5FF9" w14:textId="77777777" w:rsidR="00F50562" w:rsidRPr="00645CE8" w:rsidRDefault="00F50562" w:rsidP="00F50562">
      <w:pPr>
        <w:pStyle w:val="2"/>
        <w:rPr>
          <w:rFonts w:asciiTheme="minorBidi" w:hAnsiTheme="minorBidi" w:cstheme="minorBidi"/>
          <w:sz w:val="24"/>
          <w:szCs w:val="24"/>
          <w:rtl/>
        </w:rPr>
      </w:pPr>
      <w:bookmarkStart w:id="52" w:name="_Toc83818150"/>
      <w:r w:rsidRPr="00645CE8">
        <w:rPr>
          <w:rFonts w:asciiTheme="minorBidi" w:hAnsiTheme="minorBidi" w:cstheme="minorBidi"/>
          <w:sz w:val="24"/>
          <w:szCs w:val="24"/>
          <w:rtl/>
        </w:rPr>
        <w:t>6.2  חובת השתתפות בקורסים</w:t>
      </w:r>
      <w:bookmarkEnd w:id="52"/>
    </w:p>
    <w:p w14:paraId="66C1B2EA" w14:textId="77777777" w:rsidR="00F50562" w:rsidRPr="00645CE8" w:rsidRDefault="00F50562" w:rsidP="00F50562">
      <w:pPr>
        <w:ind w:left="-2"/>
        <w:rPr>
          <w:rFonts w:asciiTheme="minorBidi" w:hAnsiTheme="minorBidi" w:cstheme="minorBidi"/>
          <w:sz w:val="24"/>
          <w:szCs w:val="24"/>
          <w:rtl/>
        </w:rPr>
      </w:pPr>
      <w:r w:rsidRPr="00645CE8">
        <w:rPr>
          <w:rFonts w:asciiTheme="minorBidi" w:hAnsiTheme="minorBidi" w:cstheme="minorBidi"/>
          <w:sz w:val="24"/>
          <w:szCs w:val="24"/>
          <w:rtl/>
        </w:rPr>
        <w:t>השתתפות התלמידים בשיעורים, תרגילים, סמינריונים, הוראה במעבדה וכד' היא חובה. אי השתתפות סדירה בלימודים אלה, לרבות בשל חפיפת קורסים, עלולה לשלול מן התלמיד את זכותו לקבל ציון סופי בקורס. </w:t>
      </w:r>
    </w:p>
    <w:p w14:paraId="2FF9A495" w14:textId="77777777" w:rsidR="00F50562" w:rsidRPr="00645CE8" w:rsidRDefault="00F50562" w:rsidP="00F50562">
      <w:pPr>
        <w:pBdr>
          <w:top w:val="nil"/>
          <w:left w:val="nil"/>
          <w:bottom w:val="nil"/>
          <w:right w:val="nil"/>
          <w:between w:val="nil"/>
        </w:pBdr>
        <w:spacing w:after="150"/>
        <w:rPr>
          <w:rFonts w:asciiTheme="minorBidi" w:eastAsia="David" w:hAnsiTheme="minorBidi" w:cstheme="minorBidi"/>
          <w:sz w:val="24"/>
          <w:szCs w:val="24"/>
          <w:rtl/>
        </w:rPr>
      </w:pPr>
      <w:r w:rsidRPr="00645CE8">
        <w:rPr>
          <w:rFonts w:asciiTheme="minorBidi" w:hAnsiTheme="minorBidi" w:cstheme="minorBidi"/>
          <w:sz w:val="24"/>
          <w:szCs w:val="24"/>
          <w:rtl/>
        </w:rPr>
        <w:t xml:space="preserve">6.2.1  </w:t>
      </w:r>
      <w:r w:rsidRPr="00645CE8">
        <w:rPr>
          <w:rFonts w:asciiTheme="minorBidi" w:eastAsia="David" w:hAnsiTheme="minorBidi" w:cstheme="minorBidi"/>
          <w:sz w:val="24"/>
          <w:szCs w:val="24"/>
          <w:rtl/>
        </w:rPr>
        <w:t>חובת הנוכחות לא תיאכף כלפי תלמידים שנעדרו בתקופת שירות מילואים, בחגים שמועדם מופיע ב</w:t>
      </w:r>
      <w:r w:rsidRPr="00645CE8">
        <w:rPr>
          <w:rFonts w:asciiTheme="minorBidi" w:hAnsiTheme="minorBidi" w:cstheme="minorBidi"/>
          <w:sz w:val="24"/>
          <w:szCs w:val="24"/>
          <w:rtl/>
        </w:rPr>
        <w:t>סדרי הלימודים והבחינות בימי חג וצום</w:t>
      </w:r>
      <w:r>
        <w:rPr>
          <w:rFonts w:asciiTheme="minorBidi" w:eastAsia="David" w:hAnsiTheme="minorBidi" w:cstheme="minorBidi" w:hint="cs"/>
          <w:sz w:val="24"/>
          <w:szCs w:val="24"/>
          <w:rtl/>
        </w:rPr>
        <w:t xml:space="preserve"> </w:t>
      </w:r>
      <w:r w:rsidRPr="00645CE8">
        <w:rPr>
          <w:rFonts w:asciiTheme="minorBidi" w:eastAsia="David" w:hAnsiTheme="minorBidi" w:cstheme="minorBidi"/>
          <w:sz w:val="24"/>
          <w:szCs w:val="24"/>
          <w:rtl/>
        </w:rPr>
        <w:t>א</w:t>
      </w:r>
      <w:r w:rsidRPr="00645CE8">
        <w:rPr>
          <w:rFonts w:asciiTheme="minorBidi" w:eastAsia="David" w:hAnsiTheme="minorBidi" w:cstheme="minorBidi"/>
          <w:sz w:val="24"/>
          <w:szCs w:val="24"/>
          <w:u w:val="single"/>
          <w:rtl/>
        </w:rPr>
        <w:t>ו השתתפו בסיור כחלק מחייב בקורס אחר או במועד מיוחד</w:t>
      </w:r>
      <w:r w:rsidRPr="00645CE8">
        <w:rPr>
          <w:rFonts w:asciiTheme="minorBidi" w:eastAsia="David" w:hAnsiTheme="minorBidi" w:cstheme="minorBidi"/>
          <w:sz w:val="24"/>
          <w:szCs w:val="24"/>
          <w:rtl/>
        </w:rPr>
        <w:t xml:space="preserve">, ובתנאי שיסדירו מראש את אופן מילוי חובותיהם האקדמיות (כנדרש בסעיף 6.2.3).  </w:t>
      </w:r>
    </w:p>
    <w:p w14:paraId="172BBF59" w14:textId="77777777" w:rsidR="00F50562" w:rsidRPr="00645CE8" w:rsidRDefault="00F50562" w:rsidP="00F50562">
      <w:pPr>
        <w:pBdr>
          <w:top w:val="nil"/>
          <w:left w:val="nil"/>
          <w:bottom w:val="nil"/>
          <w:right w:val="nil"/>
          <w:between w:val="nil"/>
        </w:pBdr>
        <w:spacing w:after="150"/>
        <w:rPr>
          <w:rFonts w:asciiTheme="minorBidi" w:eastAsia="David" w:hAnsiTheme="minorBidi" w:cstheme="minorBidi"/>
          <w:sz w:val="24"/>
          <w:szCs w:val="24"/>
          <w:rtl/>
        </w:rPr>
      </w:pPr>
      <w:r w:rsidRPr="00645CE8">
        <w:rPr>
          <w:rFonts w:asciiTheme="minorBidi" w:hAnsiTheme="minorBidi" w:cstheme="minorBidi"/>
          <w:sz w:val="24"/>
          <w:szCs w:val="24"/>
        </w:rPr>
        <w:t>6.2.2</w:t>
      </w:r>
      <w:r w:rsidRPr="00645CE8">
        <w:rPr>
          <w:rFonts w:asciiTheme="minorBidi" w:hAnsiTheme="minorBidi" w:cstheme="minorBidi"/>
          <w:sz w:val="24"/>
          <w:szCs w:val="24"/>
          <w:rtl/>
        </w:rPr>
        <w:t> </w:t>
      </w:r>
      <w:r w:rsidRPr="00645CE8">
        <w:rPr>
          <w:rFonts w:asciiTheme="minorBidi" w:eastAsia="David" w:hAnsiTheme="minorBidi" w:cstheme="minorBidi"/>
          <w:sz w:val="24"/>
          <w:szCs w:val="24"/>
          <w:rtl/>
        </w:rPr>
        <w:t>תלמיד שהוכר כזכאי על פי סעיף 1.12.3 יוכל להיעדר בסך הכול מעד 30% מהשעורים (ההרצאות) בקורס לכל היותר [עד 6 שבועות במקרה של לידה]. בן זוג של תלמיד שהוכר כזכאי על פי אותו סעיף יוכל להיעדר מהשיעורים (ההרצאות) בהתאם למפורט בנספח ד'.</w:t>
      </w:r>
    </w:p>
    <w:p w14:paraId="04587D4C" w14:textId="77777777" w:rsidR="00F50562"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6.2.3 תלמיד אשר נעדר מקורס, מסיבות של מילואים, מחלה, אירוע מזכה על פי סעיף 1.12.3</w:t>
      </w:r>
      <w:r w:rsidRPr="00645CE8">
        <w:rPr>
          <w:rFonts w:asciiTheme="minorBidi" w:hAnsiTheme="minorBidi" w:cstheme="minorBidi"/>
          <w:sz w:val="24"/>
          <w:szCs w:val="24"/>
          <w:u w:val="single"/>
          <w:rtl/>
        </w:rPr>
        <w:t>,</w:t>
      </w:r>
      <w:r w:rsidRPr="00645CE8">
        <w:rPr>
          <w:rFonts w:asciiTheme="minorBidi" w:hAnsiTheme="minorBidi" w:cstheme="minorBidi"/>
          <w:sz w:val="24"/>
          <w:szCs w:val="24"/>
          <w:rtl/>
        </w:rPr>
        <w:t> חג </w:t>
      </w:r>
      <w:r w:rsidRPr="00645CE8">
        <w:rPr>
          <w:rFonts w:asciiTheme="minorBidi" w:hAnsiTheme="minorBidi" w:cstheme="minorBidi"/>
          <w:sz w:val="24"/>
          <w:szCs w:val="24"/>
          <w:u w:val="single"/>
          <w:rtl/>
        </w:rPr>
        <w:t xml:space="preserve">או סיור חובה בקורס אחר </w:t>
      </w:r>
      <w:r w:rsidRPr="00645CE8">
        <w:rPr>
          <w:rFonts w:asciiTheme="minorBidi" w:hAnsiTheme="minorBidi" w:cstheme="minorBidi"/>
          <w:sz w:val="24"/>
          <w:szCs w:val="24"/>
          <w:rtl/>
        </w:rPr>
        <w:t xml:space="preserve">יהיה חייב להשלים את </w:t>
      </w:r>
      <w:r w:rsidRPr="00645CE8">
        <w:rPr>
          <w:rFonts w:asciiTheme="minorBidi" w:hAnsiTheme="minorBidi" w:cstheme="minorBidi"/>
          <w:sz w:val="24"/>
          <w:szCs w:val="24"/>
          <w:u w:val="single"/>
          <w:rtl/>
        </w:rPr>
        <w:t>התכנים</w:t>
      </w:r>
      <w:r w:rsidRPr="00645CE8">
        <w:rPr>
          <w:rFonts w:asciiTheme="minorBidi" w:hAnsiTheme="minorBidi" w:cstheme="minorBidi"/>
          <w:sz w:val="24"/>
          <w:szCs w:val="24"/>
          <w:rtl/>
        </w:rPr>
        <w:t xml:space="preserve"> שהחסיר.</w:t>
      </w:r>
    </w:p>
    <w:p w14:paraId="51CB766B" w14:textId="77777777" w:rsidR="00F50562" w:rsidRPr="00645CE8" w:rsidRDefault="00F50562" w:rsidP="00F50562">
      <w:pPr>
        <w:rPr>
          <w:rFonts w:asciiTheme="minorBidi" w:hAnsiTheme="minorBidi" w:cstheme="minorBidi"/>
          <w:sz w:val="24"/>
          <w:szCs w:val="24"/>
          <w:rtl/>
        </w:rPr>
      </w:pPr>
    </w:p>
    <w:p w14:paraId="058ACE5A" w14:textId="77777777" w:rsidR="00F50562" w:rsidRPr="00645CE8" w:rsidRDefault="00F50562" w:rsidP="00F50562">
      <w:pPr>
        <w:pBdr>
          <w:top w:val="nil"/>
          <w:left w:val="nil"/>
          <w:bottom w:val="nil"/>
          <w:right w:val="nil"/>
          <w:between w:val="nil"/>
        </w:pBdr>
        <w:spacing w:after="150"/>
        <w:rPr>
          <w:rFonts w:asciiTheme="minorBidi" w:eastAsia="David" w:hAnsiTheme="minorBidi" w:cstheme="minorBidi"/>
          <w:sz w:val="24"/>
          <w:szCs w:val="24"/>
        </w:rPr>
      </w:pPr>
      <w:r w:rsidRPr="00645CE8">
        <w:rPr>
          <w:rFonts w:asciiTheme="minorBidi" w:hAnsiTheme="minorBidi" w:cstheme="minorBidi"/>
          <w:sz w:val="24"/>
          <w:szCs w:val="24"/>
          <w:rtl/>
        </w:rPr>
        <w:t>6.2.4</w:t>
      </w:r>
      <w:r w:rsidRPr="00645CE8">
        <w:rPr>
          <w:rFonts w:asciiTheme="minorBidi" w:hAnsiTheme="minorBidi" w:cstheme="minorBidi"/>
          <w:sz w:val="24"/>
          <w:szCs w:val="24"/>
        </w:rPr>
        <w:t> </w:t>
      </w:r>
      <w:r w:rsidRPr="00645CE8">
        <w:rPr>
          <w:rFonts w:asciiTheme="minorBidi" w:eastAsia="David" w:hAnsiTheme="minorBidi" w:cstheme="minorBidi"/>
          <w:sz w:val="24"/>
          <w:szCs w:val="24"/>
          <w:rtl/>
        </w:rPr>
        <w:t>א</w:t>
      </w:r>
      <w:r w:rsidRPr="00645CE8">
        <w:rPr>
          <w:rFonts w:asciiTheme="minorBidi" w:eastAsia="David" w:hAnsiTheme="minorBidi" w:cstheme="minorBidi"/>
          <w:sz w:val="24"/>
          <w:szCs w:val="24"/>
          <w:rtl/>
          <w:lang w:bidi="ar-SA"/>
        </w:rPr>
        <w:t xml:space="preserve">. </w:t>
      </w:r>
      <w:r w:rsidRPr="00645CE8">
        <w:rPr>
          <w:rFonts w:asciiTheme="minorBidi" w:eastAsia="David" w:hAnsiTheme="minorBidi" w:cstheme="minorBidi"/>
          <w:sz w:val="24"/>
          <w:szCs w:val="24"/>
          <w:rtl/>
        </w:rPr>
        <w:t>תלמיד שצפוי להיעדר מהלימודים יפנה בכתב ובצירוף מסמכים תומכים, חודש לפני האירוע הצפוי [ולפחות חודשיים לפני מועד לידה צפוי], למורה הקורס על מנת לידע אותם על החיסור הצפוי ולוודא שהחיסור הצפוי מוצדק. היה ותאושר ההיעדרות, יקבע המורה את אופן השלמת החומר בקורס, התרגילים, מעבדות, סמינריונים, סדנות וכו' ויקבע מועדים חלופיים לבחנים ומשימות שיתקיימו בתקופת ההיעדרות.</w:t>
      </w:r>
    </w:p>
    <w:p w14:paraId="391B0041" w14:textId="77777777" w:rsidR="00F50562" w:rsidRPr="00645CE8" w:rsidRDefault="00F50562" w:rsidP="00F50562">
      <w:pPr>
        <w:pBdr>
          <w:top w:val="nil"/>
          <w:left w:val="nil"/>
          <w:bottom w:val="nil"/>
          <w:right w:val="nil"/>
          <w:between w:val="nil"/>
        </w:pBdr>
        <w:spacing w:after="150"/>
        <w:rPr>
          <w:rFonts w:asciiTheme="minorBidi" w:eastAsia="David" w:hAnsiTheme="minorBidi" w:cstheme="minorBidi"/>
          <w:sz w:val="24"/>
          <w:szCs w:val="24"/>
          <w:rtl/>
        </w:rPr>
      </w:pPr>
      <w:r w:rsidRPr="00645CE8">
        <w:rPr>
          <w:rFonts w:asciiTheme="minorBidi" w:eastAsia="David" w:hAnsiTheme="minorBidi" w:cstheme="minorBidi"/>
          <w:sz w:val="24"/>
          <w:szCs w:val="24"/>
          <w:rtl/>
        </w:rPr>
        <w:t>ב</w:t>
      </w:r>
      <w:r w:rsidRPr="00645CE8">
        <w:rPr>
          <w:rFonts w:asciiTheme="minorBidi" w:eastAsia="David" w:hAnsiTheme="minorBidi" w:cstheme="minorBidi"/>
          <w:sz w:val="24"/>
          <w:szCs w:val="24"/>
          <w:rtl/>
          <w:lang w:bidi="ar-SA"/>
        </w:rPr>
        <w:t xml:space="preserve">.  </w:t>
      </w:r>
      <w:r w:rsidRPr="00645CE8">
        <w:rPr>
          <w:rFonts w:asciiTheme="minorBidi" w:eastAsia="David" w:hAnsiTheme="minorBidi" w:cstheme="minorBidi"/>
          <w:sz w:val="24"/>
          <w:szCs w:val="24"/>
          <w:rtl/>
        </w:rPr>
        <w:t>תלמיד שנעדר מקורס מסיבה בלתי צפויה יפנה בכתב, מיד עם חזרתו ללימודים, למורה הקורס על מנת להסביר את סיבת ההיעדרות (בצירוף מסמכים תומכים). אם תאושר ההיעדרות, יקבע המורה את אופן השלמתם של תרגילים, מעבדות, סמינריונים, סדנות וכו' ויקבע מועדים חלופיים לבחנים ומשימות שהתקיימו בתקופת ההיעדרות.</w:t>
      </w:r>
    </w:p>
    <w:p w14:paraId="5BE581DF" w14:textId="77777777" w:rsidR="00F50562" w:rsidRPr="00645CE8" w:rsidRDefault="00F50562" w:rsidP="00F50562">
      <w:pPr>
        <w:pBdr>
          <w:top w:val="nil"/>
          <w:left w:val="nil"/>
          <w:bottom w:val="nil"/>
          <w:right w:val="nil"/>
          <w:between w:val="nil"/>
        </w:pBdr>
        <w:spacing w:after="150"/>
        <w:rPr>
          <w:rFonts w:asciiTheme="minorBidi" w:eastAsia="David" w:hAnsiTheme="minorBidi" w:cstheme="minorBidi"/>
          <w:sz w:val="24"/>
          <w:szCs w:val="24"/>
          <w:rtl/>
        </w:rPr>
      </w:pPr>
      <w:r w:rsidRPr="00645CE8">
        <w:rPr>
          <w:rFonts w:asciiTheme="minorBidi" w:eastAsia="David" w:hAnsiTheme="minorBidi" w:cstheme="minorBidi"/>
          <w:sz w:val="24"/>
          <w:szCs w:val="24"/>
          <w:rtl/>
        </w:rPr>
        <w:t>ג. במידת הצורך ניתן לפנות למזכירות החוג או לדיקנט הסטודנטים לקבלת סיוע בהסדרת ההיעדרות.</w:t>
      </w:r>
    </w:p>
    <w:p w14:paraId="0EB43410" w14:textId="77777777" w:rsidR="00F50562"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6.2.5  על פי העניין, יוכל המורה לאפשר לתלמיד להשלים מעבדות, סמינריונים, סדנאות, סיורים וכדומה, לפטור אותו מהם, או לאפשר את השלמתם במועד אחר, לרבות בפעם הבאה בה יינתן הקורס.</w:t>
      </w:r>
    </w:p>
    <w:p w14:paraId="323DFA71" w14:textId="77777777" w:rsidR="00F50562" w:rsidRPr="00645CE8" w:rsidRDefault="00F50562" w:rsidP="00F50562">
      <w:pPr>
        <w:rPr>
          <w:rFonts w:asciiTheme="minorBidi" w:hAnsiTheme="minorBidi" w:cstheme="minorBidi"/>
          <w:sz w:val="24"/>
          <w:szCs w:val="24"/>
          <w:rtl/>
        </w:rPr>
      </w:pPr>
    </w:p>
    <w:p w14:paraId="0EBD9679"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6.2.6 תלמידים המשתתפים בפעילות רשמית מטעם האוניברסיטה (באישור לשכת הרקטור) שנערכת בזמן שבו מתקיימים לימודיהם, רשאים שלא להשתתף בשיעורים בזמן שבו נבצר מהם לעשות כן בגין אותה פעילות. מרצה הקורס יקבע את אופן השלמת החומר.</w:t>
      </w:r>
    </w:p>
    <w:p w14:paraId="1A425622" w14:textId="77777777" w:rsidR="00F50562" w:rsidRPr="00645CE8" w:rsidRDefault="00F50562" w:rsidP="00F50562">
      <w:pPr>
        <w:rPr>
          <w:rFonts w:asciiTheme="minorBidi" w:hAnsiTheme="minorBidi" w:cstheme="minorBidi"/>
          <w:sz w:val="24"/>
          <w:szCs w:val="24"/>
          <w:rtl/>
        </w:rPr>
      </w:pPr>
    </w:p>
    <w:p w14:paraId="7DEF1656"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6.2.7 יינתן פטור מחובת נוכחות לסטודנטים הצמים את צום הרמדאן כשעה וחצי לפני מועד תום הצום, למעט בקורסים ובפעילויות שהוחרגו על ידי הפקולטה.</w:t>
      </w:r>
    </w:p>
    <w:p w14:paraId="5838E617" w14:textId="77777777" w:rsidR="00F50562" w:rsidRPr="00645CE8" w:rsidRDefault="00F50562" w:rsidP="00F50562">
      <w:pPr>
        <w:rPr>
          <w:rFonts w:asciiTheme="minorBidi" w:hAnsiTheme="minorBidi" w:cstheme="minorBidi"/>
          <w:sz w:val="24"/>
          <w:szCs w:val="24"/>
          <w:rtl/>
        </w:rPr>
      </w:pPr>
    </w:p>
    <w:p w14:paraId="19DFDC25" w14:textId="77777777" w:rsidR="00F50562" w:rsidRPr="00645CE8" w:rsidRDefault="00F50562" w:rsidP="00F50562">
      <w:pPr>
        <w:pStyle w:val="2"/>
        <w:rPr>
          <w:rFonts w:asciiTheme="minorBidi" w:hAnsiTheme="minorBidi" w:cstheme="minorBidi"/>
          <w:sz w:val="24"/>
          <w:szCs w:val="24"/>
          <w:rtl/>
        </w:rPr>
      </w:pPr>
      <w:bookmarkStart w:id="53" w:name="_Toc83818151"/>
      <w:r w:rsidRPr="00645CE8">
        <w:rPr>
          <w:rFonts w:asciiTheme="minorBidi" w:hAnsiTheme="minorBidi" w:cstheme="minorBidi"/>
          <w:sz w:val="24"/>
          <w:szCs w:val="24"/>
          <w:rtl/>
        </w:rPr>
        <w:t>6.3  מכסת הקורסים</w:t>
      </w:r>
      <w:bookmarkEnd w:id="53"/>
    </w:p>
    <w:p w14:paraId="3C0D3E79" w14:textId="77777777" w:rsidR="00F50562" w:rsidRPr="00645CE8" w:rsidRDefault="00F50562" w:rsidP="00F50562">
      <w:pPr>
        <w:ind w:left="675"/>
        <w:rPr>
          <w:rFonts w:asciiTheme="minorBidi" w:hAnsiTheme="minorBidi" w:cstheme="minorBidi"/>
          <w:sz w:val="24"/>
          <w:szCs w:val="24"/>
          <w:rtl/>
        </w:rPr>
      </w:pPr>
      <w:r w:rsidRPr="00645CE8">
        <w:rPr>
          <w:rFonts w:asciiTheme="minorBidi" w:hAnsiTheme="minorBidi" w:cstheme="minorBidi"/>
          <w:sz w:val="24"/>
          <w:szCs w:val="24"/>
          <w:rtl/>
        </w:rPr>
        <w:t>6.3.1   מכסה מינימאלית: הפקולטות יקבעו את המכסה המינימאלית של לימודי החובה והרשות לכל תואר ובכל חוג ובכל שנת לימוד. במכסה זו ייכללו גם קורסים שהוגדרו בשנתון כ"לימודי השלמה" (ובכלל זה לימודי הכנה בעברית והקורס "קריאה והבנה של טקסטים מדעיים באנגלית").</w:t>
      </w:r>
    </w:p>
    <w:p w14:paraId="63228949" w14:textId="77777777" w:rsidR="00F50562" w:rsidRPr="00645CE8" w:rsidRDefault="00F50562" w:rsidP="00F50562">
      <w:pPr>
        <w:ind w:left="675"/>
        <w:rPr>
          <w:rFonts w:asciiTheme="minorBidi" w:hAnsiTheme="minorBidi" w:cstheme="minorBidi"/>
          <w:sz w:val="24"/>
          <w:szCs w:val="24"/>
          <w:rtl/>
        </w:rPr>
      </w:pPr>
      <w:r w:rsidRPr="00645CE8">
        <w:rPr>
          <w:rFonts w:asciiTheme="minorBidi" w:hAnsiTheme="minorBidi" w:cstheme="minorBidi"/>
          <w:sz w:val="24"/>
          <w:szCs w:val="24"/>
          <w:rtl/>
        </w:rPr>
        <w:t xml:space="preserve">6.3.2  מכסה מרבית: בחלק מהפקולטות קיימת מכסה מרבית של קורסים שתלמיד רשאי לכלול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הלימודים שלו.</w:t>
      </w:r>
    </w:p>
    <w:p w14:paraId="3EF9B3D9" w14:textId="77777777" w:rsidR="00F50562" w:rsidRPr="00645CE8" w:rsidRDefault="00F50562" w:rsidP="00F50562">
      <w:pPr>
        <w:ind w:left="26"/>
        <w:rPr>
          <w:rFonts w:asciiTheme="minorBidi" w:hAnsiTheme="minorBidi" w:cstheme="minorBidi"/>
          <w:sz w:val="24"/>
          <w:szCs w:val="24"/>
          <w:rtl/>
        </w:rPr>
      </w:pPr>
    </w:p>
    <w:p w14:paraId="0C756F1E" w14:textId="77777777" w:rsidR="00F50562" w:rsidRPr="00645CE8" w:rsidRDefault="00F50562" w:rsidP="00F50562">
      <w:pPr>
        <w:pStyle w:val="2"/>
        <w:rPr>
          <w:rFonts w:asciiTheme="minorBidi" w:hAnsiTheme="minorBidi" w:cstheme="minorBidi"/>
          <w:sz w:val="24"/>
          <w:szCs w:val="24"/>
          <w:rtl/>
        </w:rPr>
      </w:pPr>
      <w:bookmarkStart w:id="54" w:name="_Toc83818152"/>
      <w:r w:rsidRPr="00645CE8">
        <w:rPr>
          <w:rFonts w:asciiTheme="minorBidi" w:hAnsiTheme="minorBidi" w:cstheme="minorBidi"/>
          <w:sz w:val="24"/>
          <w:szCs w:val="24"/>
          <w:rtl/>
        </w:rPr>
        <w:t xml:space="preserve">6.4  קורסים </w:t>
      </w:r>
      <w:r>
        <w:rPr>
          <w:rFonts w:asciiTheme="minorBidi" w:hAnsiTheme="minorBidi" w:cstheme="minorBidi" w:hint="cs"/>
          <w:sz w:val="24"/>
          <w:szCs w:val="24"/>
          <w:rtl/>
        </w:rPr>
        <w:t>'ללא שיוך' (</w:t>
      </w:r>
      <w:r w:rsidRPr="00645CE8">
        <w:rPr>
          <w:rFonts w:asciiTheme="minorBidi" w:hAnsiTheme="minorBidi" w:cstheme="minorBidi"/>
          <w:sz w:val="24"/>
          <w:szCs w:val="24"/>
          <w:rtl/>
        </w:rPr>
        <w:t>עודפים</w:t>
      </w:r>
      <w:bookmarkEnd w:id="54"/>
      <w:r>
        <w:rPr>
          <w:rFonts w:asciiTheme="minorBidi" w:hAnsiTheme="minorBidi" w:cstheme="minorBidi" w:hint="cs"/>
          <w:sz w:val="24"/>
          <w:szCs w:val="24"/>
          <w:rtl/>
        </w:rPr>
        <w:t>)</w:t>
      </w:r>
      <w:r w:rsidRPr="00645CE8">
        <w:rPr>
          <w:rFonts w:asciiTheme="minorBidi" w:hAnsiTheme="minorBidi" w:cstheme="minorBidi"/>
          <w:sz w:val="24"/>
          <w:szCs w:val="24"/>
          <w:rtl/>
        </w:rPr>
        <w:t xml:space="preserve"> </w:t>
      </w:r>
    </w:p>
    <w:p w14:paraId="103478DD"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קורסים עודפים הם קורסים הנלמדים מעבר לדרישות התואר.</w:t>
      </w:r>
    </w:p>
    <w:p w14:paraId="480D7B25"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6.4.1   תלמיד רשאי להיבחן בכל הקורסים שאו</w:t>
      </w:r>
      <w:r>
        <w:rPr>
          <w:rFonts w:asciiTheme="minorBidi" w:hAnsiTheme="minorBidi" w:cstheme="minorBidi"/>
          <w:sz w:val="24"/>
          <w:szCs w:val="24"/>
          <w:rtl/>
        </w:rPr>
        <w:t xml:space="preserve">שרו לו </w:t>
      </w:r>
      <w:proofErr w:type="spellStart"/>
      <w:r>
        <w:rPr>
          <w:rFonts w:asciiTheme="minorBidi" w:hAnsiTheme="minorBidi" w:cstheme="minorBidi"/>
          <w:sz w:val="24"/>
          <w:szCs w:val="24"/>
          <w:rtl/>
        </w:rPr>
        <w:t>בתכנית</w:t>
      </w:r>
      <w:proofErr w:type="spellEnd"/>
      <w:r>
        <w:rPr>
          <w:rFonts w:asciiTheme="minorBidi" w:hAnsiTheme="minorBidi" w:cstheme="minorBidi"/>
          <w:sz w:val="24"/>
          <w:szCs w:val="24"/>
          <w:rtl/>
        </w:rPr>
        <w:t xml:space="preserve"> לימודיו, </w:t>
      </w:r>
      <w:proofErr w:type="spellStart"/>
      <w:r>
        <w:rPr>
          <w:rFonts w:asciiTheme="minorBidi" w:hAnsiTheme="minorBidi" w:cstheme="minorBidi"/>
          <w:sz w:val="24"/>
          <w:szCs w:val="24"/>
          <w:rtl/>
        </w:rPr>
        <w:t>וצ</w:t>
      </w:r>
      <w:r>
        <w:rPr>
          <w:rFonts w:asciiTheme="minorBidi" w:hAnsiTheme="minorBidi" w:cstheme="minorBidi" w:hint="cs"/>
          <w:sz w:val="24"/>
          <w:szCs w:val="24"/>
          <w:rtl/>
        </w:rPr>
        <w:t>י</w:t>
      </w:r>
      <w:r w:rsidRPr="00645CE8">
        <w:rPr>
          <w:rFonts w:asciiTheme="minorBidi" w:hAnsiTheme="minorBidi" w:cstheme="minorBidi"/>
          <w:sz w:val="24"/>
          <w:szCs w:val="24"/>
          <w:rtl/>
        </w:rPr>
        <w:t>ונ</w:t>
      </w:r>
      <w:r>
        <w:rPr>
          <w:rFonts w:asciiTheme="minorBidi" w:hAnsiTheme="minorBidi" w:cstheme="minorBidi" w:hint="cs"/>
          <w:sz w:val="24"/>
          <w:szCs w:val="24"/>
          <w:rtl/>
        </w:rPr>
        <w:t>י</w:t>
      </w:r>
      <w:r w:rsidRPr="00645CE8">
        <w:rPr>
          <w:rFonts w:asciiTheme="minorBidi" w:hAnsiTheme="minorBidi" w:cstheme="minorBidi"/>
          <w:sz w:val="24"/>
          <w:szCs w:val="24"/>
          <w:rtl/>
        </w:rPr>
        <w:t>ו</w:t>
      </w:r>
      <w:proofErr w:type="spellEnd"/>
      <w:r w:rsidRPr="00645CE8">
        <w:rPr>
          <w:rFonts w:asciiTheme="minorBidi" w:hAnsiTheme="minorBidi" w:cstheme="minorBidi"/>
          <w:sz w:val="24"/>
          <w:szCs w:val="24"/>
          <w:rtl/>
        </w:rPr>
        <w:t xml:space="preserve"> יירשמו בתדפיס הלימודים.</w:t>
      </w:r>
    </w:p>
    <w:p w14:paraId="483A1182"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6.4.2   הציון הסופי לתואר ייקבע על סמך כל הקורסים הדרושים לתואר, כפי שנקבע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הלימודים של החוג והפקולטה, ורק על סמך קורסים אלו. כל קורס הנלמד מעבר לדרישות הלימוד לתואר יוגדר כקורס "עודף".</w:t>
      </w:r>
    </w:p>
    <w:p w14:paraId="76BE849C" w14:textId="77777777" w:rsidR="00F50562" w:rsidRPr="00645CE8" w:rsidRDefault="00F50562" w:rsidP="00F50562">
      <w:pPr>
        <w:ind w:left="1440"/>
        <w:rPr>
          <w:rFonts w:asciiTheme="minorBidi" w:hAnsiTheme="minorBidi" w:cstheme="minorBidi"/>
          <w:sz w:val="24"/>
          <w:szCs w:val="24"/>
          <w:rtl/>
        </w:rPr>
      </w:pPr>
      <w:r w:rsidRPr="00645CE8">
        <w:rPr>
          <w:rFonts w:asciiTheme="minorBidi" w:hAnsiTheme="minorBidi" w:cstheme="minorBidi"/>
          <w:sz w:val="24"/>
          <w:szCs w:val="24"/>
          <w:rtl/>
        </w:rPr>
        <w:t>6.4.2.1  תלמיד שלמד ונבחן בקורסי בחירה מעבר לדרישות התואר ולמכסה הדרושה למילוי חובותיו, רשאי לבחור, כחלק מהליך סגירת התואר, אילו מבין קורסי הבחירה יוגדרו כקורסים "עודפים".</w:t>
      </w:r>
    </w:p>
    <w:p w14:paraId="05F25374" w14:textId="77777777" w:rsidR="00F50562" w:rsidRPr="00645CE8" w:rsidRDefault="00F50562" w:rsidP="00F50562">
      <w:pPr>
        <w:ind w:left="1440"/>
        <w:rPr>
          <w:rFonts w:asciiTheme="minorBidi" w:hAnsiTheme="minorBidi" w:cstheme="minorBidi"/>
          <w:sz w:val="24"/>
          <w:szCs w:val="24"/>
          <w:rtl/>
        </w:rPr>
      </w:pPr>
      <w:r w:rsidRPr="00645CE8">
        <w:rPr>
          <w:rFonts w:asciiTheme="minorBidi" w:hAnsiTheme="minorBidi" w:cstheme="minorBidi"/>
          <w:sz w:val="24"/>
          <w:szCs w:val="24"/>
          <w:rtl/>
        </w:rPr>
        <w:t>6.4.2.2 הנוהל יחול על כל מקבלי תואר מטקס תשס"ח ואילך.</w:t>
      </w:r>
    </w:p>
    <w:p w14:paraId="3C784981" w14:textId="77777777" w:rsidR="00F50562" w:rsidRPr="00645CE8" w:rsidRDefault="00F50562" w:rsidP="00F50562">
      <w:pPr>
        <w:ind w:left="1919" w:hanging="1199"/>
        <w:rPr>
          <w:rFonts w:asciiTheme="minorBidi" w:hAnsiTheme="minorBidi" w:cstheme="minorBidi"/>
          <w:sz w:val="24"/>
          <w:szCs w:val="24"/>
          <w:rtl/>
        </w:rPr>
      </w:pPr>
      <w:r w:rsidRPr="00645CE8">
        <w:rPr>
          <w:rFonts w:asciiTheme="minorBidi" w:hAnsiTheme="minorBidi" w:cstheme="minorBidi"/>
          <w:sz w:val="24"/>
          <w:szCs w:val="24"/>
          <w:rtl/>
        </w:rPr>
        <w:t>6.4.</w:t>
      </w:r>
      <w:r>
        <w:rPr>
          <w:rFonts w:asciiTheme="minorBidi" w:hAnsiTheme="minorBidi" w:cstheme="minorBidi" w:hint="cs"/>
          <w:sz w:val="24"/>
          <w:szCs w:val="24"/>
          <w:rtl/>
        </w:rPr>
        <w:t>3</w:t>
      </w:r>
      <w:r w:rsidRPr="00645CE8">
        <w:rPr>
          <w:rFonts w:asciiTheme="minorBidi" w:hAnsiTheme="minorBidi" w:cstheme="minorBidi"/>
          <w:sz w:val="24"/>
          <w:szCs w:val="24"/>
          <w:rtl/>
        </w:rPr>
        <w:t xml:space="preserve">   קורסים אלו יוצגו באישור הלימודים בנפרד </w:t>
      </w:r>
      <w:proofErr w:type="spellStart"/>
      <w:r w:rsidRPr="00645CE8">
        <w:rPr>
          <w:rFonts w:asciiTheme="minorBidi" w:hAnsiTheme="minorBidi" w:cstheme="minorBidi"/>
          <w:sz w:val="24"/>
          <w:szCs w:val="24"/>
          <w:rtl/>
        </w:rPr>
        <w:t>וציוניהם</w:t>
      </w:r>
      <w:proofErr w:type="spellEnd"/>
      <w:r w:rsidRPr="00645CE8">
        <w:rPr>
          <w:rFonts w:asciiTheme="minorBidi" w:hAnsiTheme="minorBidi" w:cstheme="minorBidi"/>
          <w:sz w:val="24"/>
          <w:szCs w:val="24"/>
          <w:rtl/>
        </w:rPr>
        <w:t xml:space="preserve"> לא ייכללו בממוצע לתואר.</w:t>
      </w:r>
    </w:p>
    <w:p w14:paraId="6DA8B4D3" w14:textId="77777777" w:rsidR="00F50562"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6.4.</w:t>
      </w:r>
      <w:r>
        <w:rPr>
          <w:rFonts w:asciiTheme="minorBidi" w:hAnsiTheme="minorBidi" w:cstheme="minorBidi" w:hint="cs"/>
          <w:sz w:val="24"/>
          <w:szCs w:val="24"/>
          <w:rtl/>
        </w:rPr>
        <w:t>4</w:t>
      </w:r>
      <w:r w:rsidRPr="00645CE8">
        <w:rPr>
          <w:rFonts w:asciiTheme="minorBidi" w:hAnsiTheme="minorBidi" w:cstheme="minorBidi"/>
          <w:sz w:val="24"/>
          <w:szCs w:val="24"/>
          <w:rtl/>
        </w:rPr>
        <w:t xml:space="preserve"> לאחר קבלת זכאות לתואר, </w:t>
      </w:r>
      <w:r>
        <w:rPr>
          <w:rFonts w:asciiTheme="minorBidi" w:hAnsiTheme="minorBidi" w:cstheme="minorBidi" w:hint="cs"/>
          <w:sz w:val="24"/>
          <w:szCs w:val="24"/>
          <w:rtl/>
        </w:rPr>
        <w:t>לא ניתן</w:t>
      </w:r>
      <w:r w:rsidRPr="00645CE8">
        <w:rPr>
          <w:rFonts w:asciiTheme="minorBidi" w:hAnsiTheme="minorBidi" w:cstheme="minorBidi"/>
          <w:sz w:val="24"/>
          <w:szCs w:val="24"/>
          <w:rtl/>
        </w:rPr>
        <w:t xml:space="preserve"> לשנות את רשימת הקורסים </w:t>
      </w:r>
      <w:r>
        <w:rPr>
          <w:rFonts w:asciiTheme="minorBidi" w:hAnsiTheme="minorBidi" w:cstheme="minorBidi" w:hint="cs"/>
          <w:sz w:val="24"/>
          <w:szCs w:val="24"/>
          <w:rtl/>
        </w:rPr>
        <w:t>ללא שיוך</w:t>
      </w:r>
      <w:r w:rsidRPr="00645CE8">
        <w:rPr>
          <w:rFonts w:asciiTheme="minorBidi" w:hAnsiTheme="minorBidi" w:cstheme="minorBidi"/>
          <w:sz w:val="24"/>
          <w:szCs w:val="24"/>
          <w:rtl/>
        </w:rPr>
        <w:t>.</w:t>
      </w:r>
    </w:p>
    <w:p w14:paraId="7C2DF01F" w14:textId="77777777" w:rsidR="00F50562" w:rsidRPr="00645CE8" w:rsidRDefault="00F50562" w:rsidP="00F50562">
      <w:pPr>
        <w:ind w:left="720"/>
        <w:rPr>
          <w:rFonts w:asciiTheme="minorBidi" w:hAnsiTheme="minorBidi" w:cstheme="minorBidi"/>
          <w:sz w:val="24"/>
          <w:szCs w:val="24"/>
          <w:rtl/>
        </w:rPr>
      </w:pPr>
      <w:r>
        <w:rPr>
          <w:rFonts w:asciiTheme="minorBidi" w:hAnsiTheme="minorBidi" w:cstheme="minorBidi" w:hint="cs"/>
          <w:sz w:val="24"/>
          <w:szCs w:val="24"/>
          <w:rtl/>
        </w:rPr>
        <w:t xml:space="preserve">6.4.5 קורסים שילמדו לקראת תואר אחר יהיו במעמד 'ללא שיוך'. </w:t>
      </w:r>
    </w:p>
    <w:p w14:paraId="0961BDA4" w14:textId="77777777" w:rsidR="00F50562" w:rsidRPr="00645CE8" w:rsidRDefault="00F50562" w:rsidP="00F50562">
      <w:pPr>
        <w:ind w:left="26"/>
        <w:rPr>
          <w:rFonts w:asciiTheme="minorBidi" w:hAnsiTheme="minorBidi" w:cstheme="minorBidi"/>
          <w:sz w:val="24"/>
          <w:szCs w:val="24"/>
          <w:rtl/>
        </w:rPr>
      </w:pPr>
    </w:p>
    <w:p w14:paraId="099258F3" w14:textId="30EBC4FB" w:rsidR="00F50562" w:rsidRPr="00645CE8" w:rsidRDefault="00F50562" w:rsidP="00F50562">
      <w:pPr>
        <w:tabs>
          <w:tab w:val="left" w:pos="26"/>
        </w:tabs>
        <w:ind w:left="26" w:hanging="26"/>
        <w:rPr>
          <w:rFonts w:asciiTheme="minorBidi" w:hAnsiTheme="minorBidi" w:cstheme="minorBidi"/>
          <w:sz w:val="24"/>
          <w:szCs w:val="24"/>
          <w:rtl/>
        </w:rPr>
      </w:pPr>
    </w:p>
    <w:p w14:paraId="4E6B2856" w14:textId="77777777" w:rsidR="00F50562" w:rsidRPr="00645CE8" w:rsidRDefault="00F50562" w:rsidP="00F50562">
      <w:pPr>
        <w:pStyle w:val="2"/>
        <w:rPr>
          <w:rFonts w:asciiTheme="minorBidi" w:hAnsiTheme="minorBidi" w:cstheme="minorBidi"/>
          <w:sz w:val="24"/>
          <w:szCs w:val="24"/>
          <w:rtl/>
        </w:rPr>
      </w:pPr>
      <w:bookmarkStart w:id="55" w:name="_Toc83818154"/>
      <w:r w:rsidRPr="00645CE8">
        <w:rPr>
          <w:rFonts w:asciiTheme="minorBidi" w:hAnsiTheme="minorBidi" w:cstheme="minorBidi"/>
          <w:sz w:val="24"/>
          <w:szCs w:val="24"/>
          <w:rtl/>
        </w:rPr>
        <w:t>6.6  קורסים מוגבלי משתתפים</w:t>
      </w:r>
      <w:bookmarkEnd w:id="55"/>
      <w:r w:rsidRPr="00645CE8">
        <w:rPr>
          <w:rFonts w:asciiTheme="minorBidi" w:hAnsiTheme="minorBidi" w:cstheme="minorBidi"/>
          <w:sz w:val="24"/>
          <w:szCs w:val="24"/>
          <w:rtl/>
        </w:rPr>
        <w:t xml:space="preserve">  </w:t>
      </w:r>
    </w:p>
    <w:p w14:paraId="7FF73EB5"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קורסים שבהם היכולת לקלוט תלמידים מוגבלת והוגדרו מראש ככאלה בשנתון. </w:t>
      </w:r>
    </w:p>
    <w:p w14:paraId="4B2DB34B" w14:textId="77777777" w:rsidR="00F50562" w:rsidRPr="00645CE8" w:rsidRDefault="00F50562" w:rsidP="00F50562">
      <w:pPr>
        <w:rPr>
          <w:rFonts w:asciiTheme="minorBidi" w:hAnsiTheme="minorBidi" w:cstheme="minorBidi"/>
          <w:sz w:val="24"/>
          <w:szCs w:val="24"/>
          <w:rtl/>
        </w:rPr>
      </w:pPr>
    </w:p>
    <w:p w14:paraId="334422BB" w14:textId="77777777" w:rsidR="00F50562" w:rsidRPr="00645CE8" w:rsidRDefault="00F50562" w:rsidP="00F50562">
      <w:pPr>
        <w:pStyle w:val="2"/>
        <w:rPr>
          <w:rFonts w:asciiTheme="minorBidi" w:hAnsiTheme="minorBidi" w:cstheme="minorBidi"/>
          <w:sz w:val="24"/>
          <w:szCs w:val="24"/>
          <w:rtl/>
        </w:rPr>
      </w:pPr>
      <w:r w:rsidRPr="00645CE8">
        <w:rPr>
          <w:rFonts w:asciiTheme="minorBidi" w:hAnsiTheme="minorBidi" w:cstheme="minorBidi"/>
          <w:sz w:val="24"/>
          <w:szCs w:val="24"/>
          <w:rtl/>
        </w:rPr>
        <w:t> </w:t>
      </w:r>
      <w:bookmarkStart w:id="56" w:name="_Toc83818155"/>
      <w:r w:rsidRPr="00645CE8">
        <w:rPr>
          <w:rFonts w:asciiTheme="minorBidi" w:hAnsiTheme="minorBidi" w:cstheme="minorBidi"/>
          <w:sz w:val="24"/>
          <w:szCs w:val="24"/>
          <w:rtl/>
        </w:rPr>
        <w:t>6.7  קורסים חופפים וקורסים חליפים</w:t>
      </w:r>
      <w:bookmarkEnd w:id="56"/>
    </w:p>
    <w:p w14:paraId="57F53BA5"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6.7.1  קורסים חופפים הם קורסים הקרובים זה לזה בתוכנם במידה כזו שתלמיד אינו יכול לקבל עבורם נקודות זכות מצטברות. על תלמידים השוקלים ללמוד בקורס הדומה בתוכנו לקורס אחר  שלמדו בו או שעתידים ללמוד בו, לבדוק מראש אם הם חופפים.</w:t>
      </w:r>
    </w:p>
    <w:p w14:paraId="50B8F232" w14:textId="77777777" w:rsidR="00441EAB" w:rsidRPr="00ED6CB3" w:rsidRDefault="00F50562" w:rsidP="00441EAB">
      <w:pPr>
        <w:spacing w:line="256" w:lineRule="auto"/>
        <w:ind w:right="-993"/>
        <w:rPr>
          <w:ins w:id="57" w:author="אגנס ארבלי" w:date="2025-08-17T09:57:00Z"/>
          <w:b/>
          <w:bCs/>
          <w:sz w:val="24"/>
          <w:szCs w:val="24"/>
        </w:rPr>
      </w:pPr>
      <w:r w:rsidRPr="00645CE8">
        <w:rPr>
          <w:rFonts w:asciiTheme="minorBidi" w:hAnsiTheme="minorBidi" w:cstheme="minorBidi"/>
          <w:sz w:val="24"/>
          <w:szCs w:val="24"/>
          <w:rtl/>
        </w:rPr>
        <w:t xml:space="preserve">6.7.2  </w:t>
      </w:r>
    </w:p>
    <w:p w14:paraId="2CD9B6A7" w14:textId="77777777" w:rsidR="00441EAB" w:rsidRPr="00ED6CB3" w:rsidRDefault="00441EAB" w:rsidP="00441EAB">
      <w:pPr>
        <w:spacing w:line="256" w:lineRule="auto"/>
        <w:ind w:right="-993"/>
        <w:rPr>
          <w:ins w:id="58" w:author="אגנס ארבלי" w:date="2025-08-17T09:57:00Z"/>
          <w:b/>
          <w:bCs/>
          <w:sz w:val="24"/>
          <w:szCs w:val="24"/>
          <w:rtl/>
        </w:rPr>
      </w:pPr>
      <w:ins w:id="59" w:author="אגנס ארבלי" w:date="2025-08-17T09:57:00Z">
        <w:r w:rsidRPr="00ED6CB3">
          <w:rPr>
            <w:b/>
            <w:bCs/>
            <w:sz w:val="24"/>
            <w:szCs w:val="24"/>
            <w:rtl/>
          </w:rPr>
          <w:t xml:space="preserve">קורסים חליפים הם קורסים שתפקידם בתוכנית הלימודים זהה. במקרה שקורסים חליפים אינם חופפים, ניתן לקבל עבורם נקודות זכות והם ירשמו כקורסים עודפים בגיליון </w:t>
        </w:r>
        <w:commentRangeStart w:id="60"/>
        <w:r w:rsidRPr="00ED6CB3">
          <w:rPr>
            <w:b/>
            <w:bCs/>
            <w:sz w:val="24"/>
            <w:szCs w:val="24"/>
            <w:rtl/>
          </w:rPr>
          <w:t>הציונים</w:t>
        </w:r>
        <w:commentRangeEnd w:id="60"/>
        <w:r>
          <w:rPr>
            <w:rStyle w:val="a6"/>
            <w:szCs w:val="20"/>
            <w:rtl/>
            <w:lang w:val="x-none" w:eastAsia="x-none"/>
          </w:rPr>
          <w:commentReference w:id="60"/>
        </w:r>
        <w:r w:rsidRPr="00ED6CB3">
          <w:rPr>
            <w:rFonts w:hint="cs"/>
            <w:b/>
            <w:bCs/>
            <w:sz w:val="24"/>
            <w:szCs w:val="24"/>
            <w:rtl/>
          </w:rPr>
          <w:t>.</w:t>
        </w:r>
      </w:ins>
    </w:p>
    <w:p w14:paraId="75FE0F5E" w14:textId="3740EC60" w:rsidR="00F50562" w:rsidRPr="00645CE8" w:rsidDel="00441EAB" w:rsidRDefault="00F50562" w:rsidP="00441EAB">
      <w:pPr>
        <w:rPr>
          <w:del w:id="61" w:author="אגנס ארבלי" w:date="2025-08-17T09:57:00Z"/>
          <w:rFonts w:asciiTheme="minorBidi" w:hAnsiTheme="minorBidi" w:cstheme="minorBidi"/>
          <w:sz w:val="24"/>
          <w:szCs w:val="24"/>
          <w:rtl/>
        </w:rPr>
      </w:pPr>
      <w:del w:id="62" w:author="אגנס ארבלי" w:date="2025-08-17T09:57:00Z">
        <w:r w:rsidRPr="00645CE8" w:rsidDel="00441EAB">
          <w:rPr>
            <w:rFonts w:asciiTheme="minorBidi" w:hAnsiTheme="minorBidi" w:cstheme="minorBidi"/>
            <w:sz w:val="24"/>
            <w:szCs w:val="24"/>
            <w:rtl/>
          </w:rPr>
          <w:delText>קורסים חליפים הם קורסים שתפקידם בתוכנית הלימודים זהה באופן כזה שתלמיד אינו חייב ללמוד את כל הקורסים המוגדרים כחליפיים זה לזה. במקרה שקורסים חליפים אינם חופפים, ניתן לקבל עבורם נקודות זכות מצטברות.</w:delText>
        </w:r>
      </w:del>
    </w:p>
    <w:p w14:paraId="2EA06E9A" w14:textId="77777777" w:rsidR="00F50562" w:rsidRPr="00645CE8" w:rsidRDefault="00F50562" w:rsidP="00441EAB">
      <w:pPr>
        <w:ind w:left="720"/>
        <w:rPr>
          <w:rFonts w:asciiTheme="minorBidi" w:hAnsiTheme="minorBidi" w:cstheme="minorBidi"/>
          <w:sz w:val="24"/>
          <w:szCs w:val="24"/>
          <w:rtl/>
        </w:rPr>
      </w:pPr>
    </w:p>
    <w:p w14:paraId="5BBFE1AF" w14:textId="77777777" w:rsidR="00F50562" w:rsidRPr="00645CE8" w:rsidRDefault="00F50562" w:rsidP="00F50562">
      <w:pPr>
        <w:pStyle w:val="2"/>
        <w:rPr>
          <w:rFonts w:asciiTheme="minorBidi" w:hAnsiTheme="minorBidi" w:cstheme="minorBidi"/>
          <w:sz w:val="24"/>
          <w:szCs w:val="24"/>
          <w:rtl/>
        </w:rPr>
      </w:pPr>
      <w:bookmarkStart w:id="63" w:name="_Toc83818156"/>
      <w:r w:rsidRPr="00645CE8">
        <w:rPr>
          <w:rFonts w:asciiTheme="minorBidi" w:hAnsiTheme="minorBidi" w:cstheme="minorBidi"/>
          <w:sz w:val="24"/>
          <w:szCs w:val="24"/>
          <w:rtl/>
        </w:rPr>
        <w:t>6.8  משקל קורס</w:t>
      </w:r>
      <w:bookmarkEnd w:id="63"/>
      <w:r w:rsidRPr="00645CE8">
        <w:rPr>
          <w:rFonts w:asciiTheme="minorBidi" w:hAnsiTheme="minorBidi" w:cstheme="minorBidi"/>
          <w:sz w:val="24"/>
          <w:szCs w:val="24"/>
          <w:rtl/>
        </w:rPr>
        <w:t xml:space="preserve"> </w:t>
      </w:r>
    </w:p>
    <w:p w14:paraId="6B41EB4F" w14:textId="77777777" w:rsidR="00F50562" w:rsidRPr="00645CE8" w:rsidRDefault="00F50562" w:rsidP="00F50562">
      <w:pPr>
        <w:tabs>
          <w:tab w:val="left" w:pos="26"/>
          <w:tab w:val="left" w:pos="566"/>
        </w:tabs>
        <w:ind w:left="26" w:firstLine="55"/>
        <w:rPr>
          <w:rFonts w:asciiTheme="minorBidi" w:hAnsiTheme="minorBidi" w:cstheme="minorBidi"/>
          <w:sz w:val="24"/>
          <w:szCs w:val="24"/>
          <w:rtl/>
        </w:rPr>
      </w:pPr>
      <w:r w:rsidRPr="00645CE8">
        <w:rPr>
          <w:rFonts w:asciiTheme="minorBidi" w:hAnsiTheme="minorBidi" w:cstheme="minorBidi"/>
          <w:sz w:val="24"/>
          <w:szCs w:val="24"/>
          <w:rtl/>
        </w:rPr>
        <w:t>לכל קורס ניתן משקל המתבטא בנקודות זכות (נ"ז). משקל הקורס זהה לכל התלמידים בקורס, ללא קשר לשנת הלימודים או לחוג שהתלמיד שייך אליו. </w:t>
      </w:r>
    </w:p>
    <w:p w14:paraId="5AED35C0" w14:textId="77777777" w:rsidR="00F50562" w:rsidRPr="00645CE8" w:rsidRDefault="00F50562" w:rsidP="00F50562">
      <w:pPr>
        <w:ind w:left="471" w:hanging="390"/>
        <w:rPr>
          <w:rFonts w:asciiTheme="minorBidi" w:hAnsiTheme="minorBidi" w:cstheme="minorBidi"/>
          <w:sz w:val="24"/>
          <w:szCs w:val="24"/>
          <w:rtl/>
        </w:rPr>
      </w:pPr>
    </w:p>
    <w:p w14:paraId="5933F0EC" w14:textId="77777777" w:rsidR="00F50562" w:rsidRPr="00645CE8" w:rsidRDefault="00F50562" w:rsidP="00F50562">
      <w:pPr>
        <w:ind w:left="471" w:hanging="390"/>
        <w:rPr>
          <w:rFonts w:asciiTheme="minorBidi" w:hAnsiTheme="minorBidi" w:cstheme="minorBidi"/>
          <w:sz w:val="24"/>
          <w:szCs w:val="24"/>
          <w:rtl/>
        </w:rPr>
      </w:pPr>
    </w:p>
    <w:p w14:paraId="38AE7656" w14:textId="77777777" w:rsidR="00F50562" w:rsidRPr="00645CE8" w:rsidRDefault="00F50562" w:rsidP="00F50562">
      <w:pPr>
        <w:pStyle w:val="2"/>
        <w:rPr>
          <w:rFonts w:asciiTheme="minorBidi" w:hAnsiTheme="minorBidi" w:cstheme="minorBidi"/>
          <w:sz w:val="24"/>
          <w:szCs w:val="24"/>
        </w:rPr>
      </w:pPr>
      <w:bookmarkStart w:id="64" w:name="_Toc83818157"/>
      <w:bookmarkStart w:id="65" w:name="_Hlk53466959"/>
      <w:r w:rsidRPr="00645CE8">
        <w:rPr>
          <w:rFonts w:asciiTheme="minorBidi" w:hAnsiTheme="minorBidi" w:cstheme="minorBidi"/>
          <w:sz w:val="24"/>
          <w:szCs w:val="24"/>
          <w:rtl/>
        </w:rPr>
        <w:t>6.9  סוגי פעילויות ההוראה</w:t>
      </w:r>
      <w:bookmarkEnd w:id="64"/>
    </w:p>
    <w:p w14:paraId="17FE8A9A" w14:textId="77777777" w:rsidR="00F50562" w:rsidRPr="00645CE8" w:rsidRDefault="00F50562" w:rsidP="00F50562">
      <w:pPr>
        <w:ind w:left="471" w:hanging="390"/>
        <w:rPr>
          <w:rFonts w:asciiTheme="minorBidi" w:hAnsiTheme="minorBidi" w:cstheme="minorBidi"/>
          <w:sz w:val="24"/>
          <w:szCs w:val="24"/>
          <w:rtl/>
        </w:rPr>
      </w:pPr>
      <w:r w:rsidRPr="00645CE8">
        <w:rPr>
          <w:rFonts w:asciiTheme="minorBidi" w:hAnsiTheme="minorBidi" w:cstheme="minorBidi"/>
          <w:sz w:val="24"/>
          <w:szCs w:val="24"/>
          <w:rtl/>
        </w:rPr>
        <w:t xml:space="preserve">ההוראה באוניברסיטה שמזכה את התלמידים </w:t>
      </w:r>
      <w:proofErr w:type="spellStart"/>
      <w:r w:rsidRPr="00645CE8">
        <w:rPr>
          <w:rFonts w:asciiTheme="minorBidi" w:hAnsiTheme="minorBidi" w:cstheme="minorBidi"/>
          <w:sz w:val="24"/>
          <w:szCs w:val="24"/>
          <w:rtl/>
        </w:rPr>
        <w:t>בנ"ז</w:t>
      </w:r>
      <w:proofErr w:type="spellEnd"/>
      <w:r w:rsidRPr="00645CE8">
        <w:rPr>
          <w:rFonts w:asciiTheme="minorBidi" w:hAnsiTheme="minorBidi" w:cstheme="minorBidi"/>
          <w:sz w:val="24"/>
          <w:szCs w:val="24"/>
          <w:rtl/>
        </w:rPr>
        <w:t xml:space="preserve"> נעשית באחת מהמתכונות הבאות או בשילובים של כמה מהן:</w:t>
      </w:r>
    </w:p>
    <w:p w14:paraId="1B17E2C1" w14:textId="77777777" w:rsidR="00F50562" w:rsidRDefault="00F50562" w:rsidP="00F50562">
      <w:pPr>
        <w:ind w:left="471" w:hanging="48"/>
        <w:rPr>
          <w:rFonts w:asciiTheme="minorBidi" w:hAnsiTheme="minorBidi" w:cstheme="minorBidi"/>
          <w:sz w:val="24"/>
          <w:szCs w:val="24"/>
          <w:rtl/>
        </w:rPr>
      </w:pPr>
      <w:r w:rsidRPr="00645CE8">
        <w:rPr>
          <w:rFonts w:asciiTheme="minorBidi" w:hAnsiTheme="minorBidi" w:cstheme="minorBidi"/>
          <w:sz w:val="24"/>
          <w:szCs w:val="24"/>
          <w:rtl/>
        </w:rPr>
        <w:t>"</w:t>
      </w:r>
      <w:r w:rsidRPr="00645CE8">
        <w:rPr>
          <w:rFonts w:asciiTheme="minorBidi" w:hAnsiTheme="minorBidi" w:cstheme="minorBidi"/>
          <w:sz w:val="24"/>
          <w:szCs w:val="24"/>
          <w:u w:val="single"/>
          <w:rtl/>
        </w:rPr>
        <w:t>שיעור</w:t>
      </w:r>
      <w:r w:rsidRPr="00645CE8">
        <w:rPr>
          <w:rFonts w:asciiTheme="minorBidi" w:hAnsiTheme="minorBidi" w:cstheme="minorBidi"/>
          <w:sz w:val="24"/>
          <w:szCs w:val="24"/>
          <w:rtl/>
        </w:rPr>
        <w:t>" - הרצאות פרונטליות; "</w:t>
      </w:r>
      <w:r w:rsidRPr="00645CE8">
        <w:rPr>
          <w:rFonts w:asciiTheme="minorBidi" w:hAnsiTheme="minorBidi" w:cstheme="minorBidi"/>
          <w:sz w:val="24"/>
          <w:szCs w:val="24"/>
          <w:u w:val="single"/>
          <w:rtl/>
        </w:rPr>
        <w:t>תרגיל</w:t>
      </w:r>
      <w:r w:rsidRPr="00645CE8">
        <w:rPr>
          <w:rFonts w:asciiTheme="minorBidi" w:hAnsiTheme="minorBidi" w:cstheme="minorBidi"/>
          <w:sz w:val="24"/>
          <w:szCs w:val="24"/>
          <w:rtl/>
        </w:rPr>
        <w:t>" - תרגול פרונטלי בקבוצות קטנות; "</w:t>
      </w:r>
      <w:r w:rsidRPr="00645CE8">
        <w:rPr>
          <w:rFonts w:asciiTheme="minorBidi" w:hAnsiTheme="minorBidi" w:cstheme="minorBidi"/>
          <w:sz w:val="24"/>
          <w:szCs w:val="24"/>
          <w:u w:val="single"/>
          <w:rtl/>
        </w:rPr>
        <w:t>סמינר</w:t>
      </w:r>
      <w:r w:rsidRPr="00645CE8">
        <w:rPr>
          <w:rFonts w:asciiTheme="minorBidi" w:hAnsiTheme="minorBidi" w:cstheme="minorBidi"/>
          <w:sz w:val="24"/>
          <w:szCs w:val="24"/>
          <w:rtl/>
        </w:rPr>
        <w:t>" - הרצאות פרונטליות של חוקרים ו/או תלמידים. בד"כ נדרשת הגשת עבודה; "</w:t>
      </w:r>
      <w:r w:rsidRPr="00645CE8">
        <w:rPr>
          <w:rFonts w:asciiTheme="minorBidi" w:hAnsiTheme="minorBidi" w:cstheme="minorBidi"/>
          <w:sz w:val="24"/>
          <w:szCs w:val="24"/>
          <w:u w:val="single"/>
          <w:rtl/>
        </w:rPr>
        <w:t>מעבדה</w:t>
      </w:r>
      <w:r w:rsidRPr="00645CE8">
        <w:rPr>
          <w:rFonts w:asciiTheme="minorBidi" w:hAnsiTheme="minorBidi" w:cstheme="minorBidi"/>
          <w:sz w:val="24"/>
          <w:szCs w:val="24"/>
          <w:rtl/>
        </w:rPr>
        <w:t xml:space="preserve">" - היכרות והתנסות בעבודה עם חומרים, תהליכים, </w:t>
      </w:r>
      <w:proofErr w:type="spellStart"/>
      <w:r w:rsidRPr="00645CE8">
        <w:rPr>
          <w:rFonts w:asciiTheme="minorBidi" w:hAnsiTheme="minorBidi" w:cstheme="minorBidi"/>
          <w:sz w:val="24"/>
          <w:szCs w:val="24"/>
          <w:rtl/>
        </w:rPr>
        <w:t>וכו</w:t>
      </w:r>
      <w:proofErr w:type="spellEnd"/>
      <w:r w:rsidRPr="00645CE8">
        <w:rPr>
          <w:rFonts w:asciiTheme="minorBidi" w:hAnsiTheme="minorBidi" w:cstheme="minorBidi"/>
          <w:sz w:val="24"/>
          <w:szCs w:val="24"/>
          <w:rtl/>
        </w:rPr>
        <w:t>'; "</w:t>
      </w:r>
      <w:r w:rsidRPr="00645CE8">
        <w:rPr>
          <w:rFonts w:asciiTheme="minorBidi" w:hAnsiTheme="minorBidi" w:cstheme="minorBidi"/>
          <w:sz w:val="24"/>
          <w:szCs w:val="24"/>
          <w:u w:val="single"/>
          <w:rtl/>
        </w:rPr>
        <w:t>סיור</w:t>
      </w:r>
      <w:r w:rsidRPr="00645CE8">
        <w:rPr>
          <w:rFonts w:asciiTheme="minorBidi" w:hAnsiTheme="minorBidi" w:cstheme="minorBidi"/>
          <w:sz w:val="24"/>
          <w:szCs w:val="24"/>
          <w:rtl/>
        </w:rPr>
        <w:t>" - פעילות הוראה מחוץ לכיתה; "</w:t>
      </w:r>
      <w:r w:rsidRPr="00645CE8">
        <w:rPr>
          <w:rFonts w:asciiTheme="minorBidi" w:hAnsiTheme="minorBidi" w:cstheme="minorBidi"/>
          <w:sz w:val="24"/>
          <w:szCs w:val="24"/>
          <w:u w:val="single"/>
          <w:rtl/>
        </w:rPr>
        <w:t>הדרכה</w:t>
      </w:r>
      <w:r w:rsidRPr="00645CE8">
        <w:rPr>
          <w:rFonts w:asciiTheme="minorBidi" w:hAnsiTheme="minorBidi" w:cstheme="minorBidi"/>
          <w:sz w:val="24"/>
          <w:szCs w:val="24"/>
          <w:rtl/>
        </w:rPr>
        <w:t>" פרטנית של תלמידים במחקר או הוראה פרטנית; "</w:t>
      </w:r>
      <w:r w:rsidRPr="00645CE8">
        <w:rPr>
          <w:rFonts w:asciiTheme="minorBidi" w:hAnsiTheme="minorBidi" w:cstheme="minorBidi"/>
          <w:sz w:val="24"/>
          <w:szCs w:val="24"/>
          <w:u w:val="single"/>
          <w:rtl/>
        </w:rPr>
        <w:t>סדנא</w:t>
      </w:r>
      <w:r w:rsidRPr="00645CE8">
        <w:rPr>
          <w:rFonts w:asciiTheme="minorBidi" w:hAnsiTheme="minorBidi" w:cstheme="minorBidi"/>
          <w:sz w:val="24"/>
          <w:szCs w:val="24"/>
          <w:rtl/>
        </w:rPr>
        <w:t>" - הדרכה או תרגול מעשי בקבוצות קטנות; "</w:t>
      </w:r>
      <w:r w:rsidRPr="00645CE8">
        <w:rPr>
          <w:rFonts w:asciiTheme="minorBidi" w:hAnsiTheme="minorBidi" w:cstheme="minorBidi"/>
          <w:sz w:val="24"/>
          <w:szCs w:val="24"/>
          <w:u w:val="single"/>
          <w:rtl/>
        </w:rPr>
        <w:t>עבודה מעשית</w:t>
      </w:r>
      <w:r w:rsidRPr="00645CE8">
        <w:rPr>
          <w:rFonts w:asciiTheme="minorBidi" w:hAnsiTheme="minorBidi" w:cstheme="minorBidi"/>
          <w:sz w:val="24"/>
          <w:szCs w:val="24"/>
          <w:rtl/>
        </w:rPr>
        <w:t>" - הקניית התנסות מקצועית; "</w:t>
      </w:r>
      <w:r w:rsidRPr="00645CE8">
        <w:rPr>
          <w:rFonts w:asciiTheme="minorBidi" w:hAnsiTheme="minorBidi" w:cstheme="minorBidi"/>
          <w:sz w:val="24"/>
          <w:szCs w:val="24"/>
          <w:u w:val="single"/>
          <w:rtl/>
        </w:rPr>
        <w:t>שיעור קליני</w:t>
      </w:r>
      <w:r w:rsidRPr="00645CE8">
        <w:rPr>
          <w:rFonts w:asciiTheme="minorBidi" w:hAnsiTheme="minorBidi" w:cstheme="minorBidi"/>
          <w:sz w:val="24"/>
          <w:szCs w:val="24"/>
          <w:rtl/>
        </w:rPr>
        <w:t>" - קורס בנושאים קליניים-מעשיים; "</w:t>
      </w:r>
      <w:r w:rsidRPr="00645CE8">
        <w:rPr>
          <w:rFonts w:asciiTheme="minorBidi" w:hAnsiTheme="minorBidi" w:cstheme="minorBidi"/>
          <w:sz w:val="24"/>
          <w:szCs w:val="24"/>
          <w:u w:val="single"/>
          <w:rtl/>
        </w:rPr>
        <w:t>קורס מקוון</w:t>
      </w:r>
      <w:r w:rsidRPr="00645CE8">
        <w:rPr>
          <w:rFonts w:asciiTheme="minorBidi" w:hAnsiTheme="minorBidi" w:cstheme="minorBidi"/>
          <w:sz w:val="24"/>
          <w:szCs w:val="24"/>
          <w:rtl/>
        </w:rPr>
        <w:t>" -  על פי מודל הכיתה ההפוכה (שילוב של שיעורים מקוונים ושיעורים, תרגילים  ו/או דיונים בכיתה) או שהקורס כולו עשוי הרצאות מקוונות; "לימוד עצמי" – מטלת לימודים הנעשית באופן עצמאי; ו"</w:t>
      </w:r>
      <w:r w:rsidRPr="00645CE8">
        <w:rPr>
          <w:rFonts w:asciiTheme="minorBidi" w:hAnsiTheme="minorBidi" w:cstheme="minorBidi"/>
          <w:sz w:val="24"/>
          <w:szCs w:val="24"/>
          <w:u w:val="single"/>
          <w:rtl/>
        </w:rPr>
        <w:t>מכינה</w:t>
      </w:r>
      <w:r w:rsidRPr="00645CE8">
        <w:rPr>
          <w:rFonts w:asciiTheme="minorBidi" w:hAnsiTheme="minorBidi" w:cstheme="minorBidi"/>
          <w:sz w:val="24"/>
          <w:szCs w:val="24"/>
          <w:rtl/>
        </w:rPr>
        <w:t xml:space="preserve">" - הרצאות פרונטליות בנושאיי רקע או יסוד (חלק מקורסים אלה אינם מזכים </w:t>
      </w:r>
      <w:proofErr w:type="spellStart"/>
      <w:r w:rsidRPr="00645CE8">
        <w:rPr>
          <w:rFonts w:asciiTheme="minorBidi" w:hAnsiTheme="minorBidi" w:cstheme="minorBidi"/>
          <w:sz w:val="24"/>
          <w:szCs w:val="24"/>
          <w:rtl/>
        </w:rPr>
        <w:t>בנ"ז</w:t>
      </w:r>
      <w:proofErr w:type="spellEnd"/>
      <w:r w:rsidRPr="00645CE8">
        <w:rPr>
          <w:rFonts w:asciiTheme="minorBidi" w:hAnsiTheme="minorBidi" w:cstheme="minorBidi"/>
          <w:sz w:val="24"/>
          <w:szCs w:val="24"/>
          <w:rtl/>
        </w:rPr>
        <w:t xml:space="preserve">). </w:t>
      </w:r>
      <w:bookmarkEnd w:id="65"/>
    </w:p>
    <w:p w14:paraId="7E62D16A" w14:textId="77777777" w:rsidR="00F50562" w:rsidRPr="00645CE8" w:rsidRDefault="00F50562" w:rsidP="00F50562">
      <w:pPr>
        <w:ind w:left="471" w:hanging="48"/>
        <w:rPr>
          <w:rFonts w:asciiTheme="minorBidi" w:hAnsiTheme="minorBidi" w:cstheme="minorBidi"/>
          <w:sz w:val="24"/>
          <w:szCs w:val="24"/>
          <w:rtl/>
        </w:rPr>
      </w:pPr>
    </w:p>
    <w:p w14:paraId="3008BE67" w14:textId="77777777" w:rsidR="00F50562" w:rsidRPr="00645CE8" w:rsidRDefault="00F50562" w:rsidP="00F50562">
      <w:pPr>
        <w:pStyle w:val="2"/>
        <w:rPr>
          <w:rFonts w:asciiTheme="minorBidi" w:hAnsiTheme="minorBidi" w:cstheme="minorBidi"/>
          <w:sz w:val="24"/>
          <w:szCs w:val="24"/>
          <w:rtl/>
        </w:rPr>
      </w:pPr>
      <w:bookmarkStart w:id="66" w:name="_Toc83818158"/>
      <w:r w:rsidRPr="00645CE8">
        <w:rPr>
          <w:rFonts w:asciiTheme="minorBidi" w:hAnsiTheme="minorBidi" w:cstheme="minorBidi"/>
          <w:sz w:val="24"/>
          <w:szCs w:val="24"/>
          <w:rtl/>
        </w:rPr>
        <w:t>6.10  נקודות זכות</w:t>
      </w:r>
      <w:bookmarkEnd w:id="66"/>
      <w:r w:rsidRPr="00645CE8">
        <w:rPr>
          <w:rFonts w:asciiTheme="minorBidi" w:hAnsiTheme="minorBidi" w:cstheme="minorBidi"/>
          <w:sz w:val="24"/>
          <w:szCs w:val="24"/>
          <w:rtl/>
        </w:rPr>
        <w:t xml:space="preserve"> </w:t>
      </w:r>
    </w:p>
    <w:p w14:paraId="5A7D48A9" w14:textId="77777777" w:rsidR="00F50562" w:rsidRPr="00645CE8" w:rsidRDefault="00F50562" w:rsidP="00F50562">
      <w:pPr>
        <w:ind w:left="471" w:hanging="390"/>
        <w:rPr>
          <w:rFonts w:asciiTheme="minorBidi" w:hAnsiTheme="minorBidi" w:cstheme="minorBidi"/>
          <w:sz w:val="24"/>
          <w:szCs w:val="24"/>
          <w:rtl/>
        </w:rPr>
      </w:pPr>
      <w:r w:rsidRPr="00645CE8">
        <w:rPr>
          <w:rFonts w:asciiTheme="minorBidi" w:hAnsiTheme="minorBidi" w:cstheme="minorBidi"/>
          <w:sz w:val="24"/>
          <w:szCs w:val="24"/>
          <w:rtl/>
        </w:rPr>
        <w:t>הקצאת נ"ז נעשית לפי היקף השעות של הקורס, כפי שפורסם בשנתון.</w:t>
      </w:r>
    </w:p>
    <w:p w14:paraId="13597408" w14:textId="77777777" w:rsidR="00F50562" w:rsidRPr="00645CE8" w:rsidRDefault="00F50562" w:rsidP="00F50562">
      <w:pPr>
        <w:tabs>
          <w:tab w:val="left" w:pos="26"/>
          <w:tab w:val="left" w:pos="386"/>
          <w:tab w:val="left" w:pos="1286"/>
        </w:tabs>
        <w:ind w:left="386"/>
        <w:rPr>
          <w:rFonts w:asciiTheme="minorBidi" w:hAnsiTheme="minorBidi" w:cstheme="minorBidi"/>
          <w:sz w:val="24"/>
          <w:szCs w:val="24"/>
          <w:rtl/>
        </w:rPr>
      </w:pPr>
      <w:r w:rsidRPr="00645CE8">
        <w:rPr>
          <w:rFonts w:asciiTheme="minorBidi" w:hAnsiTheme="minorBidi" w:cstheme="minorBidi"/>
          <w:sz w:val="24"/>
          <w:szCs w:val="24"/>
          <w:rtl/>
        </w:rPr>
        <w:t>6.10.1  כל שעה שבועית סמסטריאלית, מזכה את התלמיד בנקודת זכות אחת. לקורס שהוגדר כמכינה, כסדנה או כהדרכה, רשאית הפקולטה להעניק חצי נ"ז לכל שעה סמסטריאלית.</w:t>
      </w:r>
    </w:p>
    <w:p w14:paraId="69C51B50" w14:textId="77777777" w:rsidR="00F50562" w:rsidRPr="00645CE8" w:rsidRDefault="00F50562" w:rsidP="00F50562">
      <w:pPr>
        <w:ind w:left="386"/>
        <w:rPr>
          <w:rFonts w:asciiTheme="minorBidi" w:hAnsiTheme="minorBidi" w:cstheme="minorBidi"/>
          <w:sz w:val="24"/>
          <w:szCs w:val="24"/>
          <w:rtl/>
        </w:rPr>
      </w:pPr>
      <w:r w:rsidRPr="00645CE8">
        <w:rPr>
          <w:rFonts w:asciiTheme="minorBidi" w:hAnsiTheme="minorBidi" w:cstheme="minorBidi"/>
          <w:sz w:val="24"/>
          <w:szCs w:val="24"/>
          <w:rtl/>
        </w:rPr>
        <w:t>6.10.2  קורסים שהוגדרו בשנתון כ"לימודי עזר" (ובכלל זה לימודי הכנה בעברית והקורס "קריאה והבנה של טקסטים מדעיים באנגלית"), אינם מעניקים נ"ז.</w:t>
      </w:r>
    </w:p>
    <w:p w14:paraId="49B5C60C" w14:textId="77777777" w:rsidR="00F50562" w:rsidRPr="00645CE8" w:rsidRDefault="00F50562" w:rsidP="00F50562">
      <w:pPr>
        <w:ind w:left="386"/>
        <w:rPr>
          <w:rFonts w:asciiTheme="minorBidi" w:hAnsiTheme="minorBidi" w:cstheme="minorBidi"/>
          <w:sz w:val="24"/>
          <w:szCs w:val="24"/>
          <w:rtl/>
        </w:rPr>
      </w:pPr>
      <w:r w:rsidRPr="00645CE8">
        <w:rPr>
          <w:rFonts w:asciiTheme="minorBidi" w:hAnsiTheme="minorBidi" w:cstheme="minorBidi"/>
          <w:sz w:val="24"/>
          <w:szCs w:val="24"/>
          <w:rtl/>
        </w:rPr>
        <w:t>6.10.3  לקורס שאינו ניתן לספירה בשעות שבועיות (כגון סיור, מחנה לימוד), יוענקו נ"ז בהתאם להיקפו. (לכל "יום סיור" מוענקת חצי נ"ז).</w:t>
      </w:r>
    </w:p>
    <w:p w14:paraId="5D7B891C" w14:textId="77777777" w:rsidR="00F50562" w:rsidRPr="00645CE8" w:rsidRDefault="00F50562" w:rsidP="00F50562">
      <w:pPr>
        <w:tabs>
          <w:tab w:val="left" w:pos="-154"/>
          <w:tab w:val="left" w:pos="26"/>
          <w:tab w:val="left" w:pos="206"/>
          <w:tab w:val="left" w:pos="386"/>
          <w:tab w:val="left" w:pos="746"/>
          <w:tab w:val="left" w:pos="1286"/>
        </w:tabs>
        <w:ind w:left="386"/>
        <w:rPr>
          <w:rFonts w:asciiTheme="minorBidi" w:hAnsiTheme="minorBidi" w:cstheme="minorBidi"/>
          <w:sz w:val="24"/>
          <w:szCs w:val="24"/>
          <w:rtl/>
        </w:rPr>
      </w:pPr>
      <w:r w:rsidRPr="00645CE8">
        <w:rPr>
          <w:rFonts w:asciiTheme="minorBidi" w:hAnsiTheme="minorBidi" w:cstheme="minorBidi"/>
          <w:sz w:val="24"/>
          <w:szCs w:val="24"/>
          <w:rtl/>
        </w:rPr>
        <w:t>6.10.4  למשימות המוטלות על תלמידים, עשוי להינתן משקל נוסף. נ"ז שיוקצו להן, יפורסמו בשנתונים. "משימה" היא עבודה עצמאית בהיקף רחב, מעבר לדרישות של קורס רגיל. משימה איננה כוללת הכנת תרגילים, הגשת דוחות, מעבדות, השתתפות פעילה בשיעורים ובסמינריונים וכיו”ב. אין אפשרות לקבל נ"ז ליותר ממשימה אחת לכל קורס.</w:t>
      </w:r>
    </w:p>
    <w:p w14:paraId="6747CD56" w14:textId="77777777" w:rsidR="00F50562" w:rsidRPr="00645CE8" w:rsidRDefault="00F50562" w:rsidP="00F50562">
      <w:pPr>
        <w:tabs>
          <w:tab w:val="left" w:pos="1286"/>
        </w:tabs>
        <w:ind w:left="386"/>
        <w:rPr>
          <w:rFonts w:asciiTheme="minorBidi" w:hAnsiTheme="minorBidi" w:cstheme="minorBidi"/>
          <w:sz w:val="24"/>
          <w:szCs w:val="24"/>
          <w:rtl/>
        </w:rPr>
      </w:pPr>
      <w:r w:rsidRPr="00645CE8">
        <w:rPr>
          <w:rFonts w:asciiTheme="minorBidi" w:hAnsiTheme="minorBidi" w:cstheme="minorBidi"/>
          <w:sz w:val="24"/>
          <w:szCs w:val="24"/>
          <w:rtl/>
        </w:rPr>
        <w:t xml:space="preserve">6.10.5  פקולטה רשאית להחליט שעבודה סמינריונית היא חלק מהדרישות של הקורס המחייבות את כל המשתתפים, ואין בעבודה זו משום משימה המעניקה נ"ז נוספות.      </w:t>
      </w:r>
    </w:p>
    <w:p w14:paraId="489D5819" w14:textId="77777777" w:rsidR="00F50562" w:rsidRPr="00645CE8" w:rsidRDefault="00F50562" w:rsidP="00F50562">
      <w:pPr>
        <w:tabs>
          <w:tab w:val="left" w:pos="206"/>
          <w:tab w:val="left" w:pos="1286"/>
        </w:tabs>
        <w:ind w:left="386"/>
        <w:rPr>
          <w:rFonts w:asciiTheme="minorBidi" w:hAnsiTheme="minorBidi" w:cstheme="minorBidi"/>
          <w:sz w:val="24"/>
          <w:szCs w:val="24"/>
          <w:rtl/>
        </w:rPr>
      </w:pPr>
      <w:r w:rsidRPr="00645CE8">
        <w:rPr>
          <w:rFonts w:asciiTheme="minorBidi" w:hAnsiTheme="minorBidi" w:cstheme="minorBidi"/>
          <w:sz w:val="24"/>
          <w:szCs w:val="24"/>
          <w:rtl/>
        </w:rPr>
        <w:t>6.10.6  עבודה סמינריונית כמקובל בפקולטות העיוניות, היא משימה שעליה מוענקות 4 נ"ז, נוסף על נ"ז של הקורס עצמו (לדוגמה: תלמיד שהשתתף בסמינר שהיקפו 2 שעות שבועיות במשך כל השנה, והשלים חובות הקורס יקבל 4 נ"ז, ואם הגיש גם עבודה סמינריונית, יקבל 8 נ"ז).</w:t>
      </w:r>
    </w:p>
    <w:p w14:paraId="57499A96" w14:textId="77777777" w:rsidR="00F50562" w:rsidRPr="00645CE8" w:rsidRDefault="00F50562" w:rsidP="00F50562">
      <w:pPr>
        <w:pStyle w:val="xmsonormal"/>
        <w:bidi/>
        <w:spacing w:before="0" w:beforeAutospacing="0" w:after="120" w:afterAutospacing="0" w:line="276" w:lineRule="auto"/>
        <w:rPr>
          <w:rFonts w:asciiTheme="minorBidi" w:hAnsiTheme="minorBidi" w:cstheme="minorBidi"/>
          <w:rtl/>
        </w:rPr>
      </w:pPr>
      <w:r w:rsidRPr="00645CE8">
        <w:rPr>
          <w:rFonts w:asciiTheme="minorBidi" w:hAnsiTheme="minorBidi" w:cstheme="minorBidi"/>
          <w:rtl/>
        </w:rPr>
        <w:t>6.10.7 סטודנטים לתואר בוגר יהיו זכאים לקבל עד 2 נ"ז בגין פעילות חברתית וקהילתית, בכפוף לתנאים המפורטים בנספח ט'.</w:t>
      </w:r>
    </w:p>
    <w:p w14:paraId="3DBC4EB9" w14:textId="77777777" w:rsidR="00F50562" w:rsidRPr="00645CE8" w:rsidRDefault="00F50562" w:rsidP="00F50562">
      <w:pPr>
        <w:tabs>
          <w:tab w:val="left" w:pos="206"/>
          <w:tab w:val="left" w:pos="1286"/>
        </w:tabs>
        <w:ind w:left="386"/>
        <w:rPr>
          <w:rFonts w:asciiTheme="minorBidi" w:hAnsiTheme="minorBidi" w:cstheme="minorBidi"/>
          <w:b/>
          <w:bCs/>
          <w:sz w:val="24"/>
          <w:szCs w:val="24"/>
        </w:rPr>
      </w:pPr>
    </w:p>
    <w:p w14:paraId="7C24EE10" w14:textId="77777777" w:rsidR="00F50562" w:rsidRPr="00645CE8" w:rsidRDefault="00F50562" w:rsidP="00F50562">
      <w:pPr>
        <w:pStyle w:val="2"/>
        <w:rPr>
          <w:rFonts w:asciiTheme="minorBidi" w:hAnsiTheme="minorBidi" w:cstheme="minorBidi"/>
          <w:b/>
          <w:bCs w:val="0"/>
          <w:sz w:val="24"/>
          <w:szCs w:val="24"/>
          <w:rtl/>
        </w:rPr>
      </w:pPr>
      <w:bookmarkStart w:id="67" w:name="_Toc83818159"/>
      <w:r w:rsidRPr="00645CE8">
        <w:rPr>
          <w:rFonts w:asciiTheme="minorBidi" w:hAnsiTheme="minorBidi" w:cstheme="minorBidi"/>
          <w:b/>
          <w:bCs w:val="0"/>
          <w:sz w:val="24"/>
          <w:szCs w:val="24"/>
        </w:rPr>
        <w:t>6.11</w:t>
      </w:r>
      <w:r w:rsidRPr="00645CE8">
        <w:rPr>
          <w:rFonts w:asciiTheme="minorBidi" w:hAnsiTheme="minorBidi" w:cstheme="minorBidi"/>
          <w:b/>
          <w:bCs w:val="0"/>
          <w:sz w:val="24"/>
          <w:szCs w:val="24"/>
          <w:rtl/>
        </w:rPr>
        <w:t xml:space="preserve"> </w:t>
      </w:r>
      <w:r w:rsidRPr="00645CE8">
        <w:rPr>
          <w:rFonts w:asciiTheme="minorBidi" w:hAnsiTheme="minorBidi" w:cstheme="minorBidi"/>
          <w:sz w:val="24"/>
          <w:szCs w:val="24"/>
          <w:rtl/>
        </w:rPr>
        <w:t>קורסי קיץ</w:t>
      </w:r>
      <w:bookmarkEnd w:id="67"/>
    </w:p>
    <w:p w14:paraId="2FCDDA5E"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כל כללי </w:t>
      </w:r>
      <w:proofErr w:type="spellStart"/>
      <w:r w:rsidRPr="00645CE8">
        <w:rPr>
          <w:rFonts w:asciiTheme="minorBidi" w:hAnsiTheme="minorBidi" w:cstheme="minorBidi"/>
          <w:sz w:val="24"/>
          <w:szCs w:val="24"/>
          <w:rtl/>
        </w:rPr>
        <w:t>נה"ל</w:t>
      </w:r>
      <w:proofErr w:type="spellEnd"/>
      <w:r w:rsidRPr="00645CE8">
        <w:rPr>
          <w:rFonts w:asciiTheme="minorBidi" w:hAnsiTheme="minorBidi" w:cstheme="minorBidi"/>
          <w:sz w:val="24"/>
          <w:szCs w:val="24"/>
          <w:rtl/>
        </w:rPr>
        <w:t xml:space="preserve"> יחולו גם על קורסי הקיץ</w:t>
      </w:r>
    </w:p>
    <w:p w14:paraId="073F1A0D"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6.11.1 קורסי הקיץ יירשמו בשנתון של אותה שנה אקדמית </w:t>
      </w:r>
    </w:p>
    <w:p w14:paraId="1AD7064B"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6.11.2 הרישום לקורסי הקיץ יתבצע דרך מערכת הרישום ויתאפשר בתקופות הרישום הרגילות.</w:t>
      </w:r>
    </w:p>
    <w:p w14:paraId="46192D1C"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בנוסף, תינתן אפשרות להירשם לקורסי הקיץ  סמוך לפתיחת  הקורס.</w:t>
      </w:r>
    </w:p>
    <w:p w14:paraId="4EE4580C"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ביטול הרישום לקורס יתאפשר בתקופת זמן מוגדרת. תקופה זו תוגדר באופן יחסי למשך הקורס.</w:t>
      </w:r>
    </w:p>
    <w:p w14:paraId="2912AC23"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6.11.3 הציון בקורס הקיץ יעודכן בשנה השוטפת</w:t>
      </w:r>
    </w:p>
    <w:p w14:paraId="4C628425"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6.11.4 קורסי הקיץ יופיעו במדרג המצטיינים שיופק בחודש נובמבר בשנה העוקבת.</w:t>
      </w:r>
    </w:p>
    <w:p w14:paraId="7A745994" w14:textId="77777777" w:rsidR="00F50562" w:rsidRDefault="00F50562" w:rsidP="00F50562">
      <w:pPr>
        <w:tabs>
          <w:tab w:val="left" w:pos="206"/>
          <w:tab w:val="left" w:pos="1286"/>
        </w:tabs>
        <w:rPr>
          <w:rFonts w:asciiTheme="minorBidi" w:hAnsiTheme="minorBidi" w:cstheme="minorBidi"/>
          <w:sz w:val="24"/>
          <w:szCs w:val="24"/>
          <w:rtl/>
        </w:rPr>
      </w:pPr>
      <w:r w:rsidRPr="00645CE8">
        <w:rPr>
          <w:rFonts w:asciiTheme="minorBidi" w:hAnsiTheme="minorBidi" w:cstheme="minorBidi"/>
          <w:sz w:val="24"/>
          <w:szCs w:val="24"/>
          <w:rtl/>
        </w:rPr>
        <w:t xml:space="preserve">6.11.5 חזרה על קורס הקיץ תחשב כמו חזרה על כל קורס אחר הנלמד במהלך השנה. לפיכך, היא תחייב רישום מחדש של הקורס בשנה העוקבת ותשלום מלא עבורו. </w:t>
      </w:r>
      <w:r>
        <w:rPr>
          <w:rFonts w:asciiTheme="minorBidi" w:hAnsiTheme="minorBidi" w:cstheme="minorBidi" w:hint="cs"/>
          <w:sz w:val="24"/>
          <w:szCs w:val="24"/>
          <w:rtl/>
        </w:rPr>
        <w:t xml:space="preserve"> </w:t>
      </w:r>
      <w:bookmarkStart w:id="68" w:name="_Toc107108666"/>
      <w:bookmarkStart w:id="69" w:name="_Toc83818160"/>
    </w:p>
    <w:p w14:paraId="5C9D704F" w14:textId="77777777" w:rsidR="00F50562" w:rsidRDefault="00F50562" w:rsidP="00F50562">
      <w:pPr>
        <w:tabs>
          <w:tab w:val="left" w:pos="206"/>
          <w:tab w:val="left" w:pos="1286"/>
        </w:tabs>
        <w:rPr>
          <w:rFonts w:asciiTheme="minorBidi" w:hAnsiTheme="minorBidi" w:cstheme="minorBidi"/>
          <w:sz w:val="24"/>
          <w:szCs w:val="24"/>
          <w:rtl/>
        </w:rPr>
      </w:pPr>
    </w:p>
    <w:p w14:paraId="1EEA761F" w14:textId="77777777" w:rsidR="00F50562" w:rsidRPr="005B4719" w:rsidRDefault="00F50562" w:rsidP="00F50562">
      <w:pPr>
        <w:tabs>
          <w:tab w:val="left" w:pos="206"/>
          <w:tab w:val="left" w:pos="1286"/>
        </w:tabs>
        <w:rPr>
          <w:rFonts w:asciiTheme="minorBidi" w:hAnsiTheme="minorBidi" w:cstheme="minorBidi"/>
          <w:b/>
          <w:bCs/>
          <w:sz w:val="24"/>
          <w:szCs w:val="24"/>
          <w:rtl/>
        </w:rPr>
      </w:pPr>
      <w:r w:rsidRPr="005B4719">
        <w:rPr>
          <w:rFonts w:asciiTheme="minorBidi" w:hAnsiTheme="minorBidi" w:cstheme="minorBidi"/>
          <w:b/>
          <w:bCs/>
          <w:sz w:val="24"/>
          <w:szCs w:val="24"/>
          <w:rtl/>
        </w:rPr>
        <w:t>7. בחינות וציונים</w:t>
      </w:r>
      <w:bookmarkEnd w:id="68"/>
      <w:bookmarkEnd w:id="69"/>
    </w:p>
    <w:p w14:paraId="23C23A90" w14:textId="77777777" w:rsidR="00F50562" w:rsidRPr="00645CE8" w:rsidRDefault="00F50562" w:rsidP="00F50562">
      <w:pPr>
        <w:rPr>
          <w:rFonts w:asciiTheme="minorBidi" w:hAnsiTheme="minorBidi" w:cstheme="minorBidi"/>
          <w:sz w:val="24"/>
          <w:szCs w:val="24"/>
        </w:rPr>
      </w:pPr>
    </w:p>
    <w:p w14:paraId="6D4D5BBC" w14:textId="77777777" w:rsidR="00F50562" w:rsidRPr="00645CE8" w:rsidRDefault="00F50562" w:rsidP="00F50562">
      <w:pPr>
        <w:pStyle w:val="2"/>
        <w:rPr>
          <w:rFonts w:asciiTheme="minorBidi" w:hAnsiTheme="minorBidi" w:cstheme="minorBidi"/>
          <w:sz w:val="24"/>
          <w:szCs w:val="24"/>
          <w:rtl/>
        </w:rPr>
      </w:pPr>
      <w:bookmarkStart w:id="70" w:name="_Toc83818161"/>
      <w:r w:rsidRPr="00645CE8">
        <w:rPr>
          <w:rFonts w:asciiTheme="minorBidi" w:hAnsiTheme="minorBidi" w:cstheme="minorBidi"/>
          <w:sz w:val="24"/>
          <w:szCs w:val="24"/>
          <w:rtl/>
        </w:rPr>
        <w:t>7.1  תנאים להשתתפות בבחינה</w:t>
      </w:r>
      <w:bookmarkEnd w:id="70"/>
      <w:r w:rsidRPr="00645CE8">
        <w:rPr>
          <w:rFonts w:asciiTheme="minorBidi" w:hAnsiTheme="minorBidi" w:cstheme="minorBidi"/>
          <w:sz w:val="24"/>
          <w:szCs w:val="24"/>
          <w:rtl/>
        </w:rPr>
        <w:t xml:space="preserve"> </w:t>
      </w:r>
    </w:p>
    <w:p w14:paraId="4BC528B1"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תלמידים רשאים להשתתף בבחינה, רק אם מילאו אחר כל התנאים המפורטים להלן:</w:t>
      </w:r>
    </w:p>
    <w:p w14:paraId="65B6EFA1" w14:textId="77777777" w:rsidR="00F50562" w:rsidRPr="00645CE8" w:rsidRDefault="00F50562" w:rsidP="00F50562">
      <w:pPr>
        <w:ind w:left="281"/>
        <w:rPr>
          <w:rFonts w:asciiTheme="minorBidi" w:hAnsiTheme="minorBidi" w:cstheme="minorBidi"/>
          <w:sz w:val="24"/>
          <w:szCs w:val="24"/>
          <w:rtl/>
        </w:rPr>
      </w:pPr>
      <w:r w:rsidRPr="00645CE8">
        <w:rPr>
          <w:rFonts w:asciiTheme="minorBidi" w:hAnsiTheme="minorBidi" w:cstheme="minorBidi"/>
          <w:sz w:val="24"/>
          <w:szCs w:val="24"/>
          <w:rtl/>
        </w:rPr>
        <w:t xml:space="preserve">א.  הקורס רשום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הלימודים שלהם. לא תיבדק בחינתו של תלמיד שלא רשום לקורס</w:t>
      </w:r>
    </w:p>
    <w:p w14:paraId="3613F1D1" w14:textId="77777777" w:rsidR="00F50562" w:rsidRPr="00645CE8" w:rsidRDefault="00F50562" w:rsidP="00F50562">
      <w:pPr>
        <w:ind w:left="281"/>
        <w:rPr>
          <w:rFonts w:asciiTheme="minorBidi" w:hAnsiTheme="minorBidi" w:cstheme="minorBidi"/>
          <w:sz w:val="24"/>
          <w:szCs w:val="24"/>
          <w:rtl/>
        </w:rPr>
      </w:pPr>
      <w:r w:rsidRPr="00645CE8">
        <w:rPr>
          <w:rFonts w:asciiTheme="minorBidi" w:hAnsiTheme="minorBidi" w:cstheme="minorBidi"/>
          <w:sz w:val="24"/>
          <w:szCs w:val="24"/>
          <w:rtl/>
        </w:rPr>
        <w:t>ב.  מולאו כל הדרישות האקדמיות של הקורס עד למועד הבחינה, כולל חובת הנוכחות.</w:t>
      </w:r>
    </w:p>
    <w:p w14:paraId="3630C235" w14:textId="77777777" w:rsidR="00F50562" w:rsidRPr="00645CE8" w:rsidRDefault="00F50562" w:rsidP="00F50562">
      <w:pPr>
        <w:ind w:left="281"/>
        <w:rPr>
          <w:rFonts w:asciiTheme="minorBidi" w:hAnsiTheme="minorBidi" w:cstheme="minorBidi"/>
          <w:sz w:val="24"/>
          <w:szCs w:val="24"/>
          <w:rtl/>
        </w:rPr>
      </w:pPr>
      <w:r w:rsidRPr="00645CE8">
        <w:rPr>
          <w:rFonts w:asciiTheme="minorBidi" w:hAnsiTheme="minorBidi" w:cstheme="minorBidi"/>
          <w:sz w:val="24"/>
          <w:szCs w:val="24"/>
          <w:rtl/>
        </w:rPr>
        <w:t xml:space="preserve">ג.  </w:t>
      </w:r>
      <w:r>
        <w:rPr>
          <w:rFonts w:asciiTheme="minorBidi" w:hAnsiTheme="minorBidi" w:cstheme="minorBidi" w:hint="cs"/>
          <w:sz w:val="24"/>
          <w:szCs w:val="24"/>
          <w:rtl/>
        </w:rPr>
        <w:t xml:space="preserve"> יש להזדהות בבחינה עם </w:t>
      </w:r>
      <w:r w:rsidRPr="00645CE8">
        <w:rPr>
          <w:rFonts w:asciiTheme="minorBidi" w:hAnsiTheme="minorBidi" w:cstheme="minorBidi"/>
          <w:sz w:val="24"/>
          <w:szCs w:val="24"/>
          <w:rtl/>
        </w:rPr>
        <w:t xml:space="preserve"> תעודה מזהה רשמית בעלת תמונה.</w:t>
      </w:r>
      <w:r>
        <w:rPr>
          <w:rFonts w:asciiTheme="minorBidi" w:hAnsiTheme="minorBidi" w:cstheme="minorBidi" w:hint="cs"/>
          <w:sz w:val="24"/>
          <w:szCs w:val="24"/>
          <w:rtl/>
        </w:rPr>
        <w:t xml:space="preserve"> יובהר כי לא ניתן להזדהות עם כרטיס סטודנט דיגיטלי</w:t>
      </w:r>
    </w:p>
    <w:p w14:paraId="07973895" w14:textId="77777777" w:rsidR="00F50562" w:rsidRPr="00645CE8" w:rsidRDefault="00F50562" w:rsidP="00F50562">
      <w:pPr>
        <w:rPr>
          <w:rFonts w:asciiTheme="minorBidi" w:hAnsiTheme="minorBidi" w:cstheme="minorBidi"/>
          <w:sz w:val="24"/>
          <w:szCs w:val="24"/>
          <w:rtl/>
        </w:rPr>
      </w:pPr>
    </w:p>
    <w:p w14:paraId="4F6270FD" w14:textId="77777777" w:rsidR="00F50562" w:rsidRPr="00645CE8" w:rsidRDefault="00F50562" w:rsidP="00F50562">
      <w:pPr>
        <w:pStyle w:val="2"/>
        <w:rPr>
          <w:rFonts w:asciiTheme="minorBidi" w:hAnsiTheme="minorBidi" w:cstheme="minorBidi"/>
          <w:sz w:val="24"/>
          <w:szCs w:val="24"/>
          <w:rtl/>
        </w:rPr>
      </w:pPr>
      <w:bookmarkStart w:id="71" w:name="_Toc83818162"/>
      <w:r w:rsidRPr="00645CE8">
        <w:rPr>
          <w:rFonts w:asciiTheme="minorBidi" w:hAnsiTheme="minorBidi" w:cstheme="minorBidi"/>
          <w:sz w:val="24"/>
          <w:szCs w:val="24"/>
          <w:rtl/>
        </w:rPr>
        <w:t>7.2 מועדי הבחינות, קביעת לוח הבחינות ופרסומו</w:t>
      </w:r>
      <w:bookmarkEnd w:id="71"/>
    </w:p>
    <w:p w14:paraId="0E9570FB"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7.2.1  בחינות סיום בקורסי בוגר ומוסמך ייערכו בשני מועדים: מועד רגיל ( מועד א') ומועד נוסף (מועד ב'), שנועד לתת מענה לאילוצים מסיבות אישיות או משיקולים אקדמיים (כגון סמיכות בחינות). התלמיד רשאי לגשת לשני המועדים, ללא קשר לרמת הישגיו בבחינה הקודמת. </w:t>
      </w:r>
    </w:p>
    <w:p w14:paraId="161C0336" w14:textId="77777777" w:rsidR="00F50562" w:rsidRPr="00645CE8" w:rsidRDefault="00F50562" w:rsidP="00F50562">
      <w:pPr>
        <w:ind w:left="250"/>
        <w:rPr>
          <w:rFonts w:asciiTheme="minorBidi" w:hAnsiTheme="minorBidi" w:cstheme="minorBidi"/>
          <w:sz w:val="24"/>
          <w:szCs w:val="24"/>
          <w:rtl/>
        </w:rPr>
      </w:pPr>
      <w:r w:rsidRPr="00645CE8">
        <w:rPr>
          <w:rFonts w:asciiTheme="minorBidi" w:hAnsiTheme="minorBidi" w:cstheme="minorBidi"/>
          <w:sz w:val="24"/>
          <w:szCs w:val="24"/>
          <w:rtl/>
        </w:rPr>
        <w:t>7.2.2  בחינות תתקיימנה במועדים שלא יפגעו במהלך התקין של הלימודים. במקרים מיוחדים, ניתן לקיים את המועד הנוסף (מועד ב) של בחינות סמסטר א' עד תום תקופת השינויים של סמסטר ב'. ציוני כל הקורסים יפורסמו לפני תחילת שנת הלימודים העוקבת.</w:t>
      </w:r>
      <w:r w:rsidRPr="00645CE8">
        <w:rPr>
          <w:rFonts w:asciiTheme="minorBidi" w:hAnsiTheme="minorBidi" w:cstheme="minorBidi"/>
          <w:sz w:val="24"/>
          <w:szCs w:val="24"/>
        </w:rPr>
        <w:t xml:space="preserve">    </w:t>
      </w:r>
    </w:p>
    <w:p w14:paraId="4BB3E0AB" w14:textId="77777777" w:rsidR="00F50562" w:rsidRDefault="00F50562" w:rsidP="00F50562">
      <w:pPr>
        <w:ind w:left="250"/>
        <w:rPr>
          <w:rFonts w:asciiTheme="minorBidi" w:hAnsiTheme="minorBidi" w:cstheme="minorBidi"/>
          <w:sz w:val="24"/>
          <w:szCs w:val="24"/>
          <w:rtl/>
        </w:rPr>
      </w:pPr>
      <w:r>
        <w:rPr>
          <w:rFonts w:asciiTheme="minorBidi" w:hAnsiTheme="minorBidi" w:cstheme="minorBidi" w:hint="cs"/>
          <w:sz w:val="24"/>
          <w:szCs w:val="24"/>
          <w:rtl/>
        </w:rPr>
        <w:t xml:space="preserve"> </w:t>
      </w:r>
      <w:r w:rsidRPr="00645CE8">
        <w:rPr>
          <w:rFonts w:asciiTheme="minorBidi" w:hAnsiTheme="minorBidi" w:cstheme="minorBidi"/>
          <w:sz w:val="24"/>
          <w:szCs w:val="24"/>
          <w:rtl/>
        </w:rPr>
        <w:t>7.2.3</w:t>
      </w:r>
      <w:r>
        <w:rPr>
          <w:rFonts w:asciiTheme="minorBidi" w:hAnsiTheme="minorBidi" w:cstheme="minorBidi" w:hint="cs"/>
          <w:sz w:val="24"/>
          <w:szCs w:val="24"/>
          <w:rtl/>
        </w:rPr>
        <w:t xml:space="preserve"> </w:t>
      </w:r>
      <w:r w:rsidRPr="00645CE8">
        <w:rPr>
          <w:rFonts w:asciiTheme="minorBidi" w:hAnsiTheme="minorBidi" w:cstheme="minorBidi"/>
          <w:sz w:val="24"/>
          <w:szCs w:val="24"/>
          <w:rtl/>
        </w:rPr>
        <w:t>המועד הרגיל והנוסף של הבחינה יתקיימו סמוך לסיום הקורס. המועד הרגיל והנוסף של</w:t>
      </w:r>
      <w:r>
        <w:rPr>
          <w:rFonts w:asciiTheme="minorBidi" w:hAnsiTheme="minorBidi" w:cstheme="minorBidi" w:hint="cs"/>
          <w:sz w:val="24"/>
          <w:szCs w:val="24"/>
          <w:rtl/>
        </w:rPr>
        <w:t xml:space="preserve"> ק</w:t>
      </w:r>
      <w:r w:rsidRPr="00645CE8">
        <w:rPr>
          <w:rFonts w:asciiTheme="minorBidi" w:hAnsiTheme="minorBidi" w:cstheme="minorBidi"/>
          <w:sz w:val="24"/>
          <w:szCs w:val="24"/>
          <w:rtl/>
        </w:rPr>
        <w:t xml:space="preserve">ורס שהסתיים בסמסטר א' יתקיימו בחופשת הסמסטר (בת 6-7 שבועות), ושל קורס שהסתיים בסמסטר ב', במשך ארבעת השבועות הראשונים של חופשת הקיץ. </w:t>
      </w:r>
    </w:p>
    <w:p w14:paraId="4EBEE6D9" w14:textId="77777777" w:rsidR="00F50562" w:rsidRPr="00645CE8" w:rsidRDefault="00F50562" w:rsidP="00F50562">
      <w:pPr>
        <w:ind w:left="250"/>
        <w:rPr>
          <w:rFonts w:asciiTheme="minorBidi" w:hAnsiTheme="minorBidi" w:cstheme="minorBidi"/>
          <w:sz w:val="24"/>
          <w:szCs w:val="24"/>
          <w:rtl/>
        </w:rPr>
      </w:pPr>
      <w:r>
        <w:rPr>
          <w:rFonts w:asciiTheme="minorBidi" w:hAnsiTheme="minorBidi" w:cstheme="minorBidi" w:hint="cs"/>
          <w:sz w:val="24"/>
          <w:szCs w:val="24"/>
          <w:rtl/>
        </w:rPr>
        <w:t xml:space="preserve">7.2.4 </w:t>
      </w:r>
      <w:r w:rsidRPr="00645CE8">
        <w:rPr>
          <w:rFonts w:asciiTheme="minorBidi" w:hAnsiTheme="minorBidi" w:cstheme="minorBidi"/>
          <w:sz w:val="24"/>
          <w:szCs w:val="24"/>
          <w:rtl/>
        </w:rPr>
        <w:t>המועד הנוסף</w:t>
      </w:r>
      <w:r>
        <w:rPr>
          <w:rFonts w:asciiTheme="minorBidi" w:hAnsiTheme="minorBidi" w:cstheme="minorBidi" w:hint="cs"/>
          <w:sz w:val="24"/>
          <w:szCs w:val="24"/>
          <w:rtl/>
        </w:rPr>
        <w:t xml:space="preserve"> </w:t>
      </w:r>
      <w:r w:rsidRPr="00645CE8">
        <w:rPr>
          <w:rFonts w:asciiTheme="minorBidi" w:hAnsiTheme="minorBidi" w:cstheme="minorBidi"/>
          <w:sz w:val="24"/>
          <w:szCs w:val="24"/>
          <w:rtl/>
        </w:rPr>
        <w:t>של בחינה בקורס שהסתיים בסמסטר השני יתקיים בתקופת בחינות של עד 3 שבועות מתום</w:t>
      </w:r>
      <w:r>
        <w:rPr>
          <w:rFonts w:asciiTheme="minorBidi" w:hAnsiTheme="minorBidi" w:cstheme="minorBidi" w:hint="cs"/>
          <w:sz w:val="24"/>
          <w:szCs w:val="24"/>
          <w:rtl/>
        </w:rPr>
        <w:t xml:space="preserve"> </w:t>
      </w:r>
      <w:r w:rsidRPr="00645CE8">
        <w:rPr>
          <w:rFonts w:asciiTheme="minorBidi" w:hAnsiTheme="minorBidi" w:cstheme="minorBidi"/>
          <w:sz w:val="24"/>
          <w:szCs w:val="24"/>
          <w:rtl/>
        </w:rPr>
        <w:t>תקופת המועדים הרגילים בקיץ.</w:t>
      </w:r>
    </w:p>
    <w:p w14:paraId="0CAAEDCC" w14:textId="77777777" w:rsidR="00F50562" w:rsidRPr="00645CE8" w:rsidRDefault="00F50562" w:rsidP="00F50562">
      <w:pPr>
        <w:ind w:left="250"/>
        <w:rPr>
          <w:rFonts w:asciiTheme="minorBidi" w:hAnsiTheme="minorBidi" w:cstheme="minorBidi"/>
          <w:sz w:val="24"/>
          <w:szCs w:val="24"/>
          <w:rtl/>
        </w:rPr>
      </w:pPr>
      <w:r w:rsidRPr="00645CE8">
        <w:rPr>
          <w:rFonts w:asciiTheme="minorBidi" w:hAnsiTheme="minorBidi" w:cstheme="minorBidi"/>
          <w:sz w:val="24"/>
          <w:szCs w:val="24"/>
          <w:rtl/>
        </w:rPr>
        <w:t>7.2.5  כל המועדים המיוחדים (ראה סעיף 7.4) שנת הלימודים יתקיימו במהלך השנה או בקיץ כל עוד הם אינם חופפים למועדים האחרים, לא מפריעים למהלך הקיום התקין של הלימודים, והציונים ייקלטו לפני תחילת שנה"ל העוקבת.</w:t>
      </w:r>
    </w:p>
    <w:p w14:paraId="14717238"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7.2.6  ככלל, ייגש התלמיד לבחינות במועד הרגיל (מועד א') בכל הקורסים להם הוא רשום באותה שנה. תלמיד שלא ניגש למועד הרגיל לא יהיה זכאי למועד מיוחד  על פי סעיפים 7.4.1 ג' ו- ו'. </w:t>
      </w:r>
    </w:p>
    <w:p w14:paraId="5F379047" w14:textId="77777777" w:rsidR="00F50562" w:rsidRPr="00645CE8" w:rsidRDefault="00F50562" w:rsidP="00F50562">
      <w:pPr>
        <w:numPr>
          <w:ilvl w:val="0"/>
          <w:numId w:val="56"/>
        </w:numPr>
        <w:tabs>
          <w:tab w:val="left" w:pos="720"/>
        </w:tabs>
        <w:spacing w:after="160"/>
        <w:rPr>
          <w:rFonts w:asciiTheme="minorBidi" w:hAnsiTheme="minorBidi" w:cstheme="minorBidi"/>
          <w:sz w:val="24"/>
          <w:szCs w:val="24"/>
        </w:rPr>
      </w:pPr>
      <w:r w:rsidRPr="00645CE8">
        <w:rPr>
          <w:rFonts w:asciiTheme="minorBidi" w:hAnsiTheme="minorBidi" w:cstheme="minorBidi"/>
          <w:sz w:val="24"/>
          <w:szCs w:val="24"/>
          <w:rtl/>
        </w:rPr>
        <w:t xml:space="preserve">7.2.7 כל תלמיד רשאי לגשת למועד הנוסף (מועד ב') ובתנאי שנרשם לבחינה לפחות 3 ימי עבודה לפני הבחינה, ועל פי נהלי הפקולטה. במקרים בהם פורסם ציון המועד הרגיל מאוחר יותר ולא פחות משני ימי עבודה לפני המועד הנוסף, יוכל התלמיד להירשם או לבטל הרשמתו בעזרת המזכירות.  כאשר נבחן תלמיד בשנית בקורס, הציון האחרון הוא הקובע. בכפוף לנוהלי הפקולטה, תלמיד שנרשם למועד נוסף (מועד ב') ולא ביטל הרשמתו לבחינה עד 3 ימי עבודה לפני הבחינה, יוטל עליו תשלום דמי טיפול מיוחד בסך 200 ש"ח. </w:t>
      </w:r>
    </w:p>
    <w:p w14:paraId="71A6EE00" w14:textId="77777777" w:rsidR="00F50562" w:rsidRPr="00645CE8" w:rsidRDefault="00F50562" w:rsidP="00F50562">
      <w:pPr>
        <w:spacing w:before="240"/>
        <w:ind w:left="-2"/>
        <w:rPr>
          <w:rFonts w:asciiTheme="minorBidi" w:hAnsiTheme="minorBidi" w:cstheme="minorBidi"/>
          <w:sz w:val="24"/>
          <w:szCs w:val="24"/>
          <w:rtl/>
        </w:rPr>
      </w:pPr>
      <w:r w:rsidRPr="00645CE8">
        <w:rPr>
          <w:rFonts w:asciiTheme="minorBidi" w:hAnsiTheme="minorBidi" w:cstheme="minorBidi"/>
          <w:sz w:val="24"/>
          <w:szCs w:val="24"/>
          <w:rtl/>
        </w:rPr>
        <w:t>חשוב לדעת:</w:t>
      </w:r>
    </w:p>
    <w:p w14:paraId="2C0559A8" w14:textId="77777777" w:rsidR="00F50562" w:rsidRPr="00645CE8" w:rsidRDefault="00F50562" w:rsidP="00F50562">
      <w:pPr>
        <w:pStyle w:val="ad"/>
        <w:numPr>
          <w:ilvl w:val="0"/>
          <w:numId w:val="7"/>
        </w:numPr>
        <w:ind w:left="848"/>
        <w:rPr>
          <w:rFonts w:asciiTheme="minorBidi" w:hAnsiTheme="minorBidi" w:cstheme="minorBidi"/>
          <w:sz w:val="24"/>
          <w:szCs w:val="24"/>
        </w:rPr>
      </w:pPr>
      <w:r w:rsidRPr="00645CE8">
        <w:rPr>
          <w:rFonts w:asciiTheme="minorBidi" w:hAnsiTheme="minorBidi" w:cstheme="minorBidi"/>
          <w:sz w:val="24"/>
          <w:szCs w:val="24"/>
          <w:rtl/>
        </w:rPr>
        <w:t>הפקולטה, החוג או מורה הקורס רשאים שלא לאפשר לתלמיד להיבחן במועד הנוסף אם לא נרשם לבחינה על פי נהלי אותה פקולטה.</w:t>
      </w:r>
    </w:p>
    <w:p w14:paraId="644D4BFC" w14:textId="77777777" w:rsidR="00F50562" w:rsidRPr="00645CE8" w:rsidRDefault="00F50562" w:rsidP="00F50562">
      <w:pPr>
        <w:pStyle w:val="ad"/>
        <w:numPr>
          <w:ilvl w:val="0"/>
          <w:numId w:val="7"/>
        </w:numPr>
        <w:ind w:left="848"/>
        <w:rPr>
          <w:rFonts w:asciiTheme="minorBidi" w:hAnsiTheme="minorBidi" w:cstheme="minorBidi"/>
          <w:sz w:val="24"/>
          <w:szCs w:val="24"/>
        </w:rPr>
      </w:pPr>
      <w:r w:rsidRPr="00645CE8">
        <w:rPr>
          <w:rFonts w:asciiTheme="minorBidi" w:hAnsiTheme="minorBidi" w:cstheme="minorBidi"/>
          <w:sz w:val="24"/>
          <w:szCs w:val="24"/>
          <w:rtl/>
        </w:rPr>
        <w:t>תלמיד שבחר שלא להיבחן במועד הרגיל ותכנן או ניגש רק למועד הנוסף, יעשה זאת על אחריותו. התלמיד לא יהיה זכאי להיבחן במועד מיוחד למעט מצב בו לא ניגש למבחן במועד הנוסף בשל נסיבות מיוחדות המתוארות בסעיף 7.4.2. אם מדובר בקורס חובה, יהיה עליו לרשום אותו בשנית בשנה בה יוצע הקורס שוב.</w:t>
      </w:r>
    </w:p>
    <w:p w14:paraId="0468E71B" w14:textId="77777777" w:rsidR="00F50562" w:rsidRPr="00645CE8" w:rsidRDefault="00F50562" w:rsidP="00F50562">
      <w:pPr>
        <w:pStyle w:val="ad"/>
        <w:numPr>
          <w:ilvl w:val="0"/>
          <w:numId w:val="7"/>
        </w:numPr>
        <w:ind w:left="848"/>
        <w:rPr>
          <w:rFonts w:asciiTheme="minorBidi" w:hAnsiTheme="minorBidi" w:cstheme="minorBidi"/>
          <w:sz w:val="24"/>
          <w:szCs w:val="24"/>
          <w:rtl/>
        </w:rPr>
      </w:pPr>
      <w:r w:rsidRPr="00645CE8">
        <w:rPr>
          <w:rFonts w:asciiTheme="minorBidi" w:hAnsiTheme="minorBidi" w:cstheme="minorBidi"/>
          <w:sz w:val="24"/>
          <w:szCs w:val="24"/>
          <w:rtl/>
        </w:rPr>
        <w:t>אין מחויבות או גם יכולת להבטיח מרווח כזה או אחר בין הבחינות בקורסי בחירה או חובת בחירה, ותיתכן אף חפיפה בלוח הבחינות האישי. המועד הנוסף נועד לספק פתרון לבעיה זו. לכן, אין לפנות בבקשה למועד מיוחד בנימוק של צפיפות בלוח הבחינות האישי, למעט על פי סעיף 7.4.1 ו'.</w:t>
      </w:r>
    </w:p>
    <w:p w14:paraId="4776A125" w14:textId="77777777" w:rsidR="00F50562" w:rsidRPr="00645CE8" w:rsidRDefault="00F50562" w:rsidP="00F50562">
      <w:pPr>
        <w:ind w:left="706"/>
        <w:rPr>
          <w:rFonts w:asciiTheme="minorBidi" w:hAnsiTheme="minorBidi" w:cstheme="minorBidi"/>
          <w:sz w:val="24"/>
          <w:szCs w:val="24"/>
          <w:rtl/>
        </w:rPr>
      </w:pPr>
      <w:r w:rsidRPr="00645CE8">
        <w:rPr>
          <w:rFonts w:asciiTheme="minorBidi" w:hAnsiTheme="minorBidi" w:cstheme="minorBidi"/>
          <w:sz w:val="24"/>
          <w:szCs w:val="24"/>
          <w:rtl/>
        </w:rPr>
        <w:t>7.2.8 לוח הבחינות ייקבע מראש ויפורסם לידיעת התלמידים לקראת תקופת הרישום לקורסים.</w:t>
      </w:r>
    </w:p>
    <w:p w14:paraId="2D10D3F8" w14:textId="77777777" w:rsidR="00F50562" w:rsidRPr="00645CE8" w:rsidRDefault="00F50562" w:rsidP="00F50562">
      <w:pPr>
        <w:ind w:left="990"/>
        <w:rPr>
          <w:rFonts w:asciiTheme="minorBidi" w:hAnsiTheme="minorBidi" w:cstheme="minorBidi"/>
          <w:sz w:val="24"/>
          <w:szCs w:val="24"/>
          <w:rtl/>
        </w:rPr>
      </w:pPr>
      <w:r w:rsidRPr="00645CE8">
        <w:rPr>
          <w:rFonts w:asciiTheme="minorBidi" w:hAnsiTheme="minorBidi" w:cstheme="minorBidi"/>
          <w:sz w:val="24"/>
          <w:szCs w:val="24"/>
          <w:rtl/>
        </w:rPr>
        <w:t>7.2.8.1 לוח בחינות אישי – לוח הבחינות האישי של התלמיד יוצג ב"אתר מידע אישי"  באינטרנט.</w:t>
      </w:r>
    </w:p>
    <w:p w14:paraId="79A0AE87" w14:textId="77777777" w:rsidR="00F50562" w:rsidRPr="00645CE8" w:rsidRDefault="00F50562" w:rsidP="00F50562">
      <w:pPr>
        <w:ind w:left="990"/>
        <w:rPr>
          <w:rFonts w:asciiTheme="minorBidi" w:hAnsiTheme="minorBidi" w:cstheme="minorBidi"/>
          <w:sz w:val="24"/>
          <w:szCs w:val="24"/>
          <w:rtl/>
        </w:rPr>
      </w:pPr>
      <w:r w:rsidRPr="00645CE8">
        <w:rPr>
          <w:rFonts w:asciiTheme="minorBidi" w:hAnsiTheme="minorBidi" w:cstheme="minorBidi"/>
          <w:sz w:val="24"/>
          <w:szCs w:val="24"/>
          <w:rtl/>
        </w:rPr>
        <w:t>7.2.8.2 מועד בחינה בקורס – יוצג כחלק מפרטי הקורס במסגרת השנתון האוניברסיטאי באתר האינטרנט.</w:t>
      </w:r>
    </w:p>
    <w:p w14:paraId="24545E4A" w14:textId="77777777" w:rsidR="00F50562" w:rsidRPr="00645CE8" w:rsidRDefault="00F50562" w:rsidP="00F50562">
      <w:pPr>
        <w:ind w:left="970"/>
        <w:rPr>
          <w:rFonts w:asciiTheme="minorBidi" w:hAnsiTheme="minorBidi" w:cstheme="minorBidi"/>
          <w:b/>
          <w:bCs/>
          <w:sz w:val="24"/>
          <w:szCs w:val="24"/>
          <w:rtl/>
        </w:rPr>
      </w:pPr>
      <w:r w:rsidRPr="00645CE8">
        <w:rPr>
          <w:rFonts w:asciiTheme="minorBidi" w:hAnsiTheme="minorBidi" w:cstheme="minorBidi"/>
          <w:sz w:val="24"/>
          <w:szCs w:val="24"/>
          <w:rtl/>
        </w:rPr>
        <w:t>7.2.8.3 לאחר פרסום לוח המבחנים</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ועם תום השבוע הראשון בתקופת השינויים של סמסטר א' לא ניתן יהיה לערוך בו שינויים בקורסים שנתיים ובקורסים הנלמדים בסמסטר א'. בקורסים המתחילים בסמסטר ב' יתאפשר שינוי בלוח המבחנים עד לתום השבוע הראשון של תקופת השינויים של סמסטר ב'</w:t>
      </w:r>
    </w:p>
    <w:p w14:paraId="53B2106D" w14:textId="77777777" w:rsidR="00F50562" w:rsidRPr="00645CE8" w:rsidRDefault="00F50562" w:rsidP="00F50562">
      <w:pPr>
        <w:ind w:left="990"/>
        <w:rPr>
          <w:rFonts w:asciiTheme="minorBidi" w:hAnsiTheme="minorBidi" w:cstheme="minorBidi"/>
          <w:sz w:val="24"/>
          <w:szCs w:val="24"/>
          <w:rtl/>
        </w:rPr>
      </w:pPr>
    </w:p>
    <w:p w14:paraId="712D13BD" w14:textId="77777777" w:rsidR="00F50562" w:rsidRPr="00645CE8" w:rsidRDefault="00F50562" w:rsidP="00F50562">
      <w:pPr>
        <w:rPr>
          <w:rFonts w:asciiTheme="minorBidi" w:hAnsiTheme="minorBidi" w:cstheme="minorBidi"/>
          <w:sz w:val="24"/>
          <w:szCs w:val="24"/>
          <w:rtl/>
        </w:rPr>
      </w:pPr>
    </w:p>
    <w:p w14:paraId="695B3A4F" w14:textId="77777777" w:rsidR="00F50562" w:rsidRPr="00645CE8" w:rsidRDefault="00F50562" w:rsidP="00F50562">
      <w:pPr>
        <w:pStyle w:val="2"/>
        <w:rPr>
          <w:rFonts w:asciiTheme="minorBidi" w:hAnsiTheme="minorBidi" w:cstheme="minorBidi"/>
          <w:sz w:val="24"/>
          <w:szCs w:val="24"/>
          <w:rtl/>
        </w:rPr>
      </w:pPr>
      <w:bookmarkStart w:id="72" w:name="_Toc83818163"/>
      <w:r w:rsidRPr="00645CE8">
        <w:rPr>
          <w:rFonts w:asciiTheme="minorBidi" w:hAnsiTheme="minorBidi" w:cstheme="minorBidi"/>
          <w:sz w:val="24"/>
          <w:szCs w:val="24"/>
          <w:rtl/>
        </w:rPr>
        <w:t>7.3  שאלוני הבחינות</w:t>
      </w:r>
      <w:bookmarkEnd w:id="72"/>
      <w:r w:rsidRPr="00645CE8">
        <w:rPr>
          <w:rFonts w:asciiTheme="minorBidi" w:hAnsiTheme="minorBidi" w:cstheme="minorBidi"/>
          <w:sz w:val="24"/>
          <w:szCs w:val="24"/>
          <w:rtl/>
        </w:rPr>
        <w:t> </w:t>
      </w:r>
    </w:p>
    <w:p w14:paraId="6BD8E441"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7.3.1  שאלוני הבחינה במועדים הרגיל ובמועד הנוסף יהיו באותה רמת קושי ושווי מתכונת. מורה הקורס/ מרכז הקורס המבקש לחרוג מכלל זה על פי שיקול דעתו האקדמי יפנה בבקשה אל ועדת ההוראה של הפקולטה. </w:t>
      </w:r>
    </w:p>
    <w:p w14:paraId="7AB97F9B" w14:textId="77777777" w:rsidR="00F50562"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7.3.2  שאלון הבחינה יהיה זהה עבור כל הקבוצות של הקורס. אם השוני בין הקבוצות מחייב הכנת שאלוני בחינה שונים, יפוצל הקורס מלכתחילה לקורסים שונים. </w:t>
      </w:r>
      <w:r w:rsidRPr="00645CE8">
        <w:rPr>
          <w:rFonts w:asciiTheme="minorBidi" w:hAnsiTheme="minorBidi" w:cstheme="minorBidi"/>
          <w:sz w:val="24"/>
          <w:szCs w:val="24"/>
          <w:u w:val="single"/>
          <w:rtl/>
        </w:rPr>
        <w:t>למרות האמור, בבחינות מקוונות ממוחשבות,, נבחנים שונים עשויים להידרש להשיב על שאלות שונות מתוך מאגר שאלות, ובלבד שהשאלות הן ברמת קושי דומה.</w:t>
      </w:r>
    </w:p>
    <w:p w14:paraId="39615006" w14:textId="77777777" w:rsidR="00F50562" w:rsidRDefault="00F50562" w:rsidP="00F50562">
      <w:pPr>
        <w:ind w:left="720"/>
        <w:rPr>
          <w:rFonts w:asciiTheme="minorBidi" w:hAnsiTheme="minorBidi" w:cstheme="minorBidi"/>
          <w:sz w:val="24"/>
          <w:szCs w:val="24"/>
          <w:rtl/>
        </w:rPr>
      </w:pPr>
    </w:p>
    <w:p w14:paraId="6547D39D" w14:textId="77777777" w:rsidR="00F50562" w:rsidRPr="00645CE8" w:rsidRDefault="00F50562" w:rsidP="00F50562">
      <w:pPr>
        <w:ind w:left="720"/>
        <w:rPr>
          <w:rFonts w:asciiTheme="minorBidi" w:hAnsiTheme="minorBidi" w:cstheme="minorBidi"/>
          <w:sz w:val="24"/>
          <w:szCs w:val="24"/>
          <w:rtl/>
        </w:rPr>
      </w:pPr>
    </w:p>
    <w:p w14:paraId="0F8E1B49" w14:textId="77777777" w:rsidR="00F50562" w:rsidRPr="00645CE8" w:rsidRDefault="00F50562" w:rsidP="00F50562">
      <w:pPr>
        <w:ind w:left="425"/>
        <w:rPr>
          <w:rFonts w:asciiTheme="minorBidi" w:hAnsiTheme="minorBidi" w:cstheme="minorBidi"/>
          <w:sz w:val="24"/>
          <w:szCs w:val="24"/>
          <w:rtl/>
        </w:rPr>
      </w:pPr>
      <w:r w:rsidRPr="00645CE8">
        <w:rPr>
          <w:rFonts w:asciiTheme="minorBidi" w:hAnsiTheme="minorBidi" w:cstheme="minorBidi"/>
          <w:sz w:val="24"/>
          <w:szCs w:val="24"/>
          <w:rtl/>
        </w:rPr>
        <w:t xml:space="preserve">7.3.3 משקלו היחסי של כל פרק, שאלה </w:t>
      </w:r>
      <w:r w:rsidRPr="00645CE8">
        <w:rPr>
          <w:rFonts w:asciiTheme="minorBidi" w:hAnsiTheme="minorBidi" w:cstheme="minorBidi"/>
          <w:b/>
          <w:bCs/>
          <w:sz w:val="24"/>
          <w:szCs w:val="24"/>
          <w:rtl/>
        </w:rPr>
        <w:t xml:space="preserve">או סעיף </w:t>
      </w:r>
      <w:r w:rsidRPr="00645CE8">
        <w:rPr>
          <w:rFonts w:asciiTheme="minorBidi" w:hAnsiTheme="minorBidi" w:cstheme="minorBidi"/>
          <w:sz w:val="24"/>
          <w:szCs w:val="24"/>
          <w:rtl/>
        </w:rPr>
        <w:t xml:space="preserve">בבחינה יצוין בטופס הבחינה. אם לא נקבע המשקל, יהיה המשקל של כל </w:t>
      </w:r>
      <w:r w:rsidRPr="00645CE8">
        <w:rPr>
          <w:rFonts w:asciiTheme="minorBidi" w:hAnsiTheme="minorBidi" w:cstheme="minorBidi"/>
          <w:b/>
          <w:bCs/>
          <w:sz w:val="24"/>
          <w:szCs w:val="24"/>
          <w:rtl/>
        </w:rPr>
        <w:t>פרק</w:t>
      </w:r>
      <w:r w:rsidRPr="00645CE8">
        <w:rPr>
          <w:rFonts w:asciiTheme="minorBidi" w:hAnsiTheme="minorBidi" w:cstheme="minorBidi"/>
          <w:sz w:val="24"/>
          <w:szCs w:val="24"/>
          <w:rtl/>
        </w:rPr>
        <w:t>/שאלה</w:t>
      </w:r>
      <w:r w:rsidRPr="00645CE8">
        <w:rPr>
          <w:rFonts w:asciiTheme="minorBidi" w:hAnsiTheme="minorBidi" w:cstheme="minorBidi"/>
          <w:b/>
          <w:bCs/>
          <w:sz w:val="24"/>
          <w:szCs w:val="24"/>
          <w:rtl/>
        </w:rPr>
        <w:t>/סעיף</w:t>
      </w:r>
      <w:r w:rsidRPr="00645CE8">
        <w:rPr>
          <w:rFonts w:asciiTheme="minorBidi" w:hAnsiTheme="minorBidi" w:cstheme="minorBidi"/>
          <w:sz w:val="24"/>
          <w:szCs w:val="24"/>
          <w:rtl/>
        </w:rPr>
        <w:t xml:space="preserve"> שווה.</w:t>
      </w:r>
    </w:p>
    <w:p w14:paraId="59B96C8D" w14:textId="77777777" w:rsidR="00F50562" w:rsidRPr="00645CE8" w:rsidRDefault="00F50562" w:rsidP="00F50562">
      <w:pPr>
        <w:ind w:left="720"/>
        <w:rPr>
          <w:rFonts w:asciiTheme="minorBidi" w:hAnsiTheme="minorBidi" w:cstheme="minorBidi"/>
          <w:sz w:val="24"/>
          <w:szCs w:val="24"/>
          <w:rtl/>
        </w:rPr>
      </w:pPr>
    </w:p>
    <w:p w14:paraId="39863D6E" w14:textId="77777777" w:rsidR="00F50562" w:rsidRPr="00645CE8" w:rsidRDefault="00F50562" w:rsidP="00F50562">
      <w:pPr>
        <w:rPr>
          <w:rFonts w:asciiTheme="minorBidi" w:hAnsiTheme="minorBidi" w:cstheme="minorBidi"/>
          <w:sz w:val="24"/>
          <w:szCs w:val="24"/>
          <w:rtl/>
        </w:rPr>
      </w:pPr>
    </w:p>
    <w:p w14:paraId="6DEF877D" w14:textId="77777777" w:rsidR="00F50562" w:rsidRPr="00645CE8" w:rsidRDefault="00F50562" w:rsidP="00F50562">
      <w:pPr>
        <w:pStyle w:val="2"/>
        <w:rPr>
          <w:rFonts w:asciiTheme="minorBidi" w:hAnsiTheme="minorBidi" w:cstheme="minorBidi"/>
          <w:sz w:val="24"/>
          <w:szCs w:val="24"/>
        </w:rPr>
      </w:pPr>
      <w:bookmarkStart w:id="73" w:name="_Toc83818164"/>
      <w:r w:rsidRPr="00645CE8">
        <w:rPr>
          <w:rFonts w:asciiTheme="minorBidi" w:hAnsiTheme="minorBidi" w:cstheme="minorBidi"/>
          <w:sz w:val="24"/>
          <w:szCs w:val="24"/>
          <w:rtl/>
        </w:rPr>
        <w:t>7.4 מועד בחינה מיוחד</w:t>
      </w:r>
      <w:bookmarkEnd w:id="73"/>
      <w:r w:rsidRPr="00645CE8">
        <w:rPr>
          <w:rFonts w:asciiTheme="minorBidi" w:hAnsiTheme="minorBidi" w:cstheme="minorBidi"/>
          <w:sz w:val="24"/>
          <w:szCs w:val="24"/>
          <w:rtl/>
        </w:rPr>
        <w:t xml:space="preserve"> </w:t>
      </w:r>
    </w:p>
    <w:p w14:paraId="192DC125" w14:textId="77777777" w:rsidR="00F50562" w:rsidRPr="00645CE8" w:rsidDel="003452FE" w:rsidRDefault="00F50562" w:rsidP="00F50562">
      <w:pPr>
        <w:ind w:left="720"/>
        <w:jc w:val="both"/>
        <w:rPr>
          <w:rFonts w:asciiTheme="minorBidi" w:hAnsiTheme="minorBidi" w:cstheme="minorBidi"/>
          <w:sz w:val="24"/>
          <w:szCs w:val="24"/>
          <w:rtl/>
        </w:rPr>
      </w:pPr>
      <w:r w:rsidRPr="00645CE8">
        <w:rPr>
          <w:rFonts w:asciiTheme="minorBidi" w:hAnsiTheme="minorBidi" w:cstheme="minorBidi"/>
          <w:sz w:val="24"/>
          <w:szCs w:val="24"/>
          <w:rtl/>
        </w:rPr>
        <w:t xml:space="preserve">7.4.1 המועדים המיוחדים מיועדים לתלמידים שנבצר מהם לגשת למועד הרגיל (לרבות מבחן בית שיש להגישו בתקופה הנכללת במסגרת האירוע המזכה) או למועד הנוסף של הבחינה בשל הנסיבות א'-ו' או שנפגעו על פי סעיף ז' להלן: </w:t>
      </w:r>
      <w:r w:rsidRPr="00645CE8" w:rsidDel="003452FE">
        <w:rPr>
          <w:rFonts w:asciiTheme="minorBidi" w:hAnsiTheme="minorBidi" w:cstheme="minorBidi"/>
          <w:sz w:val="24"/>
          <w:szCs w:val="24"/>
          <w:rtl/>
        </w:rPr>
        <w:t xml:space="preserve">7.4.2 </w:t>
      </w:r>
      <w:r w:rsidRPr="00645CE8">
        <w:rPr>
          <w:rFonts w:asciiTheme="minorBidi" w:hAnsiTheme="minorBidi" w:cstheme="minorBidi"/>
          <w:sz w:val="24"/>
          <w:szCs w:val="24"/>
          <w:rtl/>
        </w:rPr>
        <w:t>נסיבות המ</w:t>
      </w:r>
      <w:r w:rsidRPr="00645CE8" w:rsidDel="003452FE">
        <w:rPr>
          <w:rFonts w:asciiTheme="minorBidi" w:hAnsiTheme="minorBidi" w:cstheme="minorBidi"/>
          <w:sz w:val="24"/>
          <w:szCs w:val="24"/>
          <w:rtl/>
        </w:rPr>
        <w:t>זכ</w:t>
      </w:r>
      <w:r w:rsidRPr="00645CE8">
        <w:rPr>
          <w:rFonts w:asciiTheme="minorBidi" w:hAnsiTheme="minorBidi" w:cstheme="minorBidi"/>
          <w:sz w:val="24"/>
          <w:szCs w:val="24"/>
          <w:rtl/>
        </w:rPr>
        <w:t>ות</w:t>
      </w:r>
      <w:r w:rsidRPr="00645CE8" w:rsidDel="003452FE">
        <w:rPr>
          <w:rFonts w:asciiTheme="minorBidi" w:hAnsiTheme="minorBidi" w:cstheme="minorBidi"/>
          <w:sz w:val="24"/>
          <w:szCs w:val="24"/>
          <w:rtl/>
        </w:rPr>
        <w:t xml:space="preserve"> </w:t>
      </w:r>
      <w:r w:rsidRPr="00645CE8">
        <w:rPr>
          <w:rFonts w:asciiTheme="minorBidi" w:hAnsiTheme="minorBidi" w:cstheme="minorBidi"/>
          <w:sz w:val="24"/>
          <w:szCs w:val="24"/>
          <w:rtl/>
        </w:rPr>
        <w:t>ב</w:t>
      </w:r>
      <w:r w:rsidRPr="00645CE8" w:rsidDel="003452FE">
        <w:rPr>
          <w:rFonts w:asciiTheme="minorBidi" w:hAnsiTheme="minorBidi" w:cstheme="minorBidi"/>
          <w:sz w:val="24"/>
          <w:szCs w:val="24"/>
          <w:rtl/>
        </w:rPr>
        <w:t xml:space="preserve">מועד מיוחד: </w:t>
      </w:r>
    </w:p>
    <w:p w14:paraId="0B57704D" w14:textId="77777777" w:rsidR="00F50562" w:rsidRPr="00645CE8" w:rsidRDefault="00F50562" w:rsidP="00F50562">
      <w:pPr>
        <w:pStyle w:val="ad"/>
        <w:numPr>
          <w:ilvl w:val="0"/>
          <w:numId w:val="12"/>
        </w:numPr>
        <w:ind w:left="1557"/>
        <w:jc w:val="both"/>
        <w:rPr>
          <w:rFonts w:asciiTheme="minorBidi" w:hAnsiTheme="minorBidi" w:cstheme="minorBidi"/>
          <w:sz w:val="24"/>
          <w:szCs w:val="24"/>
        </w:rPr>
      </w:pPr>
      <w:r w:rsidRPr="00645CE8">
        <w:rPr>
          <w:rFonts w:asciiTheme="minorBidi" w:hAnsiTheme="minorBidi" w:cstheme="minorBidi"/>
          <w:sz w:val="24"/>
          <w:szCs w:val="24"/>
          <w:u w:val="single"/>
          <w:rtl/>
        </w:rPr>
        <w:t>שירות מילואים</w:t>
      </w:r>
      <w:r w:rsidRPr="00645CE8">
        <w:rPr>
          <w:rFonts w:asciiTheme="minorBidi" w:hAnsiTheme="minorBidi" w:cstheme="minorBidi"/>
          <w:sz w:val="24"/>
          <w:szCs w:val="24"/>
          <w:rtl/>
        </w:rPr>
        <w:t xml:space="preserve"> פעיל  - ביום הבחינה; שירות במילואים במשך 10 ימים לפחות במצטבר במהלך תקופת הבחינות; או שירות מילואים במשך יותר מ- 9 ימים רצופים או יותר מ- 20 ימים במצטבר במהלך הסמסטר בו היה התלמיד רשום לקורס, ובתנאי שהומצאו על כך אישורים מתאימים. </w:t>
      </w:r>
    </w:p>
    <w:p w14:paraId="347BF4DE" w14:textId="77777777" w:rsidR="00F50562" w:rsidRPr="00645CE8" w:rsidRDefault="00F50562" w:rsidP="00F50562">
      <w:pPr>
        <w:pStyle w:val="ad"/>
        <w:ind w:left="1557"/>
        <w:jc w:val="both"/>
        <w:rPr>
          <w:rFonts w:asciiTheme="minorBidi" w:hAnsiTheme="minorBidi" w:cstheme="minorBidi"/>
          <w:sz w:val="24"/>
          <w:szCs w:val="24"/>
          <w:highlight w:val="yellow"/>
        </w:rPr>
      </w:pPr>
      <w:r w:rsidRPr="00645CE8">
        <w:rPr>
          <w:rFonts w:asciiTheme="minorBidi" w:hAnsiTheme="minorBidi" w:cstheme="minorBidi"/>
          <w:sz w:val="24"/>
          <w:szCs w:val="24"/>
          <w:rtl/>
        </w:rPr>
        <w:t>סטודנט</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ששירת</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שירות</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מילואים</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 xml:space="preserve">ברצף במשך </w:t>
      </w:r>
      <w:r w:rsidRPr="00645CE8">
        <w:rPr>
          <w:rFonts w:asciiTheme="minorBidi" w:hAnsiTheme="minorBidi" w:cstheme="minorBidi"/>
          <w:sz w:val="24"/>
          <w:szCs w:val="24"/>
        </w:rPr>
        <w:t xml:space="preserve"> 9-2 </w:t>
      </w:r>
      <w:r w:rsidRPr="00645CE8">
        <w:rPr>
          <w:rFonts w:asciiTheme="minorBidi" w:hAnsiTheme="minorBidi" w:cstheme="minorBidi"/>
          <w:sz w:val="24"/>
          <w:szCs w:val="24"/>
          <w:rtl/>
        </w:rPr>
        <w:t>ימים</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במהלך</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תקופת</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הבחינות או בסמוך לה (דהיינו החל את שירות המילואים לפני תקופת הבחינות וסיים במהלכה) זכאי</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לא</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 xml:space="preserve">לגשת לבחינה המתקיימת בסמוך לחזרתו ולקבל מועד מיוחד על פי המפתח הבא:                                                                                                                                             </w:t>
      </w:r>
    </w:p>
    <w:p w14:paraId="126DB9A6" w14:textId="77777777" w:rsidR="00F50562" w:rsidRPr="00645CE8" w:rsidRDefault="00F50562" w:rsidP="00F50562">
      <w:pPr>
        <w:pStyle w:val="ad"/>
        <w:numPr>
          <w:ilvl w:val="0"/>
          <w:numId w:val="22"/>
        </w:numPr>
        <w:autoSpaceDE w:val="0"/>
        <w:autoSpaceDN w:val="0"/>
        <w:spacing w:after="0"/>
        <w:jc w:val="both"/>
        <w:rPr>
          <w:rFonts w:asciiTheme="minorBidi" w:hAnsiTheme="minorBidi" w:cstheme="minorBidi"/>
          <w:sz w:val="24"/>
          <w:szCs w:val="24"/>
        </w:rPr>
      </w:pPr>
      <w:r w:rsidRPr="00645CE8">
        <w:rPr>
          <w:rFonts w:asciiTheme="minorBidi" w:hAnsiTheme="minorBidi" w:cstheme="minorBidi"/>
          <w:sz w:val="24"/>
          <w:szCs w:val="24"/>
          <w:rtl/>
        </w:rPr>
        <w:t>שירות</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מילואים רצוף</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של</w:t>
      </w:r>
      <w:r w:rsidRPr="00645CE8">
        <w:rPr>
          <w:rFonts w:asciiTheme="minorBidi" w:hAnsiTheme="minorBidi" w:cstheme="minorBidi"/>
          <w:sz w:val="24"/>
          <w:szCs w:val="24"/>
        </w:rPr>
        <w:t xml:space="preserve"> 3-2 </w:t>
      </w:r>
      <w:r w:rsidRPr="00645CE8">
        <w:rPr>
          <w:rFonts w:asciiTheme="minorBidi" w:hAnsiTheme="minorBidi" w:cstheme="minorBidi"/>
          <w:sz w:val="24"/>
          <w:szCs w:val="24"/>
          <w:rtl/>
        </w:rPr>
        <w:t>ימים, רשאי</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התלמיד לא</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להיבחן</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בבחינה המתקיימת במהלך</w:t>
      </w:r>
      <w:r w:rsidRPr="00645CE8">
        <w:rPr>
          <w:rFonts w:asciiTheme="minorBidi" w:hAnsiTheme="minorBidi" w:cstheme="minorBidi"/>
          <w:sz w:val="24"/>
          <w:szCs w:val="24"/>
        </w:rPr>
        <w:t xml:space="preserve"> 24 </w:t>
      </w:r>
      <w:r w:rsidRPr="00645CE8">
        <w:rPr>
          <w:rFonts w:asciiTheme="minorBidi" w:hAnsiTheme="minorBidi" w:cstheme="minorBidi"/>
          <w:sz w:val="24"/>
          <w:szCs w:val="24"/>
          <w:rtl/>
        </w:rPr>
        <w:t> שעות</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לאחר</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חזרתו</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מהשרות ויהיה זכאי להיבחן במועד מיוחד</w:t>
      </w:r>
      <w:r w:rsidRPr="00645CE8">
        <w:rPr>
          <w:rFonts w:asciiTheme="minorBidi" w:hAnsiTheme="minorBidi" w:cstheme="minorBidi"/>
          <w:sz w:val="24"/>
          <w:szCs w:val="24"/>
        </w:rPr>
        <w:t>.</w:t>
      </w:r>
    </w:p>
    <w:p w14:paraId="1677D658" w14:textId="77777777" w:rsidR="00F50562" w:rsidRPr="00645CE8" w:rsidRDefault="00F50562" w:rsidP="00F50562">
      <w:pPr>
        <w:pStyle w:val="ad"/>
        <w:numPr>
          <w:ilvl w:val="0"/>
          <w:numId w:val="22"/>
        </w:numPr>
        <w:autoSpaceDE w:val="0"/>
        <w:autoSpaceDN w:val="0"/>
        <w:spacing w:after="0"/>
        <w:jc w:val="both"/>
        <w:rPr>
          <w:rFonts w:asciiTheme="minorBidi" w:hAnsiTheme="minorBidi" w:cstheme="minorBidi"/>
          <w:sz w:val="24"/>
          <w:szCs w:val="24"/>
          <w:rtl/>
        </w:rPr>
      </w:pPr>
      <w:r w:rsidRPr="00645CE8">
        <w:rPr>
          <w:rFonts w:asciiTheme="minorBidi" w:hAnsiTheme="minorBidi" w:cstheme="minorBidi"/>
          <w:sz w:val="24"/>
          <w:szCs w:val="24"/>
          <w:rtl/>
        </w:rPr>
        <w:t>שירות</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מילואים רצוף</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של 6-4</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ימים,</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 xml:space="preserve">רשאי התלמיד </w:t>
      </w:r>
      <w:r w:rsidRPr="00645CE8">
        <w:rPr>
          <w:rFonts w:asciiTheme="minorBidi" w:hAnsiTheme="minorBidi" w:cstheme="minorBidi"/>
          <w:sz w:val="24"/>
          <w:szCs w:val="24"/>
        </w:rPr>
        <w:t> </w:t>
      </w:r>
      <w:r w:rsidRPr="00645CE8">
        <w:rPr>
          <w:rFonts w:asciiTheme="minorBidi" w:hAnsiTheme="minorBidi" w:cstheme="minorBidi"/>
          <w:sz w:val="24"/>
          <w:szCs w:val="24"/>
          <w:rtl/>
        </w:rPr>
        <w:t>לא</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להיבחן</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במהלך</w:t>
      </w:r>
      <w:r w:rsidRPr="00645CE8">
        <w:rPr>
          <w:rFonts w:asciiTheme="minorBidi" w:hAnsiTheme="minorBidi" w:cstheme="minorBidi"/>
          <w:sz w:val="24"/>
          <w:szCs w:val="24"/>
        </w:rPr>
        <w:t xml:space="preserve"> 48 </w:t>
      </w:r>
      <w:r w:rsidRPr="00645CE8">
        <w:rPr>
          <w:rFonts w:asciiTheme="minorBidi" w:hAnsiTheme="minorBidi" w:cstheme="minorBidi"/>
          <w:sz w:val="24"/>
          <w:szCs w:val="24"/>
          <w:rtl/>
        </w:rPr>
        <w:t>שעות</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לאחר</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חזרתו</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מהשרות ויהיה זכאי להיבחן במועד מיוחד</w:t>
      </w:r>
    </w:p>
    <w:p w14:paraId="0E66BAEC" w14:textId="77777777" w:rsidR="00F50562" w:rsidRPr="00645CE8" w:rsidRDefault="00F50562" w:rsidP="00F50562">
      <w:pPr>
        <w:pStyle w:val="ad"/>
        <w:numPr>
          <w:ilvl w:val="0"/>
          <w:numId w:val="22"/>
        </w:numPr>
        <w:autoSpaceDE w:val="0"/>
        <w:autoSpaceDN w:val="0"/>
        <w:jc w:val="both"/>
        <w:rPr>
          <w:rFonts w:asciiTheme="minorBidi" w:hAnsiTheme="minorBidi" w:cstheme="minorBidi"/>
          <w:sz w:val="24"/>
          <w:szCs w:val="24"/>
        </w:rPr>
      </w:pPr>
      <w:r w:rsidRPr="00645CE8">
        <w:rPr>
          <w:rFonts w:asciiTheme="minorBidi" w:hAnsiTheme="minorBidi" w:cstheme="minorBidi"/>
          <w:sz w:val="24"/>
          <w:szCs w:val="24"/>
          <w:rtl/>
        </w:rPr>
        <w:t>שירות</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מילואים רצוף של 9-7</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ימים, רשאי</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התלמיד לא</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להיבחן</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במהלך</w:t>
      </w:r>
      <w:r w:rsidRPr="00645CE8">
        <w:rPr>
          <w:rFonts w:asciiTheme="minorBidi" w:hAnsiTheme="minorBidi" w:cstheme="minorBidi"/>
          <w:sz w:val="24"/>
          <w:szCs w:val="24"/>
        </w:rPr>
        <w:t xml:space="preserve"> 72 </w:t>
      </w:r>
      <w:r w:rsidRPr="00645CE8">
        <w:rPr>
          <w:rFonts w:asciiTheme="minorBidi" w:hAnsiTheme="minorBidi" w:cstheme="minorBidi"/>
          <w:sz w:val="24"/>
          <w:szCs w:val="24"/>
          <w:rtl/>
        </w:rPr>
        <w:t>שעות</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לאחר</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חזרתו</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מהשרות ויהיה זכאי להיבחן במועד מיוחד</w:t>
      </w:r>
      <w:r w:rsidRPr="00645CE8">
        <w:rPr>
          <w:rFonts w:asciiTheme="minorBidi" w:hAnsiTheme="minorBidi" w:cstheme="minorBidi"/>
          <w:sz w:val="24"/>
          <w:szCs w:val="24"/>
        </w:rPr>
        <w:t>.</w:t>
      </w:r>
      <w:r w:rsidRPr="00645CE8">
        <w:rPr>
          <w:rFonts w:asciiTheme="minorBidi" w:hAnsiTheme="minorBidi" w:cstheme="minorBidi"/>
          <w:sz w:val="24"/>
          <w:szCs w:val="24"/>
          <w:rtl/>
        </w:rPr>
        <w:t xml:space="preserve"> </w:t>
      </w:r>
    </w:p>
    <w:p w14:paraId="161DB81E" w14:textId="77777777" w:rsidR="00F50562" w:rsidRPr="00645CE8" w:rsidRDefault="00F50562" w:rsidP="00F50562">
      <w:pPr>
        <w:pStyle w:val="ad"/>
        <w:numPr>
          <w:ilvl w:val="0"/>
          <w:numId w:val="22"/>
        </w:numPr>
        <w:autoSpaceDE w:val="0"/>
        <w:autoSpaceDN w:val="0"/>
        <w:jc w:val="both"/>
        <w:rPr>
          <w:rFonts w:asciiTheme="minorBidi" w:hAnsiTheme="minorBidi" w:cstheme="minorBidi"/>
          <w:sz w:val="24"/>
          <w:szCs w:val="24"/>
        </w:rPr>
      </w:pPr>
      <w:r w:rsidRPr="00645CE8">
        <w:rPr>
          <w:rFonts w:asciiTheme="minorBidi" w:hAnsiTheme="minorBidi" w:cstheme="minorBidi"/>
          <w:sz w:val="24"/>
          <w:szCs w:val="24"/>
          <w:rtl/>
        </w:rPr>
        <w:t>. סטודנט שנעדר מבחינה בשל שירות מילואים זכאי להיבחן במועד נוסף בעבור כל מועד שהפסיד.</w:t>
      </w:r>
    </w:p>
    <w:p w14:paraId="0D2D1C36" w14:textId="77777777" w:rsidR="00F50562" w:rsidRPr="00645CE8" w:rsidRDefault="00F50562" w:rsidP="00F50562">
      <w:pPr>
        <w:pStyle w:val="ad"/>
        <w:numPr>
          <w:ilvl w:val="0"/>
          <w:numId w:val="12"/>
        </w:numPr>
        <w:ind w:left="1557"/>
        <w:rPr>
          <w:rFonts w:asciiTheme="minorBidi" w:hAnsiTheme="minorBidi" w:cstheme="minorBidi"/>
          <w:sz w:val="24"/>
          <w:szCs w:val="24"/>
        </w:rPr>
      </w:pPr>
      <w:r w:rsidRPr="00645CE8">
        <w:rPr>
          <w:rFonts w:asciiTheme="minorBidi" w:hAnsiTheme="minorBidi" w:cstheme="minorBidi"/>
          <w:sz w:val="24"/>
          <w:szCs w:val="24"/>
          <w:u w:val="single"/>
          <w:shd w:val="clear" w:color="auto" w:fill="FFFFFF"/>
          <w:rtl/>
        </w:rPr>
        <w:t>חתונה</w:t>
      </w:r>
      <w:r w:rsidRPr="00645CE8">
        <w:rPr>
          <w:rFonts w:asciiTheme="minorBidi" w:hAnsiTheme="minorBidi" w:cstheme="minorBidi"/>
          <w:sz w:val="24"/>
          <w:szCs w:val="24"/>
          <w:shd w:val="clear" w:color="auto" w:fill="FFFFFF"/>
        </w:rPr>
        <w:t xml:space="preserve"> - </w:t>
      </w:r>
      <w:r w:rsidRPr="00645CE8">
        <w:rPr>
          <w:rFonts w:asciiTheme="minorBidi" w:hAnsiTheme="minorBidi" w:cstheme="minorBidi"/>
          <w:sz w:val="24"/>
          <w:szCs w:val="24"/>
          <w:shd w:val="clear" w:color="auto" w:fill="FFFFFF"/>
          <w:rtl/>
        </w:rPr>
        <w:t>בחינה המתקיימת ביום החתונה של הסטודנט</w:t>
      </w:r>
    </w:p>
    <w:p w14:paraId="169FF7C5" w14:textId="77777777" w:rsidR="00F50562" w:rsidRPr="00645CE8" w:rsidRDefault="00F50562" w:rsidP="00F50562">
      <w:pPr>
        <w:pStyle w:val="ad"/>
        <w:numPr>
          <w:ilvl w:val="0"/>
          <w:numId w:val="12"/>
        </w:numPr>
        <w:ind w:left="1557"/>
        <w:rPr>
          <w:rFonts w:asciiTheme="minorBidi" w:hAnsiTheme="minorBidi" w:cstheme="minorBidi"/>
          <w:sz w:val="24"/>
          <w:szCs w:val="24"/>
          <w:rtl/>
        </w:rPr>
      </w:pPr>
      <w:r w:rsidRPr="00645CE8">
        <w:rPr>
          <w:rFonts w:asciiTheme="minorBidi" w:hAnsiTheme="minorBidi" w:cstheme="minorBidi"/>
          <w:sz w:val="24"/>
          <w:szCs w:val="24"/>
          <w:u w:val="single"/>
          <w:rtl/>
        </w:rPr>
        <w:t>הורות</w:t>
      </w:r>
      <w:r w:rsidRPr="00645CE8">
        <w:rPr>
          <w:rFonts w:asciiTheme="minorBidi" w:hAnsiTheme="minorBidi" w:cstheme="minorBidi"/>
          <w:sz w:val="24"/>
          <w:szCs w:val="24"/>
          <w:rtl/>
        </w:rPr>
        <w:t xml:space="preserve"> אירוע מזכה  כמפורט בנספח ד' לתקנון זה בסמוך ליום הבחינה או אירוע אחר כמפורט בסעיף 1.12.3 ; כשהבחינה נערכה בתקופת הזכאות שנקבעה לתלמיד/ה על פי אותו סעיף; ובתנאי שהומצאו על כך אישורים מתאימים.</w:t>
      </w:r>
    </w:p>
    <w:p w14:paraId="11F1043B" w14:textId="77777777" w:rsidR="00F50562" w:rsidRPr="00645CE8" w:rsidRDefault="00F50562" w:rsidP="00F50562">
      <w:pPr>
        <w:pStyle w:val="ad"/>
        <w:numPr>
          <w:ilvl w:val="0"/>
          <w:numId w:val="12"/>
        </w:numPr>
        <w:ind w:left="1557"/>
        <w:rPr>
          <w:rFonts w:asciiTheme="minorBidi" w:hAnsiTheme="minorBidi" w:cstheme="minorBidi"/>
          <w:sz w:val="24"/>
          <w:szCs w:val="24"/>
          <w:rtl/>
        </w:rPr>
      </w:pPr>
      <w:r w:rsidRPr="00645CE8">
        <w:rPr>
          <w:rFonts w:asciiTheme="minorBidi" w:hAnsiTheme="minorBidi" w:cstheme="minorBidi"/>
          <w:sz w:val="24"/>
          <w:szCs w:val="24"/>
          <w:u w:val="single"/>
          <w:rtl/>
        </w:rPr>
        <w:t>צום וחג</w:t>
      </w:r>
      <w:r w:rsidRPr="00645CE8">
        <w:rPr>
          <w:rFonts w:asciiTheme="minorBidi" w:hAnsiTheme="minorBidi" w:cstheme="minorBidi"/>
          <w:sz w:val="24"/>
          <w:szCs w:val="24"/>
          <w:rtl/>
        </w:rPr>
        <w:t>- בחינה ביום צום או חג מוכרים (כפי שמצוין בלוח האקדמי).</w:t>
      </w:r>
    </w:p>
    <w:p w14:paraId="663BFFBB" w14:textId="77777777" w:rsidR="00F50562" w:rsidRPr="00645CE8" w:rsidRDefault="00F50562" w:rsidP="00F50562">
      <w:pPr>
        <w:pStyle w:val="ad"/>
        <w:numPr>
          <w:ilvl w:val="0"/>
          <w:numId w:val="12"/>
        </w:numPr>
        <w:rPr>
          <w:rFonts w:asciiTheme="minorBidi" w:hAnsiTheme="minorBidi" w:cstheme="minorBidi"/>
          <w:sz w:val="24"/>
          <w:szCs w:val="24"/>
          <w:rtl/>
        </w:rPr>
      </w:pPr>
      <w:r w:rsidRPr="00645CE8">
        <w:rPr>
          <w:rFonts w:asciiTheme="minorBidi" w:hAnsiTheme="minorBidi" w:cstheme="minorBidi"/>
          <w:b/>
          <w:bCs/>
          <w:sz w:val="24"/>
          <w:szCs w:val="24"/>
          <w:u w:val="single"/>
          <w:rtl/>
        </w:rPr>
        <w:t>א</w:t>
      </w:r>
      <w:r w:rsidRPr="00645CE8">
        <w:rPr>
          <w:rFonts w:asciiTheme="minorBidi" w:hAnsiTheme="minorBidi" w:cstheme="minorBidi"/>
          <w:sz w:val="24"/>
          <w:szCs w:val="24"/>
          <w:u w:val="single"/>
          <w:rtl/>
        </w:rPr>
        <w:t>שפוז</w:t>
      </w:r>
      <w:r w:rsidRPr="00645CE8">
        <w:rPr>
          <w:rFonts w:asciiTheme="minorBidi" w:hAnsiTheme="minorBidi" w:cstheme="minorBidi"/>
          <w:sz w:val="24"/>
          <w:szCs w:val="24"/>
          <w:rtl/>
        </w:rPr>
        <w:t xml:space="preserve"> – בחינה שהתקיימה בתקופת האשפוז של התלמיד או של ילדו/תו עד גיל 18  בבית-חולים (למעט ביקור בחדר מיון/רפואה דחופה), או ביומיים שלאחר שחרורו (של התלמיד או ילדו/תו)לרבות חלופת "אשפוז בית" בהתאם להגדרת משרד הבריאות, ובתנאי שהמציא על כך אישורים רפואיים.</w:t>
      </w:r>
    </w:p>
    <w:p w14:paraId="26CEA0E5" w14:textId="77777777" w:rsidR="00F50562" w:rsidRPr="00645CE8" w:rsidRDefault="00F50562" w:rsidP="00F50562">
      <w:pPr>
        <w:pStyle w:val="ad"/>
        <w:numPr>
          <w:ilvl w:val="0"/>
          <w:numId w:val="12"/>
        </w:numPr>
        <w:ind w:left="1557"/>
        <w:rPr>
          <w:rFonts w:asciiTheme="minorBidi" w:hAnsiTheme="minorBidi" w:cstheme="minorBidi"/>
          <w:sz w:val="24"/>
          <w:szCs w:val="24"/>
          <w:rtl/>
        </w:rPr>
      </w:pPr>
      <w:r w:rsidRPr="00645CE8">
        <w:rPr>
          <w:rFonts w:asciiTheme="minorBidi" w:hAnsiTheme="minorBidi" w:cstheme="minorBidi"/>
          <w:sz w:val="24"/>
          <w:szCs w:val="24"/>
          <w:u w:val="single"/>
          <w:rtl/>
        </w:rPr>
        <w:t>אבל</w:t>
      </w:r>
      <w:r w:rsidRPr="00645CE8">
        <w:rPr>
          <w:rFonts w:asciiTheme="minorBidi" w:hAnsiTheme="minorBidi" w:cstheme="minorBidi"/>
          <w:sz w:val="24"/>
          <w:szCs w:val="24"/>
          <w:rtl/>
        </w:rPr>
        <w:t xml:space="preserve"> - בחינה שהתקיימה עד 9 ימים לאחר פטירתו של קרוב משפחה מדרגה ראשונה (הורה, אח/אחות, בן/בת זוג, בן/בת) או עד 3 ימים לאחר פטירת סב/סבתא, ובתנאי שהמציא על כך אישורים מתאימים.</w:t>
      </w:r>
    </w:p>
    <w:p w14:paraId="5FFF439C" w14:textId="77777777" w:rsidR="00F50562" w:rsidRPr="00645CE8" w:rsidRDefault="00F50562" w:rsidP="00F50562">
      <w:pPr>
        <w:numPr>
          <w:ilvl w:val="0"/>
          <w:numId w:val="12"/>
        </w:numPr>
        <w:spacing w:after="120"/>
        <w:rPr>
          <w:rFonts w:asciiTheme="minorBidi" w:hAnsiTheme="minorBidi" w:cstheme="minorBidi"/>
          <w:sz w:val="24"/>
          <w:szCs w:val="24"/>
        </w:rPr>
      </w:pPr>
      <w:r w:rsidRPr="00645CE8">
        <w:rPr>
          <w:rFonts w:asciiTheme="minorBidi" w:hAnsiTheme="minorBidi" w:cstheme="minorBidi"/>
          <w:sz w:val="24"/>
          <w:szCs w:val="24"/>
        </w:rPr>
        <w:t> </w:t>
      </w:r>
      <w:r w:rsidRPr="00645CE8">
        <w:rPr>
          <w:rFonts w:asciiTheme="minorBidi" w:hAnsiTheme="minorBidi" w:cstheme="minorBidi"/>
          <w:sz w:val="24"/>
          <w:szCs w:val="24"/>
          <w:rtl/>
        </w:rPr>
        <w:t>חפיפת בחינות</w:t>
      </w:r>
      <w:r w:rsidRPr="00645CE8">
        <w:rPr>
          <w:rFonts w:asciiTheme="minorBidi" w:hAnsiTheme="minorBidi" w:cstheme="minorBidi"/>
          <w:sz w:val="24"/>
          <w:szCs w:val="24"/>
        </w:rPr>
        <w:t> – </w:t>
      </w:r>
      <w:r w:rsidRPr="00645CE8">
        <w:rPr>
          <w:rFonts w:asciiTheme="minorBidi" w:hAnsiTheme="minorBidi" w:cstheme="minorBidi"/>
          <w:sz w:val="24"/>
          <w:szCs w:val="24"/>
          <w:rtl/>
        </w:rPr>
        <w:t xml:space="preserve"> כאשר אחד המועדים של קורס חובה חופף (בפחות מ- 24 שעות מסיום הבחינה) עם מועד הבחינה  של קורס חובה אחר.</w:t>
      </w:r>
      <w:r w:rsidRPr="00645CE8">
        <w:rPr>
          <w:rFonts w:asciiTheme="minorBidi" w:hAnsiTheme="minorBidi" w:cstheme="minorBidi"/>
          <w:sz w:val="24"/>
          <w:szCs w:val="24"/>
          <w:u w:val="single"/>
          <w:rtl/>
        </w:rPr>
        <w:t xml:space="preserve"> תלמיד שנבחן באותו מועד בקורס האחר,</w:t>
      </w:r>
      <w:r w:rsidRPr="00645CE8">
        <w:rPr>
          <w:rFonts w:asciiTheme="minorBidi" w:hAnsiTheme="minorBidi" w:cstheme="minorBidi"/>
          <w:sz w:val="24"/>
          <w:szCs w:val="24"/>
          <w:rtl/>
        </w:rPr>
        <w:t xml:space="preserve"> זכאי למועד מיוחד </w:t>
      </w:r>
      <w:r w:rsidRPr="00645CE8">
        <w:rPr>
          <w:rFonts w:asciiTheme="minorBidi" w:hAnsiTheme="minorBidi" w:cstheme="minorBidi"/>
          <w:sz w:val="24"/>
          <w:szCs w:val="24"/>
          <w:u w:val="single"/>
          <w:rtl/>
        </w:rPr>
        <w:t>בקורס שבו לא נבחן בגין אותה החפיפה</w:t>
      </w:r>
      <w:r w:rsidRPr="00645CE8">
        <w:rPr>
          <w:rFonts w:asciiTheme="minorBidi" w:hAnsiTheme="minorBidi" w:cstheme="minorBidi"/>
          <w:sz w:val="24"/>
          <w:szCs w:val="24"/>
          <w:rtl/>
        </w:rPr>
        <w:t>.</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תקנה זו אינה תקפה לקורסים נגררים או לקורסים שהוקדמו.</w:t>
      </w:r>
    </w:p>
    <w:p w14:paraId="5ED1B061" w14:textId="77777777" w:rsidR="00F50562" w:rsidRPr="00645CE8" w:rsidRDefault="00F50562" w:rsidP="00F50562">
      <w:pPr>
        <w:pStyle w:val="ad"/>
        <w:ind w:left="1557"/>
        <w:rPr>
          <w:rFonts w:asciiTheme="minorBidi" w:hAnsiTheme="minorBidi" w:cstheme="minorBidi"/>
          <w:sz w:val="24"/>
          <w:szCs w:val="24"/>
        </w:rPr>
      </w:pPr>
    </w:p>
    <w:p w14:paraId="2D686AFB" w14:textId="77777777" w:rsidR="00F50562" w:rsidRPr="00645CE8" w:rsidRDefault="00F50562" w:rsidP="00F50562">
      <w:pPr>
        <w:pStyle w:val="ad"/>
        <w:numPr>
          <w:ilvl w:val="0"/>
          <w:numId w:val="12"/>
        </w:numPr>
        <w:ind w:left="1557"/>
        <w:rPr>
          <w:rFonts w:asciiTheme="minorBidi" w:hAnsiTheme="minorBidi" w:cstheme="minorBidi"/>
          <w:sz w:val="24"/>
          <w:szCs w:val="24"/>
        </w:rPr>
      </w:pPr>
      <w:r w:rsidRPr="00645CE8">
        <w:rPr>
          <w:rFonts w:asciiTheme="minorBidi" w:hAnsiTheme="minorBidi" w:cstheme="minorBidi"/>
          <w:sz w:val="24"/>
          <w:szCs w:val="24"/>
          <w:u w:val="single"/>
          <w:rtl/>
        </w:rPr>
        <w:t>התנהלות שלא על פי התקנון</w:t>
      </w:r>
      <w:r w:rsidRPr="00645CE8">
        <w:rPr>
          <w:rFonts w:asciiTheme="minorBidi" w:hAnsiTheme="minorBidi" w:cstheme="minorBidi"/>
          <w:sz w:val="24"/>
          <w:szCs w:val="24"/>
          <w:rtl/>
        </w:rPr>
        <w:t xml:space="preserve"> - תלמיד שנפגע מכך שמורה (או מי מטעמו) לא היה זמין בזמן הבחינה (כשהדבר נדרש על פי התקנון; ראה סעיף 7.5.14) או מכך שציון הבחינה שלו התפרסם פחות מ- 48 שעות לפני המועד הנוסף. </w:t>
      </w:r>
    </w:p>
    <w:p w14:paraId="19DCEEAF" w14:textId="77777777" w:rsidR="00F50562" w:rsidRPr="00645CE8" w:rsidRDefault="00F50562" w:rsidP="00F50562">
      <w:pPr>
        <w:pStyle w:val="ad"/>
        <w:numPr>
          <w:ilvl w:val="0"/>
          <w:numId w:val="12"/>
        </w:numPr>
        <w:ind w:left="1557"/>
        <w:rPr>
          <w:rFonts w:asciiTheme="minorBidi" w:hAnsiTheme="minorBidi" w:cstheme="minorBidi"/>
          <w:sz w:val="24"/>
          <w:szCs w:val="24"/>
          <w:rtl/>
        </w:rPr>
      </w:pPr>
      <w:r w:rsidRPr="00645CE8">
        <w:rPr>
          <w:rFonts w:asciiTheme="minorBidi" w:hAnsiTheme="minorBidi" w:cstheme="minorBidi"/>
          <w:sz w:val="24"/>
          <w:szCs w:val="24"/>
          <w:u w:val="single"/>
          <w:rtl/>
        </w:rPr>
        <w:t>אישור מועדת ההוראה</w:t>
      </w:r>
      <w:r w:rsidRPr="00645CE8">
        <w:rPr>
          <w:rFonts w:asciiTheme="minorBidi" w:hAnsiTheme="minorBidi" w:cstheme="minorBidi"/>
          <w:sz w:val="24"/>
          <w:szCs w:val="24"/>
          <w:rtl/>
        </w:rPr>
        <w:t xml:space="preserve"> של הפקולטה נותנת הקורס – בשל נסיבות בריאותיות מיוחדות או נסיבות יוצאות דופן אחרות שבגינן נבצר מהתלמיד לגשת לבחינה, ובדרך כלל בתנאי שניגש למועד האחר (הרגיל או הנוסף) של הבחינה.</w:t>
      </w:r>
    </w:p>
    <w:p w14:paraId="4BBD7EB3" w14:textId="77777777" w:rsidR="00F50562" w:rsidRPr="00645CE8" w:rsidRDefault="00F50562" w:rsidP="00F50562">
      <w:pPr>
        <w:ind w:left="720"/>
        <w:rPr>
          <w:rFonts w:asciiTheme="minorBidi" w:hAnsiTheme="minorBidi" w:cstheme="minorBidi"/>
          <w:sz w:val="24"/>
          <w:szCs w:val="24"/>
        </w:rPr>
      </w:pPr>
      <w:r w:rsidRPr="00645CE8">
        <w:rPr>
          <w:rFonts w:asciiTheme="minorBidi" w:hAnsiTheme="minorBidi" w:cstheme="minorBidi"/>
          <w:sz w:val="24"/>
          <w:szCs w:val="24"/>
          <w:rtl/>
        </w:rPr>
        <w:t>7.4.3  בקורס שירות הניתן על ידי פקולטה אחת לאחרת רשאית ועדת ההוראה של הפקולטה הנותנת להסמיך את הפקולטה המקבלת לקבל החלטות בנושא אישור בחינה במועד מיוחד.</w:t>
      </w:r>
    </w:p>
    <w:p w14:paraId="3FB26BAC"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7.4.4  בקשה למועד מיוחד יש להגיש, בצירוף מסמכים מקוריים, לוועדת ההוראה של הפקולטה הנותנת את הקורס וזאת לא יאוחר משבוע אחרי פרסום ציוני הבחינה במועד הנוסף של אותו הקורס</w:t>
      </w:r>
      <w:r w:rsidRPr="00645CE8">
        <w:rPr>
          <w:rFonts w:asciiTheme="minorBidi" w:hAnsiTheme="minorBidi" w:cstheme="minorBidi"/>
          <w:sz w:val="24"/>
          <w:szCs w:val="24"/>
        </w:rPr>
        <w:t>.</w:t>
      </w:r>
      <w:r w:rsidRPr="00645CE8">
        <w:rPr>
          <w:rFonts w:asciiTheme="minorBidi" w:hAnsiTheme="minorBidi" w:cstheme="minorBidi"/>
          <w:sz w:val="24"/>
          <w:szCs w:val="24"/>
          <w:rtl/>
        </w:rPr>
        <w:t xml:space="preserve">  החלטת ועדת ההוראה תימסר לתלמיד בהקדם האפשרי ובכל מקרה לא יאוחר משבוע לפני המועד המיוחד של הבחינה</w:t>
      </w:r>
      <w:r w:rsidRPr="00645CE8">
        <w:rPr>
          <w:rFonts w:asciiTheme="minorBidi" w:hAnsiTheme="minorBidi" w:cstheme="minorBidi"/>
          <w:sz w:val="24"/>
          <w:szCs w:val="24"/>
        </w:rPr>
        <w:t>.</w:t>
      </w:r>
    </w:p>
    <w:p w14:paraId="3AD98CBC"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7.4.5  תלמיד שאושרה לו בחינה במועד מיוחד, אבל לא הופיע לבחינה ולא הודיע על כך  מראש (עד שבוע לפני מועד הבחינה), יוטל </w:t>
      </w:r>
      <w:r w:rsidRPr="002D21D0">
        <w:rPr>
          <w:rFonts w:asciiTheme="minorBidi" w:hAnsiTheme="minorBidi" w:cstheme="minorBidi"/>
          <w:sz w:val="24"/>
          <w:szCs w:val="24"/>
          <w:rtl/>
        </w:rPr>
        <w:t xml:space="preserve">עליו </w:t>
      </w:r>
      <w:r w:rsidRPr="002D21D0">
        <w:rPr>
          <w:rFonts w:ascii="Arial" w:eastAsia="Times New Roman" w:hAnsi="Arial"/>
          <w:sz w:val="24"/>
          <w:szCs w:val="24"/>
          <w:rtl/>
        </w:rPr>
        <w:t>דמי טיפול מיוחד</w:t>
      </w:r>
      <w:r>
        <w:rPr>
          <w:rFonts w:asciiTheme="minorBidi" w:hAnsiTheme="minorBidi" w:cstheme="minorBidi" w:hint="cs"/>
          <w:sz w:val="24"/>
          <w:szCs w:val="24"/>
          <w:rtl/>
        </w:rPr>
        <w:t xml:space="preserve"> </w:t>
      </w:r>
      <w:r w:rsidRPr="002D21D0">
        <w:rPr>
          <w:rFonts w:asciiTheme="minorBidi" w:hAnsiTheme="minorBidi" w:cstheme="minorBidi"/>
          <w:sz w:val="24"/>
          <w:szCs w:val="24"/>
          <w:rtl/>
        </w:rPr>
        <w:t>בסך</w:t>
      </w:r>
      <w:r w:rsidRPr="00645CE8">
        <w:rPr>
          <w:rFonts w:asciiTheme="minorBidi" w:hAnsiTheme="minorBidi" w:cstheme="minorBidi"/>
          <w:sz w:val="24"/>
          <w:szCs w:val="24"/>
          <w:rtl/>
        </w:rPr>
        <w:t xml:space="preserve"> 200 ש"ח. </w:t>
      </w:r>
    </w:p>
    <w:p w14:paraId="46F8EDAD"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7.4.6  הציון הקובע- בכל מקרה, בין אם נבחן התלמיד במועד הנוסף או במועד המיוחד, ציון  הבחינה האחרון הוא הציון הקובע.</w:t>
      </w:r>
    </w:p>
    <w:p w14:paraId="56C2D678" w14:textId="77777777" w:rsidR="00F50562" w:rsidRPr="00645CE8" w:rsidRDefault="00F50562" w:rsidP="00F50562">
      <w:pPr>
        <w:ind w:left="720"/>
        <w:rPr>
          <w:rFonts w:asciiTheme="minorBidi" w:hAnsiTheme="minorBidi" w:cstheme="minorBidi"/>
          <w:sz w:val="24"/>
          <w:szCs w:val="24"/>
          <w:rtl/>
        </w:rPr>
      </w:pPr>
    </w:p>
    <w:p w14:paraId="0BAAA485" w14:textId="77777777" w:rsidR="00F50562" w:rsidRPr="00645CE8" w:rsidRDefault="00F50562" w:rsidP="00F50562">
      <w:pPr>
        <w:pStyle w:val="2"/>
        <w:rPr>
          <w:rFonts w:asciiTheme="minorBidi" w:hAnsiTheme="minorBidi" w:cstheme="minorBidi"/>
          <w:sz w:val="24"/>
          <w:szCs w:val="24"/>
          <w:rtl/>
        </w:rPr>
      </w:pPr>
      <w:bookmarkStart w:id="74" w:name="_Toc83818165"/>
      <w:r w:rsidRPr="00645CE8">
        <w:rPr>
          <w:rFonts w:asciiTheme="minorBidi" w:hAnsiTheme="minorBidi" w:cstheme="minorBidi"/>
          <w:sz w:val="24"/>
          <w:szCs w:val="24"/>
          <w:rtl/>
        </w:rPr>
        <w:t>7.5  ניהול הבחינה</w:t>
      </w:r>
      <w:bookmarkEnd w:id="74"/>
    </w:p>
    <w:p w14:paraId="2C763D83"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7.5.1  על התלמיד להיות בכניסה לאולם הבחינות 15 דקות לפני תחילת הבחינה.</w:t>
      </w:r>
    </w:p>
    <w:p w14:paraId="4F229119"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7.5.2   </w:t>
      </w:r>
      <w:r>
        <w:rPr>
          <w:rFonts w:asciiTheme="minorBidi" w:hAnsiTheme="minorBidi" w:cstheme="minorBidi" w:hint="cs"/>
          <w:sz w:val="24"/>
          <w:szCs w:val="24"/>
          <w:rtl/>
        </w:rPr>
        <w:t>יש להגיע לבחינה עם</w:t>
      </w:r>
      <w:r w:rsidRPr="00645CE8">
        <w:rPr>
          <w:rFonts w:asciiTheme="minorBidi" w:hAnsiTheme="minorBidi" w:cstheme="minorBidi"/>
          <w:sz w:val="24"/>
          <w:szCs w:val="24"/>
          <w:rtl/>
        </w:rPr>
        <w:t xml:space="preserve"> תעודה מזהה רשמית עם תמונה</w:t>
      </w:r>
      <w:r>
        <w:rPr>
          <w:rFonts w:asciiTheme="minorBidi" w:hAnsiTheme="minorBidi" w:cstheme="minorBidi" w:hint="cs"/>
          <w:sz w:val="24"/>
          <w:szCs w:val="24"/>
          <w:rtl/>
        </w:rPr>
        <w:t>. התעודה</w:t>
      </w:r>
      <w:r w:rsidRPr="00645CE8">
        <w:rPr>
          <w:rFonts w:asciiTheme="minorBidi" w:hAnsiTheme="minorBidi" w:cstheme="minorBidi"/>
          <w:sz w:val="24"/>
          <w:szCs w:val="24"/>
          <w:rtl/>
        </w:rPr>
        <w:t xml:space="preserve"> תיבדק במהלך הבחינה.</w:t>
      </w:r>
      <w:r>
        <w:rPr>
          <w:rFonts w:asciiTheme="minorBidi" w:hAnsiTheme="minorBidi" w:cstheme="minorBidi" w:hint="cs"/>
          <w:sz w:val="24"/>
          <w:szCs w:val="24"/>
          <w:rtl/>
        </w:rPr>
        <w:t xml:space="preserve"> יובהר כי לא ניתן להזדהות עם כרטיס סטודנט דיגיטלי.</w:t>
      </w:r>
    </w:p>
    <w:p w14:paraId="7C2542FF"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7.5.3  תלמיד המאחר לבחינה למעלה מ-30 דקות, לא יורשה להיבחן בה.</w:t>
      </w:r>
    </w:p>
    <w:p w14:paraId="3C882573"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7.5.4  תלמיד ישב באולם הבחינה בהתאם להוראות המשגיחים. המשגיח רשאי, לפי שיקול דעתו, להעביר תלמיד ממקומו למקום אחר בכל עת.</w:t>
      </w:r>
    </w:p>
    <w:p w14:paraId="4E118D82"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7.5.5   אין להשתמש בבחינה בחומר עזר כלשהו אלא אם כן הותר הדבר מפורשות. כמו כן, אין להשתמש במכשירים אלקטרוניים (כגון, טלפונים ניידים, מחשבים ניידים, מחשבי כף יד ושעונים חכמים). כל החפצים ירוכזו באולם הבחינה בהתאם להוראות המשגיחים. בבחינה ממוחשבת בה נעשה שימוש במחשב אישי קיימת חובה על הסטודנט להתקין תכנת הגנה בהתאם לדרישת הפקולטה. כל גישה או ניסיון גישה במהלך המבחן לאתר או לקובץ שלא אושר על ידי צוות הקורס יחשב כעבירת משמעת.</w:t>
      </w:r>
    </w:p>
    <w:p w14:paraId="126EA12D"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7.5.6  חומר עזר מותר: לקראת הבחינה יודיע המורה מהו חומר העזר המותר בבחינה, וכן ירשום זאת בשאלון הבחינה. כאשר מדובר בפרסומים, השימוש בהם יותר רק בתנאי שאין בהם כל רישומים, פתקים וכיו"ב.</w:t>
      </w:r>
    </w:p>
    <w:p w14:paraId="3929F2DF"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7.5.7  תלמיד לא יורשה לעזוב את אולם הבחינה, שלא על מנת לחזור, מסיבה כלשהי, אלא כעבור 30 דקות לפחות אחרי חלוקת השאלונים. יהיה עליו להחזיר אז למשגיחים את השאלון ואת מחברת הבחינה והוא ייחשב כמי שהשתתף בבחינה.</w:t>
      </w:r>
    </w:p>
    <w:p w14:paraId="19571F58"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7.5.8   היציאה לשירותים אסורה בחצי השעה הראשונה ובחצי השעה האחרונה של הבחינה. היציאה לשירותים בזמן אחר תותר בהתאם לאפשרות באולם ובליווי משגיח/ה. עם זאת, סטודנטית בהריון זכאית לצאת לשירותים גם אם המצב באולם הבחינה לא מאפשר את יציאתם של האחרים.</w:t>
      </w:r>
    </w:p>
    <w:p w14:paraId="3E5A2DA3"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7.5.9 אסור לנבחנים לשוחח ביניהם או להעביר חומר כלשהו זה לזה.</w:t>
      </w:r>
    </w:p>
    <w:p w14:paraId="2495A8AC"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7.5.10 יש לכתוב את התשובות בעט, בכתב ברור ונקי, על עמוד אחד של כל דף. אין לכתוב בשוליים. טיוטה תיכתב רק על צדו השני של הדף, שכותרתו "טיוטה".  </w:t>
      </w:r>
    </w:p>
    <w:p w14:paraId="1C749BE3"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7.5.11 אסור לתלוש דפים ממחברת הבחינה ואסור להוסיף דפים למחברת הבחינה.</w:t>
      </w:r>
    </w:p>
    <w:p w14:paraId="408D1F4B"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7.5.12 במקרה של הפרת ההוראות והתקנות, יגיש המשגיח תלונה לוועדת משמעת (תקנון המשמעת מתפרסם בשנתוני הפקולטות ובאינטרנט). בכל מקרה, משגיח אינו רשאי להפסיק את כתיבת הבחינה ע"י התלמיד.</w:t>
      </w:r>
    </w:p>
    <w:p w14:paraId="00F65332"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7.5.13 עם סיום הבחינה, יש למסור למשגיח את המחברת (ובכלל זה את שאלון הבחינה אם יידרש) ולעזוב בשקט את אולם הבחינה. בבחינות ממוחשבות עם הגשת המבחן במערכת, באחריות הסטודנט לוודא שהמשגיחים רושמים את השעה בה הגיש את המבחן.</w:t>
      </w:r>
    </w:p>
    <w:p w14:paraId="04E25B91"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7.5.14  זמינות המורה בזמן הבחינה– מורה הקורס אחראי לניהול הבחינה. הוא יעבור בין האולמות במהלך הבחינה כדי להבטיח את ניהולה התקין ויהיה זמין להבהרת נוסח השאלות לתלמידים ולמענה על בעיות במידה שיתעוררו. אם נבצר מהמורה לעשות זאת, מחובתו למנות ממלא מקום. אם עד מועד סיום הבחינה, מורה או מי מטעמו לא הגיע לחדר הבחינה כנדרש, רשאי יהיה התלמיד לסמן את מחברת הבחינה ב- "לא לבדיקה". בבחינות ממוחשבות נוכחות מרצה וזמינותה/ו למענה לשאלות בצ'אט במהלך המבחן תיחשב כשקולה לנוכחות פיזית במבחן. כמו כן, בבחינות ממוחשבות, במקרה שמרצה או מי מטעמו לא היה זמין בצ'אט או בחדר הבחינה במהלך המבחן, תלמיד שלא מעוניין שבחינתו תיבדק, יוכל לשלוח הודעה "לא לבדיקה" למרצה הקורס מיד עם תום הבחינה. הדבר יחשב כאילו התלמיד לא נבחן באותה בחינה והוא יהיה זכאי אז למועד מיוחד (ראה סעיף 7.4.2 ד').</w:t>
      </w:r>
    </w:p>
    <w:p w14:paraId="7ADF7834" w14:textId="77777777" w:rsidR="00F50562" w:rsidRPr="00645CE8" w:rsidRDefault="00F50562" w:rsidP="00F50562">
      <w:pPr>
        <w:ind w:left="706"/>
        <w:rPr>
          <w:rFonts w:asciiTheme="minorBidi" w:hAnsiTheme="minorBidi" w:cstheme="minorBidi"/>
          <w:sz w:val="24"/>
          <w:szCs w:val="24"/>
          <w:rtl/>
        </w:rPr>
      </w:pPr>
      <w:r w:rsidRPr="00645CE8">
        <w:rPr>
          <w:rFonts w:asciiTheme="minorBidi" w:hAnsiTheme="minorBidi" w:cstheme="minorBidi"/>
          <w:sz w:val="24"/>
          <w:szCs w:val="24"/>
          <w:rtl/>
        </w:rPr>
        <w:t>7.5.15 במקרה של הפרה חמורה של ההוראות, המורה או נציגו רשאים אף להפסיק את כתיבתה של בחינה על ידי תלמיד ובלבד שהדבר נחוץ למניעת הפרעה לנבחנים האחרים. במקרה כזה יגיש המורה תלונה לוועדת המשמעת.</w:t>
      </w:r>
    </w:p>
    <w:p w14:paraId="6A1366DF"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7.5.16 משך הבחינה- משך הזמן המוקצב לבחינה יצוין על גבי שאלון הבחינה ולא יעלה על 3 שעות. הדיקן רשאי לתת אישור חד-פעמי לבחינה ארוכה יותר. בחינה שאורכה עולה על 3 שעות תפוצל לשני שאלונים, והחלק השני יתקיים לאחר הפסקה. הבחינה לתלמידים שאינם דוברי עברית ולתלמידים לקויי למידה, תוארך כמפורט בסעיפים הבאים.</w:t>
      </w:r>
    </w:p>
    <w:p w14:paraId="055E5CE5" w14:textId="77777777" w:rsidR="00F50562" w:rsidRPr="00645CE8" w:rsidRDefault="00F50562" w:rsidP="00F50562">
      <w:pPr>
        <w:ind w:left="720"/>
        <w:rPr>
          <w:rFonts w:asciiTheme="minorBidi" w:hAnsiTheme="minorBidi" w:cstheme="minorBidi"/>
          <w:sz w:val="24"/>
          <w:szCs w:val="24"/>
          <w:rtl/>
        </w:rPr>
      </w:pPr>
    </w:p>
    <w:p w14:paraId="101E758A" w14:textId="77777777" w:rsidR="00F50562" w:rsidRPr="00645CE8" w:rsidRDefault="00F50562" w:rsidP="00F50562">
      <w:pPr>
        <w:pStyle w:val="2"/>
        <w:rPr>
          <w:rFonts w:asciiTheme="minorBidi" w:hAnsiTheme="minorBidi" w:cstheme="minorBidi"/>
          <w:sz w:val="24"/>
          <w:szCs w:val="24"/>
          <w:rtl/>
        </w:rPr>
      </w:pPr>
      <w:r w:rsidRPr="00645CE8">
        <w:rPr>
          <w:rFonts w:asciiTheme="minorBidi" w:hAnsiTheme="minorBidi" w:cstheme="minorBidi"/>
          <w:sz w:val="24"/>
          <w:szCs w:val="24"/>
          <w:rtl/>
        </w:rPr>
        <w:t> </w:t>
      </w:r>
      <w:bookmarkStart w:id="75" w:name="_Toc83818166"/>
      <w:r w:rsidRPr="00645CE8">
        <w:rPr>
          <w:rFonts w:asciiTheme="minorBidi" w:hAnsiTheme="minorBidi" w:cstheme="minorBidi"/>
          <w:sz w:val="24"/>
          <w:szCs w:val="24"/>
          <w:rtl/>
        </w:rPr>
        <w:t>7.6 התאמות מיוחדות:</w:t>
      </w:r>
      <w:bookmarkEnd w:id="75"/>
    </w:p>
    <w:p w14:paraId="7B8FF962" w14:textId="77777777" w:rsidR="00F50562" w:rsidRPr="00645CE8" w:rsidRDefault="00F50562" w:rsidP="00F50562">
      <w:pPr>
        <w:ind w:left="720"/>
        <w:rPr>
          <w:rFonts w:asciiTheme="minorBidi" w:hAnsiTheme="minorBidi" w:cstheme="minorBidi"/>
          <w:i/>
          <w:iCs/>
          <w:sz w:val="24"/>
          <w:szCs w:val="24"/>
          <w:rtl/>
        </w:rPr>
      </w:pPr>
      <w:r w:rsidRPr="00645CE8">
        <w:rPr>
          <w:rFonts w:asciiTheme="minorBidi" w:hAnsiTheme="minorBidi" w:cstheme="minorBidi"/>
          <w:sz w:val="24"/>
          <w:szCs w:val="24"/>
          <w:rtl/>
        </w:rPr>
        <w:t xml:space="preserve">7.6.1 </w:t>
      </w:r>
      <w:r w:rsidRPr="00645CE8">
        <w:rPr>
          <w:rFonts w:asciiTheme="minorBidi" w:hAnsiTheme="minorBidi" w:cstheme="minorBidi"/>
          <w:i/>
          <w:iCs/>
          <w:sz w:val="24"/>
          <w:szCs w:val="24"/>
          <w:rtl/>
        </w:rPr>
        <w:t xml:space="preserve"> </w:t>
      </w:r>
      <w:r w:rsidRPr="00645CE8">
        <w:rPr>
          <w:rFonts w:asciiTheme="minorBidi" w:hAnsiTheme="minorBidi" w:cstheme="minorBidi"/>
          <w:sz w:val="24"/>
          <w:szCs w:val="24"/>
          <w:rtl/>
        </w:rPr>
        <w:t xml:space="preserve">תלמיד המתקשה בשפה העברית כמפורט בסעיף 1.12.1 </w:t>
      </w:r>
      <w:r w:rsidRPr="00645CE8">
        <w:rPr>
          <w:rFonts w:asciiTheme="minorBidi" w:hAnsiTheme="minorBidi" w:cstheme="minorBidi"/>
          <w:b/>
          <w:bCs/>
          <w:sz w:val="24"/>
          <w:szCs w:val="24"/>
          <w:rtl/>
        </w:rPr>
        <w:t>ובנספח ב'</w:t>
      </w:r>
      <w:r w:rsidRPr="00645CE8">
        <w:rPr>
          <w:rFonts w:asciiTheme="minorBidi" w:hAnsiTheme="minorBidi" w:cstheme="minorBidi"/>
          <w:sz w:val="24"/>
          <w:szCs w:val="24"/>
          <w:rtl/>
        </w:rPr>
        <w:t xml:space="preserve">, יכתוב את הבחינות בעברית, אולם יקבל הארכת זמן בהיקף של 25% ממשך כל בחינה המתקיימת בתקופת הזכאות והנערכת בשפה העברית, כמו גם התאמות נוספות על פי הנהלים המפורטים </w:t>
      </w:r>
      <w:r w:rsidRPr="00645CE8">
        <w:rPr>
          <w:rFonts w:asciiTheme="minorBidi" w:hAnsiTheme="minorBidi" w:cstheme="minorBidi"/>
          <w:b/>
          <w:bCs/>
          <w:sz w:val="24"/>
          <w:szCs w:val="24"/>
          <w:rtl/>
        </w:rPr>
        <w:t>בנספח ב'</w:t>
      </w:r>
      <w:r w:rsidRPr="00645CE8">
        <w:rPr>
          <w:rFonts w:asciiTheme="minorBidi" w:hAnsiTheme="minorBidi" w:cstheme="minorBidi"/>
          <w:sz w:val="24"/>
          <w:szCs w:val="24"/>
          <w:rtl/>
        </w:rPr>
        <w:t>.</w:t>
      </w:r>
    </w:p>
    <w:p w14:paraId="5D5F2507" w14:textId="77777777" w:rsidR="00F50562" w:rsidRPr="00645CE8" w:rsidRDefault="00F50562" w:rsidP="00F50562">
      <w:pPr>
        <w:ind w:left="706"/>
        <w:rPr>
          <w:rFonts w:asciiTheme="minorBidi" w:hAnsiTheme="minorBidi" w:cstheme="minorBidi"/>
          <w:sz w:val="24"/>
          <w:szCs w:val="24"/>
          <w:rtl/>
        </w:rPr>
      </w:pPr>
      <w:r w:rsidRPr="00645CE8">
        <w:rPr>
          <w:rFonts w:asciiTheme="minorBidi" w:hAnsiTheme="minorBidi" w:cstheme="minorBidi"/>
          <w:sz w:val="24"/>
          <w:szCs w:val="24"/>
          <w:rtl/>
        </w:rPr>
        <w:t>הפקולטות יוכלו לקבוע סידורים נוספים כדי להקל על תלמידים המתקשים בשפה העברית, תוך שימת לב למניעת אפליה בין תלמידים המקבלים תוספת זמן ואלה שאינם מקבלים תוספת זמן.</w:t>
      </w:r>
    </w:p>
    <w:p w14:paraId="261C6446"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7.6.2 תלמיד הזכאי להתאמות בשל לקויי למידה כמפורט בסעיף 1.12.2 </w:t>
      </w:r>
      <w:r w:rsidRPr="00645CE8">
        <w:rPr>
          <w:rFonts w:asciiTheme="minorBidi" w:hAnsiTheme="minorBidi" w:cstheme="minorBidi"/>
          <w:b/>
          <w:bCs/>
          <w:sz w:val="24"/>
          <w:szCs w:val="24"/>
          <w:rtl/>
        </w:rPr>
        <w:t>ונספח ג'</w:t>
      </w:r>
      <w:r w:rsidRPr="00645CE8">
        <w:rPr>
          <w:rFonts w:asciiTheme="minorBidi" w:hAnsiTheme="minorBidi" w:cstheme="minorBidi"/>
          <w:sz w:val="24"/>
          <w:szCs w:val="24"/>
          <w:rtl/>
        </w:rPr>
        <w:t xml:space="preserve"> יעביר, אם ירצה בכך, את אישור הזכאות למזכירות ההוראה בפקולטה נותנת הבחינה ויציג במידת הצורך את האישור למורה הקורס או למשגיח בזמן הבחינה, וזאת על מנת שיוכל לקבל את ההתאמות שנקבעו לו. </w:t>
      </w:r>
    </w:p>
    <w:p w14:paraId="2A3F8608"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7.6.3  תלמידה בהריון זכאית להארכת זמן הבחינה בהיקף של 25% ממשך הבחינה.</w:t>
      </w:r>
    </w:p>
    <w:p w14:paraId="6205A803"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7.6.4  כל תלמיד מעל גיל 50, ללא קשר לסוג התואר או המסגרת בה הוא לומד, רשאי לפנות למזכירות ההוראה של פקולטת האם שלו על מנת לקבל אישור להארכת זמן הבחינה ב- 25% במשך כל תקופת הלימודים.</w:t>
      </w:r>
    </w:p>
    <w:p w14:paraId="0E0B6365"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7.6.5 בבחינות ממוחשבות, באחריות הסטודנט הזכאי להארכת זמן לוודא לפחות שבועיים לפני תחילת תקופת המבחנים שזכאותו עודכנה במערכת.</w:t>
      </w:r>
    </w:p>
    <w:p w14:paraId="65F0C72C" w14:textId="77777777" w:rsidR="00F50562" w:rsidRPr="00645CE8" w:rsidRDefault="00F50562" w:rsidP="00F50562">
      <w:pPr>
        <w:ind w:left="706" w:hanging="706"/>
        <w:rPr>
          <w:rFonts w:asciiTheme="minorBidi" w:hAnsiTheme="minorBidi" w:cstheme="minorBidi"/>
          <w:sz w:val="24"/>
          <w:szCs w:val="24"/>
          <w:rtl/>
        </w:rPr>
      </w:pPr>
    </w:p>
    <w:p w14:paraId="6115C6A3" w14:textId="77777777" w:rsidR="00F50562" w:rsidRPr="00645CE8" w:rsidRDefault="00F50562" w:rsidP="00F50562">
      <w:pPr>
        <w:ind w:left="360"/>
        <w:rPr>
          <w:rFonts w:asciiTheme="minorBidi" w:hAnsiTheme="minorBidi" w:cstheme="minorBidi"/>
          <w:b/>
          <w:bCs/>
          <w:sz w:val="24"/>
          <w:szCs w:val="24"/>
        </w:rPr>
      </w:pPr>
      <w:r w:rsidRPr="004B1E4F">
        <w:rPr>
          <w:rFonts w:asciiTheme="minorBidi" w:hAnsiTheme="minorBidi" w:cstheme="minorBidi"/>
          <w:b/>
          <w:bCs/>
          <w:sz w:val="24"/>
          <w:szCs w:val="24"/>
          <w:rtl/>
        </w:rPr>
        <w:t>7.7</w:t>
      </w:r>
      <w:r w:rsidRPr="00645CE8">
        <w:rPr>
          <w:rFonts w:asciiTheme="minorBidi" w:hAnsiTheme="minorBidi" w:cstheme="minorBidi"/>
          <w:sz w:val="24"/>
          <w:szCs w:val="24"/>
          <w:rtl/>
        </w:rPr>
        <w:t xml:space="preserve"> </w:t>
      </w:r>
      <w:r w:rsidRPr="00645CE8">
        <w:rPr>
          <w:rFonts w:asciiTheme="minorBidi" w:hAnsiTheme="minorBidi" w:cstheme="minorBidi"/>
          <w:b/>
          <w:bCs/>
          <w:sz w:val="24"/>
          <w:szCs w:val="24"/>
          <w:rtl/>
        </w:rPr>
        <w:t>בחינות ממוחשבות</w:t>
      </w:r>
    </w:p>
    <w:p w14:paraId="1B724B63"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הסעיפים החדשים לתקנון בנושא בחינות הממוחשבות (בחינות שמתקיימות בחות מחשבים ובחינות שמתקיימות בכיתה)</w:t>
      </w:r>
    </w:p>
    <w:p w14:paraId="0AC2C539" w14:textId="77777777" w:rsidR="00F50562" w:rsidRPr="00645CE8" w:rsidRDefault="00F50562" w:rsidP="00F50562">
      <w:pPr>
        <w:pStyle w:val="ad"/>
        <w:numPr>
          <w:ilvl w:val="2"/>
          <w:numId w:val="80"/>
        </w:numPr>
        <w:rPr>
          <w:rFonts w:asciiTheme="minorBidi" w:hAnsiTheme="minorBidi" w:cstheme="minorBidi"/>
          <w:sz w:val="24"/>
          <w:szCs w:val="24"/>
        </w:rPr>
      </w:pPr>
      <w:r w:rsidRPr="00645CE8">
        <w:rPr>
          <w:rFonts w:asciiTheme="minorBidi" w:hAnsiTheme="minorBidi" w:cstheme="minorBidi"/>
          <w:sz w:val="24"/>
          <w:szCs w:val="24"/>
          <w:rtl/>
        </w:rPr>
        <w:t xml:space="preserve">על בחינות ממוחשבות יחולו הכללים המפורטים בסעיף 7 בתקנון </w:t>
      </w:r>
      <w:proofErr w:type="spellStart"/>
      <w:r w:rsidRPr="00645CE8">
        <w:rPr>
          <w:rFonts w:asciiTheme="minorBidi" w:hAnsiTheme="minorBidi" w:cstheme="minorBidi"/>
          <w:sz w:val="24"/>
          <w:szCs w:val="24"/>
          <w:rtl/>
        </w:rPr>
        <w:t>נה"ל</w:t>
      </w:r>
      <w:proofErr w:type="spellEnd"/>
      <w:r w:rsidRPr="00645CE8">
        <w:rPr>
          <w:rFonts w:asciiTheme="minorBidi" w:hAnsiTheme="minorBidi" w:cstheme="minorBidi"/>
          <w:sz w:val="24"/>
          <w:szCs w:val="24"/>
        </w:rPr>
        <w:t>.</w:t>
      </w:r>
    </w:p>
    <w:p w14:paraId="6D14CE48" w14:textId="77777777" w:rsidR="00F50562" w:rsidRPr="00645CE8" w:rsidRDefault="00F50562" w:rsidP="00F50562">
      <w:pPr>
        <w:pStyle w:val="ad"/>
        <w:numPr>
          <w:ilvl w:val="2"/>
          <w:numId w:val="80"/>
        </w:numPr>
        <w:rPr>
          <w:rFonts w:asciiTheme="minorBidi" w:hAnsiTheme="minorBidi" w:cstheme="minorBidi"/>
          <w:sz w:val="24"/>
          <w:szCs w:val="24"/>
          <w:rtl/>
        </w:rPr>
      </w:pPr>
      <w:r w:rsidRPr="00645CE8">
        <w:rPr>
          <w:rFonts w:asciiTheme="minorBidi" w:hAnsiTheme="minorBidi" w:cstheme="minorBidi"/>
          <w:sz w:val="24"/>
          <w:szCs w:val="24"/>
          <w:rtl/>
        </w:rPr>
        <w:t xml:space="preserve">על בחינה ממוחשבת המתקיימת </w:t>
      </w:r>
      <w:r w:rsidRPr="00645CE8">
        <w:rPr>
          <w:rFonts w:asciiTheme="minorBidi" w:hAnsiTheme="minorBidi" w:cstheme="minorBidi"/>
          <w:b/>
          <w:bCs/>
          <w:sz w:val="24"/>
          <w:szCs w:val="24"/>
          <w:rtl/>
        </w:rPr>
        <w:t>בחוות/כיתות המחשבים באוניברסיטה</w:t>
      </w:r>
      <w:r w:rsidRPr="00645CE8">
        <w:rPr>
          <w:rFonts w:asciiTheme="minorBidi" w:hAnsiTheme="minorBidi" w:cstheme="minorBidi"/>
          <w:sz w:val="24"/>
          <w:szCs w:val="24"/>
          <w:rtl/>
        </w:rPr>
        <w:t xml:space="preserve"> יחולו הכללים הבאים:</w:t>
      </w:r>
    </w:p>
    <w:p w14:paraId="523A914C" w14:textId="77777777" w:rsidR="00F50562" w:rsidRPr="00645CE8" w:rsidRDefault="00F50562" w:rsidP="00F50562">
      <w:pPr>
        <w:numPr>
          <w:ilvl w:val="0"/>
          <w:numId w:val="77"/>
        </w:numPr>
        <w:tabs>
          <w:tab w:val="num" w:pos="720"/>
        </w:tabs>
        <w:rPr>
          <w:rFonts w:asciiTheme="minorBidi" w:hAnsiTheme="minorBidi" w:cstheme="minorBidi"/>
          <w:sz w:val="24"/>
          <w:szCs w:val="24"/>
          <w:rtl/>
        </w:rPr>
      </w:pPr>
      <w:r w:rsidRPr="00645CE8">
        <w:rPr>
          <w:rFonts w:asciiTheme="minorBidi" w:hAnsiTheme="minorBidi" w:cstheme="minorBidi"/>
          <w:sz w:val="24"/>
          <w:szCs w:val="24"/>
          <w:rtl/>
        </w:rPr>
        <w:t xml:space="preserve">באחריות מרצה המבקש לקיים מבחן ממוחשב לעדכן את מזכירות ההוראה ולקבל את אישורה שחוות/כיתות המחשבים זמינות לתאריך המבחן. </w:t>
      </w:r>
    </w:p>
    <w:p w14:paraId="2BE4F53D" w14:textId="77777777" w:rsidR="00F50562" w:rsidRPr="00645CE8" w:rsidRDefault="00F50562" w:rsidP="00F50562">
      <w:pPr>
        <w:numPr>
          <w:ilvl w:val="0"/>
          <w:numId w:val="77"/>
        </w:numPr>
        <w:tabs>
          <w:tab w:val="num" w:pos="720"/>
        </w:tabs>
        <w:rPr>
          <w:rFonts w:asciiTheme="minorBidi" w:hAnsiTheme="minorBidi" w:cstheme="minorBidi"/>
          <w:sz w:val="24"/>
          <w:szCs w:val="24"/>
          <w:rtl/>
        </w:rPr>
      </w:pPr>
      <w:r w:rsidRPr="00645CE8">
        <w:rPr>
          <w:rFonts w:asciiTheme="minorBidi" w:hAnsiTheme="minorBidi" w:cstheme="minorBidi"/>
          <w:sz w:val="24"/>
          <w:szCs w:val="24"/>
          <w:rtl/>
        </w:rPr>
        <w:t>באחריות חוות המחשבים ביחידה לוודא את תקינות המחשבים ולדאוג להתקנת תוכנת ההגנה הנדרשת על המחשבים.</w:t>
      </w:r>
    </w:p>
    <w:p w14:paraId="09A0FCD4" w14:textId="77777777" w:rsidR="00F50562" w:rsidRPr="00645CE8" w:rsidRDefault="00F50562" w:rsidP="00F50562">
      <w:pPr>
        <w:numPr>
          <w:ilvl w:val="0"/>
          <w:numId w:val="77"/>
        </w:numPr>
        <w:tabs>
          <w:tab w:val="num" w:pos="720"/>
        </w:tabs>
        <w:rPr>
          <w:rFonts w:asciiTheme="minorBidi" w:hAnsiTheme="minorBidi" w:cstheme="minorBidi"/>
          <w:sz w:val="24"/>
          <w:szCs w:val="24"/>
          <w:rtl/>
        </w:rPr>
      </w:pPr>
      <w:r w:rsidRPr="00645CE8">
        <w:rPr>
          <w:rFonts w:asciiTheme="minorBidi" w:hAnsiTheme="minorBidi" w:cstheme="minorBidi"/>
          <w:sz w:val="24"/>
          <w:szCs w:val="24"/>
          <w:rtl/>
        </w:rPr>
        <w:t xml:space="preserve">על המרצה להזין את המבחן למערכת הבחינות הממוחשבות ולוודא עם צוות חוות המחשבים ביחידה את תקינותו, לרבות הגדרות תזמון הבחינה, כיתות הבחינה שהוקצו ע"י מזכירות ההוראה. </w:t>
      </w:r>
    </w:p>
    <w:p w14:paraId="0010186D" w14:textId="77777777" w:rsidR="00F50562" w:rsidRPr="00645CE8" w:rsidRDefault="00F50562" w:rsidP="00F50562">
      <w:pPr>
        <w:numPr>
          <w:ilvl w:val="0"/>
          <w:numId w:val="77"/>
        </w:numPr>
        <w:tabs>
          <w:tab w:val="num" w:pos="720"/>
        </w:tabs>
        <w:rPr>
          <w:rFonts w:asciiTheme="minorBidi" w:hAnsiTheme="minorBidi" w:cstheme="minorBidi"/>
          <w:sz w:val="24"/>
          <w:szCs w:val="24"/>
          <w:rtl/>
        </w:rPr>
      </w:pPr>
      <w:r w:rsidRPr="00645CE8">
        <w:rPr>
          <w:rFonts w:asciiTheme="minorBidi" w:hAnsiTheme="minorBidi" w:cstheme="minorBidi"/>
          <w:sz w:val="24"/>
          <w:szCs w:val="24"/>
          <w:rtl/>
        </w:rPr>
        <w:t>היחידה בה מתקיים מבחן ממוחשב תקצה איש טכני שיסייע במקרה של תקלה במהלך המבחן.</w:t>
      </w:r>
    </w:p>
    <w:p w14:paraId="0485C50C" w14:textId="77777777" w:rsidR="00F50562" w:rsidRPr="00645CE8" w:rsidRDefault="00F50562" w:rsidP="00F50562">
      <w:pPr>
        <w:numPr>
          <w:ilvl w:val="0"/>
          <w:numId w:val="77"/>
        </w:numPr>
        <w:tabs>
          <w:tab w:val="num" w:pos="720"/>
        </w:tabs>
        <w:rPr>
          <w:rFonts w:asciiTheme="minorBidi" w:hAnsiTheme="minorBidi" w:cstheme="minorBidi"/>
          <w:sz w:val="24"/>
          <w:szCs w:val="24"/>
          <w:rtl/>
        </w:rPr>
      </w:pPr>
      <w:r w:rsidRPr="00645CE8">
        <w:rPr>
          <w:rFonts w:asciiTheme="minorBidi" w:hAnsiTheme="minorBidi" w:cstheme="minorBidi"/>
          <w:sz w:val="24"/>
          <w:szCs w:val="24"/>
          <w:rtl/>
        </w:rPr>
        <w:t>כניסה לאתר המבחן תדרוש הזדהות במערכת הבחינות הממוחשבת. בנוסף, כל סטודנט יידרש להזדהות בפני המשגיחים כמו בכל מבחן.</w:t>
      </w:r>
    </w:p>
    <w:p w14:paraId="1AE520B9" w14:textId="77777777" w:rsidR="00F50562" w:rsidRPr="00645CE8" w:rsidRDefault="00F50562" w:rsidP="00F50562">
      <w:pPr>
        <w:numPr>
          <w:ilvl w:val="0"/>
          <w:numId w:val="77"/>
        </w:numPr>
        <w:tabs>
          <w:tab w:val="num" w:pos="720"/>
        </w:tabs>
        <w:rPr>
          <w:rFonts w:asciiTheme="minorBidi" w:hAnsiTheme="minorBidi" w:cstheme="minorBidi"/>
          <w:sz w:val="24"/>
          <w:szCs w:val="24"/>
          <w:rtl/>
        </w:rPr>
      </w:pPr>
      <w:r w:rsidRPr="00645CE8">
        <w:rPr>
          <w:rFonts w:asciiTheme="minorBidi" w:hAnsiTheme="minorBidi" w:cstheme="minorBidi"/>
          <w:sz w:val="24"/>
          <w:szCs w:val="24"/>
          <w:rtl/>
        </w:rPr>
        <w:t>במקרה של כשל טכני במחשב, הסטודנט יקבל הארכת זמן שתהיה זהה למשך הזמן שנדרש לצורך התמודדות עם התקלה.</w:t>
      </w:r>
    </w:p>
    <w:p w14:paraId="632525A7" w14:textId="77777777" w:rsidR="00F50562" w:rsidRPr="00645CE8" w:rsidRDefault="00F50562" w:rsidP="00F50562">
      <w:pPr>
        <w:numPr>
          <w:ilvl w:val="0"/>
          <w:numId w:val="77"/>
        </w:numPr>
        <w:tabs>
          <w:tab w:val="num" w:pos="720"/>
        </w:tabs>
        <w:rPr>
          <w:rFonts w:asciiTheme="minorBidi" w:hAnsiTheme="minorBidi" w:cstheme="minorBidi"/>
          <w:sz w:val="24"/>
          <w:szCs w:val="24"/>
          <w:rtl/>
        </w:rPr>
      </w:pPr>
      <w:r w:rsidRPr="00645CE8">
        <w:rPr>
          <w:rFonts w:asciiTheme="minorBidi" w:hAnsiTheme="minorBidi" w:cstheme="minorBidi"/>
          <w:sz w:val="24"/>
          <w:szCs w:val="24"/>
          <w:rtl/>
        </w:rPr>
        <w:t>נוכחות מרצה וזמינותה/ו למענה לשאלות בצ'אט במהלך המבחן תיחשב כשקולה לנוכחות פיזית במבחן.</w:t>
      </w:r>
    </w:p>
    <w:p w14:paraId="23225422"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 xml:space="preserve">7.7.3 על בחינה ממוחשבת המתבצעת גם באמצעות </w:t>
      </w:r>
      <w:r w:rsidRPr="00645CE8">
        <w:rPr>
          <w:rFonts w:asciiTheme="minorBidi" w:hAnsiTheme="minorBidi" w:cstheme="minorBidi"/>
          <w:b/>
          <w:bCs/>
          <w:sz w:val="24"/>
          <w:szCs w:val="24"/>
          <w:rtl/>
        </w:rPr>
        <w:t>המחשבים האישיים של הסטודנטים</w:t>
      </w:r>
      <w:r w:rsidRPr="00645CE8">
        <w:rPr>
          <w:rFonts w:asciiTheme="minorBidi" w:hAnsiTheme="minorBidi" w:cstheme="minorBidi"/>
          <w:sz w:val="24"/>
          <w:szCs w:val="24"/>
          <w:rtl/>
        </w:rPr>
        <w:t xml:space="preserve"> יחולו </w:t>
      </w:r>
      <w:r w:rsidRPr="00645CE8">
        <w:rPr>
          <w:rFonts w:asciiTheme="minorBidi" w:hAnsiTheme="minorBidi" w:cstheme="minorBidi"/>
          <w:sz w:val="24"/>
          <w:szCs w:val="24"/>
          <w:u w:val="single"/>
          <w:rtl/>
        </w:rPr>
        <w:t>בנוסף</w:t>
      </w:r>
      <w:r w:rsidRPr="00645CE8">
        <w:rPr>
          <w:rFonts w:asciiTheme="minorBidi" w:hAnsiTheme="minorBidi" w:cstheme="minorBidi"/>
          <w:sz w:val="24"/>
          <w:szCs w:val="24"/>
          <w:rtl/>
        </w:rPr>
        <w:t xml:space="preserve"> הכללים הבאים:</w:t>
      </w:r>
    </w:p>
    <w:p w14:paraId="7702555E" w14:textId="77777777" w:rsidR="00F50562" w:rsidRPr="00645CE8" w:rsidRDefault="00F50562" w:rsidP="00F50562">
      <w:pPr>
        <w:numPr>
          <w:ilvl w:val="0"/>
          <w:numId w:val="78"/>
        </w:numPr>
        <w:tabs>
          <w:tab w:val="clear" w:pos="720"/>
          <w:tab w:val="num" w:pos="1080"/>
        </w:tabs>
        <w:ind w:left="1080"/>
        <w:rPr>
          <w:rFonts w:asciiTheme="minorBidi" w:hAnsiTheme="minorBidi" w:cstheme="minorBidi"/>
          <w:sz w:val="24"/>
          <w:szCs w:val="24"/>
          <w:rtl/>
        </w:rPr>
      </w:pPr>
      <w:r w:rsidRPr="00645CE8">
        <w:rPr>
          <w:rFonts w:asciiTheme="minorBidi" w:hAnsiTheme="minorBidi" w:cstheme="minorBidi"/>
          <w:sz w:val="24"/>
          <w:szCs w:val="24"/>
          <w:rtl/>
        </w:rPr>
        <w:t>באחריות מרצה המבקש לקיים מבחן ממוחשב לעדכן את מזכירות ההוראה ולקבל את אישורה לאחר שהמזכירות ווידאה שבכיתות/אולמות הבחינה קיימות התשתיות המתאימות (כדוגמת רשת אלחוטית, מספר מתאים של שקעי חשמל נגישים המאפשרים הטענה רציפה ושולחנות מתאימים להנחת המחשבים הניידים).</w:t>
      </w:r>
    </w:p>
    <w:p w14:paraId="2F92001E" w14:textId="77777777" w:rsidR="00F50562" w:rsidRPr="00645CE8" w:rsidRDefault="00F50562" w:rsidP="00F50562">
      <w:pPr>
        <w:numPr>
          <w:ilvl w:val="0"/>
          <w:numId w:val="78"/>
        </w:numPr>
        <w:tabs>
          <w:tab w:val="clear" w:pos="720"/>
          <w:tab w:val="num" w:pos="1080"/>
        </w:tabs>
        <w:ind w:left="1080"/>
        <w:rPr>
          <w:rFonts w:asciiTheme="minorBidi" w:hAnsiTheme="minorBidi" w:cstheme="minorBidi"/>
          <w:sz w:val="24"/>
          <w:szCs w:val="24"/>
          <w:rtl/>
        </w:rPr>
      </w:pPr>
      <w:r w:rsidRPr="00645CE8">
        <w:rPr>
          <w:rFonts w:asciiTheme="minorBidi" w:hAnsiTheme="minorBidi" w:cstheme="minorBidi"/>
          <w:sz w:val="24"/>
          <w:szCs w:val="24"/>
          <w:rtl/>
        </w:rPr>
        <w:t xml:space="preserve">על המרצה לוודא את תקינות הגדרות הבחינה הממוחשבת הרלוונטיות לשימוש במחשבים אישיים, לרבות השימוש בתוכנת הגנה. </w:t>
      </w:r>
    </w:p>
    <w:p w14:paraId="0F1B5A3D" w14:textId="77777777" w:rsidR="00F50562" w:rsidRPr="00645CE8" w:rsidRDefault="00F50562" w:rsidP="00F50562">
      <w:pPr>
        <w:numPr>
          <w:ilvl w:val="0"/>
          <w:numId w:val="78"/>
        </w:numPr>
        <w:tabs>
          <w:tab w:val="clear" w:pos="720"/>
          <w:tab w:val="num" w:pos="1080"/>
        </w:tabs>
        <w:ind w:left="1080"/>
        <w:rPr>
          <w:rFonts w:asciiTheme="minorBidi" w:hAnsiTheme="minorBidi" w:cstheme="minorBidi"/>
          <w:sz w:val="24"/>
          <w:szCs w:val="24"/>
          <w:rtl/>
        </w:rPr>
      </w:pPr>
      <w:r w:rsidRPr="00645CE8">
        <w:rPr>
          <w:rFonts w:asciiTheme="minorBidi" w:hAnsiTheme="minorBidi" w:cstheme="minorBidi"/>
          <w:sz w:val="24"/>
          <w:szCs w:val="24"/>
          <w:rtl/>
        </w:rPr>
        <w:t xml:space="preserve">התקנת תכנת הגנה במחשב האישי היא באחריות הסטודנט ומהווה תנאי לשימוש במחשבו האישי. הפקולטה תעמיד איש קשר לתמיכה טכנית בהתקנת תכנת ההגנה מספר ימים לפני המבחן.  </w:t>
      </w:r>
    </w:p>
    <w:p w14:paraId="276199BF" w14:textId="77777777" w:rsidR="00F50562" w:rsidRPr="00645CE8" w:rsidRDefault="00F50562" w:rsidP="00F50562">
      <w:pPr>
        <w:numPr>
          <w:ilvl w:val="0"/>
          <w:numId w:val="78"/>
        </w:numPr>
        <w:tabs>
          <w:tab w:val="clear" w:pos="720"/>
          <w:tab w:val="num" w:pos="1080"/>
        </w:tabs>
        <w:ind w:left="1080"/>
        <w:rPr>
          <w:rFonts w:asciiTheme="minorBidi" w:hAnsiTheme="minorBidi" w:cstheme="minorBidi"/>
          <w:sz w:val="24"/>
          <w:szCs w:val="24"/>
          <w:rtl/>
        </w:rPr>
      </w:pPr>
      <w:r w:rsidRPr="00645CE8">
        <w:rPr>
          <w:rFonts w:asciiTheme="minorBidi" w:hAnsiTheme="minorBidi" w:cstheme="minorBidi"/>
          <w:sz w:val="24"/>
          <w:szCs w:val="24"/>
          <w:rtl/>
        </w:rPr>
        <w:t xml:space="preserve">באחריות הסטודנט לוודא לפני המבחן שהמחשב האישי עובד ותקין. </w:t>
      </w:r>
    </w:p>
    <w:p w14:paraId="66540814" w14:textId="77777777" w:rsidR="00F50562" w:rsidRPr="00645CE8" w:rsidRDefault="00F50562" w:rsidP="00F50562">
      <w:pPr>
        <w:numPr>
          <w:ilvl w:val="0"/>
          <w:numId w:val="78"/>
        </w:numPr>
        <w:tabs>
          <w:tab w:val="clear" w:pos="720"/>
          <w:tab w:val="num" w:pos="1080"/>
        </w:tabs>
        <w:ind w:left="1080"/>
        <w:rPr>
          <w:rFonts w:asciiTheme="minorBidi" w:hAnsiTheme="minorBidi" w:cstheme="minorBidi"/>
          <w:sz w:val="24"/>
          <w:szCs w:val="24"/>
          <w:rtl/>
        </w:rPr>
      </w:pPr>
      <w:r w:rsidRPr="00645CE8">
        <w:rPr>
          <w:rFonts w:asciiTheme="minorBidi" w:hAnsiTheme="minorBidi" w:cstheme="minorBidi"/>
          <w:sz w:val="24"/>
          <w:szCs w:val="24"/>
          <w:rtl/>
        </w:rPr>
        <w:t>היחידה בה מתקיים מבחן ממוחשב המתבסס על המחשבים האישיים של הסטודנטים תעמיד מחשב/כיתת מחשבים לשימוש סטודנט שאין לו מחשב אישי או שלא מעוניין להשתמש במחשבו האישי (וכן כגיבוי במקרה של תקלה במחשב אישי של סטודנט במהלך הבחינה שלא מאפשרת את השימוש בו). על הסטודנט הזקוק למחשב לעדכן את המזכירות לפחות שבועיים מראש.</w:t>
      </w:r>
    </w:p>
    <w:p w14:paraId="40C6E359"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7.7.4 באחריות הסטודנט לוודא עם הגשת המבחן, שהמשגיח סימן לצד שמו את שעת ההגשה.</w:t>
      </w:r>
    </w:p>
    <w:p w14:paraId="290C9F61" w14:textId="77777777" w:rsidR="00F50562" w:rsidRPr="00645CE8" w:rsidRDefault="00F50562" w:rsidP="00F50562">
      <w:pPr>
        <w:ind w:left="706" w:hanging="706"/>
        <w:rPr>
          <w:rFonts w:asciiTheme="minorBidi" w:hAnsiTheme="minorBidi" w:cstheme="minorBidi"/>
          <w:sz w:val="24"/>
          <w:szCs w:val="24"/>
          <w:rtl/>
        </w:rPr>
      </w:pPr>
    </w:p>
    <w:p w14:paraId="644B221B" w14:textId="77777777" w:rsidR="00F50562" w:rsidRPr="00645CE8" w:rsidRDefault="00F50562" w:rsidP="00F50562">
      <w:pPr>
        <w:pStyle w:val="2"/>
        <w:rPr>
          <w:rFonts w:asciiTheme="minorBidi" w:hAnsiTheme="minorBidi" w:cstheme="minorBidi"/>
          <w:sz w:val="24"/>
          <w:szCs w:val="24"/>
          <w:rtl/>
        </w:rPr>
      </w:pPr>
      <w:bookmarkStart w:id="76" w:name="_Toc83818167"/>
      <w:r w:rsidRPr="00645CE8">
        <w:rPr>
          <w:rFonts w:asciiTheme="minorBidi" w:hAnsiTheme="minorBidi" w:cstheme="minorBidi"/>
          <w:sz w:val="24"/>
          <w:szCs w:val="24"/>
          <w:rtl/>
        </w:rPr>
        <w:t>7.8  בדיקת הבחינות</w:t>
      </w:r>
      <w:bookmarkEnd w:id="76"/>
    </w:p>
    <w:p w14:paraId="316845CB"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 xml:space="preserve">7.8.1  </w:t>
      </w:r>
      <w:r w:rsidRPr="00645CE8">
        <w:rPr>
          <w:rFonts w:asciiTheme="minorBidi" w:hAnsiTheme="minorBidi" w:cstheme="minorBidi"/>
          <w:sz w:val="24"/>
          <w:szCs w:val="24"/>
          <w:shd w:val="clear" w:color="auto" w:fill="FFFFFF"/>
          <w:rtl/>
        </w:rPr>
        <w:t xml:space="preserve">ככלל, מחברות בחינה שלא נכתבת על גבי מחשב ייבדקו בצורה מקוונת </w:t>
      </w:r>
      <w:r w:rsidRPr="00645CE8">
        <w:rPr>
          <w:rFonts w:asciiTheme="minorBidi" w:hAnsiTheme="minorBidi" w:cstheme="minorBidi"/>
          <w:sz w:val="24"/>
          <w:szCs w:val="24"/>
          <w:shd w:val="clear" w:color="auto" w:fill="FFFFFF"/>
        </w:rPr>
        <w:t> </w:t>
      </w:r>
      <w:r w:rsidRPr="00645CE8">
        <w:rPr>
          <w:rFonts w:asciiTheme="minorBidi" w:hAnsiTheme="minorBidi" w:cstheme="minorBidi"/>
          <w:sz w:val="24"/>
          <w:szCs w:val="24"/>
          <w:shd w:val="clear" w:color="auto" w:fill="FFFFFF"/>
          <w:rtl/>
        </w:rPr>
        <w:t>במקרים מיוחדים, רשאי הדיקן או מי שהוסמך על ידו לכך</w:t>
      </w:r>
      <w:r w:rsidRPr="00645CE8">
        <w:rPr>
          <w:rFonts w:asciiTheme="minorBidi" w:hAnsiTheme="minorBidi" w:cstheme="minorBidi"/>
          <w:sz w:val="24"/>
          <w:szCs w:val="24"/>
          <w:shd w:val="clear" w:color="auto" w:fill="FFFFFF"/>
        </w:rPr>
        <w:t> </w:t>
      </w:r>
      <w:r w:rsidRPr="00645CE8">
        <w:rPr>
          <w:rFonts w:asciiTheme="minorBidi" w:hAnsiTheme="minorBidi" w:cstheme="minorBidi"/>
          <w:sz w:val="24"/>
          <w:szCs w:val="24"/>
          <w:shd w:val="clear" w:color="auto" w:fill="FFFFFF"/>
          <w:rtl/>
        </w:rPr>
        <w:t>לאשר בדיקה לא מקוונת של בחינה בקורסים מסוימים</w:t>
      </w:r>
      <w:r w:rsidRPr="00645CE8">
        <w:rPr>
          <w:rFonts w:asciiTheme="minorBidi" w:hAnsiTheme="minorBidi" w:cstheme="minorBidi"/>
          <w:sz w:val="24"/>
          <w:szCs w:val="24"/>
          <w:shd w:val="clear" w:color="auto" w:fill="FFFFFF"/>
        </w:rPr>
        <w:t>. </w:t>
      </w:r>
      <w:r w:rsidRPr="00645CE8">
        <w:rPr>
          <w:rFonts w:asciiTheme="minorBidi" w:hAnsiTheme="minorBidi" w:cstheme="minorBidi"/>
          <w:sz w:val="24"/>
          <w:szCs w:val="24"/>
          <w:shd w:val="clear" w:color="auto" w:fill="FFFFFF"/>
          <w:rtl/>
        </w:rPr>
        <w:t>במקרים אלה, על מזכירות החוג להעביר את מחברות הבחינה למורה בתוך 24 שעות מקיום הבחינה</w:t>
      </w:r>
      <w:r w:rsidRPr="00645CE8">
        <w:rPr>
          <w:rFonts w:asciiTheme="minorBidi" w:hAnsiTheme="minorBidi" w:cstheme="minorBidi"/>
          <w:sz w:val="24"/>
          <w:szCs w:val="24"/>
          <w:shd w:val="clear" w:color="auto" w:fill="FFFFFF"/>
        </w:rPr>
        <w:t>.</w:t>
      </w:r>
    </w:p>
    <w:p w14:paraId="084A4A60"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7.8.2  מחברות הבחינה יועברו לבדיקה בעילום שם. הדיקן רשאי לפטור מתקנה זו בחינות מסוימות, כשהנסיבות מצדיקות זאת.</w:t>
      </w:r>
    </w:p>
    <w:p w14:paraId="2513FF3F" w14:textId="77777777" w:rsidR="00F50562" w:rsidRPr="0092349C" w:rsidRDefault="00F50562" w:rsidP="00F50562">
      <w:pPr>
        <w:ind w:left="423"/>
        <w:rPr>
          <w:rFonts w:asciiTheme="minorBidi" w:hAnsiTheme="minorBidi" w:cstheme="minorBidi"/>
          <w:sz w:val="24"/>
          <w:szCs w:val="24"/>
          <w:highlight w:val="yellow"/>
          <w:rtl/>
        </w:rPr>
      </w:pPr>
      <w:r w:rsidRPr="0092349C">
        <w:rPr>
          <w:rFonts w:asciiTheme="minorBidi" w:hAnsiTheme="minorBidi" w:cstheme="minorBidi"/>
          <w:sz w:val="24"/>
          <w:szCs w:val="24"/>
          <w:highlight w:val="yellow"/>
          <w:rtl/>
        </w:rPr>
        <w:t xml:space="preserve">7.8.3 משך בדיקת בחינות – המורה ימסור למזכירות את הציונים ואת מחברות הבחינה הבדוקות בתוך 8 ימי עבודה ממועד הבחינה. ככלל, הציונים יפורסמו יום עבודה אחד לאחר מסירתם על ידי המורה. </w:t>
      </w:r>
      <w:r w:rsidRPr="0092349C">
        <w:rPr>
          <w:rFonts w:asciiTheme="minorBidi" w:hAnsiTheme="minorBidi" w:cstheme="minorBidi"/>
          <w:sz w:val="24"/>
          <w:szCs w:val="24"/>
          <w:highlight w:val="yellow"/>
          <w:shd w:val="clear" w:color="auto" w:fill="FFFFFF"/>
          <w:rtl/>
        </w:rPr>
        <w:t>במקרה של תקלות בהליך הסריקה, תקלות בהעלאת מחברות הבחינה הסרוקות לשרת, וכיו"ב תקלות טכניות שאינן באחריות המורה, שגרמו לעיכוב בזמינות המחברות לבדיקה, זמן הבדיקה יעודכן בהתאם והודעה תפורסם לתלמידי אותו קורס</w:t>
      </w:r>
      <w:r w:rsidRPr="0092349C">
        <w:rPr>
          <w:rFonts w:asciiTheme="minorBidi" w:hAnsiTheme="minorBidi" w:cstheme="minorBidi"/>
          <w:sz w:val="24"/>
          <w:szCs w:val="24"/>
          <w:highlight w:val="yellow"/>
          <w:rtl/>
        </w:rPr>
        <w:t xml:space="preserve">. </w:t>
      </w:r>
    </w:p>
    <w:p w14:paraId="0B33DA79" w14:textId="77777777" w:rsidR="00F50562" w:rsidRPr="00645CE8" w:rsidRDefault="00F50562" w:rsidP="00F50562">
      <w:pPr>
        <w:ind w:left="423"/>
        <w:rPr>
          <w:rFonts w:asciiTheme="minorBidi" w:hAnsiTheme="minorBidi" w:cstheme="minorBidi"/>
          <w:sz w:val="24"/>
          <w:szCs w:val="24"/>
          <w:rtl/>
        </w:rPr>
      </w:pPr>
      <w:r w:rsidRPr="0092349C">
        <w:rPr>
          <w:rFonts w:asciiTheme="minorBidi" w:hAnsiTheme="minorBidi" w:cstheme="minorBidi"/>
          <w:sz w:val="24"/>
          <w:szCs w:val="24"/>
          <w:highlight w:val="yellow"/>
          <w:rtl/>
        </w:rPr>
        <w:t>במקרים מיוחדים, רשאי הדיקן לאשר הארכת משך הבדיקה של בחינה מסוימת. אישור ההארכה מותנה בכך שעוד לפני תום אותם שמונה ימי עבודה, תינתן על כך הודעה לתלמידים ושהציון יימסר במועד שלא יפגע באפשרות התלמידים להמשיך בלימודים, לערער על הציון, לקבל תשובה על ערעור לא יאוחר מ- 48 שעות לפני המועד הבא של הבחינה ולכלול את הציון בקורס בממוצע לצורך קביעת הצטיינות או קבלת פרס הצטיינות.</w:t>
      </w:r>
    </w:p>
    <w:p w14:paraId="5F510B7A" w14:textId="77777777" w:rsidR="00F50562" w:rsidRPr="00645CE8" w:rsidRDefault="00F50562" w:rsidP="00F50562">
      <w:pPr>
        <w:ind w:left="423"/>
        <w:rPr>
          <w:rFonts w:asciiTheme="minorBidi" w:hAnsiTheme="minorBidi" w:cstheme="minorBidi"/>
          <w:sz w:val="24"/>
          <w:szCs w:val="24"/>
          <w:rtl/>
        </w:rPr>
      </w:pPr>
      <w:r w:rsidRPr="0092349C">
        <w:rPr>
          <w:rFonts w:asciiTheme="minorBidi" w:hAnsiTheme="minorBidi" w:cstheme="minorBidi"/>
          <w:sz w:val="24"/>
          <w:szCs w:val="24"/>
          <w:highlight w:val="yellow"/>
          <w:rtl/>
        </w:rPr>
        <w:t>7.8.4  מעקב אחר מסירת ציונים– מזכירויות ההוראה ידווחו למערכת הממוחשבת את מועד הבחינה, מספר הנבחנים ומועד החזרת הציונים.</w:t>
      </w:r>
    </w:p>
    <w:p w14:paraId="43323803" w14:textId="77777777" w:rsidR="00F50562" w:rsidRPr="00645CE8" w:rsidRDefault="00F50562" w:rsidP="00F50562">
      <w:pPr>
        <w:pStyle w:val="ad"/>
        <w:ind w:left="423"/>
        <w:jc w:val="both"/>
        <w:rPr>
          <w:rFonts w:asciiTheme="minorBidi" w:hAnsiTheme="minorBidi" w:cstheme="minorBidi"/>
          <w:sz w:val="24"/>
          <w:szCs w:val="24"/>
          <w:rtl/>
        </w:rPr>
      </w:pPr>
      <w:bookmarkStart w:id="77" w:name="_Hlk53467371"/>
      <w:r w:rsidRPr="00645CE8">
        <w:rPr>
          <w:rFonts w:asciiTheme="minorBidi" w:hAnsiTheme="minorBidi" w:cstheme="minorBidi"/>
          <w:sz w:val="24"/>
          <w:szCs w:val="24"/>
          <w:rtl/>
        </w:rPr>
        <w:t>7.8.5  איחור במתן ציונים– מזכירות ההוראה של הפקולטה ו/או מזכירות בית הספר תדווח ליו"ר ועדת הוראה על מורים שלא העבירו את הציונים במועד. יו"ר ועדת הוראה, לפי שיקול דעתו, יעביר את המידע לדיקן וליו"ר הוועדה לנוהלי הוראה ולימודים להמשך טיפול. עיכוב חריג ובלתי מוצדק ייחשב כעבירת משמעת ויובא לדין בבית הדין המשמעתי של הסגל האקדמי</w:t>
      </w:r>
      <w:bookmarkEnd w:id="77"/>
      <w:r w:rsidRPr="00645CE8">
        <w:rPr>
          <w:rFonts w:asciiTheme="minorBidi" w:hAnsiTheme="minorBidi" w:cstheme="minorBidi"/>
          <w:sz w:val="24"/>
          <w:szCs w:val="24"/>
          <w:rtl/>
        </w:rPr>
        <w:t>. בקורסים בהם הציון הסופי נקבע רק על בסיס מטלות המוגשות במהלכם, יפורסם הציון הסופי לא יאוחר מחודש לאחר הגשת המטלה האחרונה בקורס או סיום הקורס – המאוחר מבניהם.</w:t>
      </w:r>
    </w:p>
    <w:p w14:paraId="789BAC1E" w14:textId="77777777" w:rsidR="00F50562" w:rsidRPr="00645CE8" w:rsidRDefault="00F50562" w:rsidP="00F50562">
      <w:pPr>
        <w:ind w:left="423"/>
        <w:rPr>
          <w:rFonts w:asciiTheme="minorBidi" w:hAnsiTheme="minorBidi" w:cstheme="minorBidi"/>
          <w:sz w:val="24"/>
          <w:szCs w:val="24"/>
          <w:rtl/>
        </w:rPr>
      </w:pPr>
    </w:p>
    <w:p w14:paraId="072703B9"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7</w:t>
      </w:r>
      <w:r>
        <w:rPr>
          <w:rFonts w:asciiTheme="minorBidi" w:hAnsiTheme="minorBidi" w:cstheme="minorBidi" w:hint="cs"/>
          <w:sz w:val="24"/>
          <w:szCs w:val="24"/>
          <w:rtl/>
        </w:rPr>
        <w:t>.</w:t>
      </w:r>
      <w:r w:rsidRPr="00645CE8">
        <w:rPr>
          <w:rFonts w:asciiTheme="minorBidi" w:hAnsiTheme="minorBidi" w:cstheme="minorBidi"/>
          <w:sz w:val="24"/>
          <w:szCs w:val="24"/>
          <w:rtl/>
        </w:rPr>
        <w:t>8.6  מתן ציון במקרה של ניגוד עניינים -  במקרים המיוחדים (ראה סעיף 4.2.1.1) בהם מורה אמור לקבוע ציון על בחינה או עבודה לתלמיד שהוא בן משפחתו בדרגת קרבה ראשונה או במצב אחר של ניגוד עניינים, יפנה המורה לסגן הדיקן להוראה או ליו"ר ועדת הוראה אשר, לפי שיקולו, ימסור את העבודה או הבחינה לבדיקה ע"י מורה אחר או ע"י מורה נוסף או ינקוט כל אפשרות אחרת הנראית לו על מנת למנוע את ניגוד העניינים.</w:t>
      </w:r>
    </w:p>
    <w:p w14:paraId="7EC67764" w14:textId="77777777" w:rsidR="00F50562" w:rsidRPr="00645CE8" w:rsidRDefault="00F50562" w:rsidP="00F50562">
      <w:pPr>
        <w:ind w:left="423"/>
        <w:rPr>
          <w:rFonts w:asciiTheme="minorBidi" w:hAnsiTheme="minorBidi" w:cstheme="minorBidi"/>
          <w:sz w:val="24"/>
          <w:szCs w:val="24"/>
          <w:rtl/>
        </w:rPr>
      </w:pPr>
      <w:r>
        <w:rPr>
          <w:rFonts w:asciiTheme="minorBidi" w:hAnsiTheme="minorBidi" w:cstheme="minorBidi" w:hint="cs"/>
          <w:sz w:val="24"/>
          <w:szCs w:val="24"/>
          <w:rtl/>
        </w:rPr>
        <w:t>7.8.7</w:t>
      </w:r>
      <w:r w:rsidRPr="00645CE8">
        <w:rPr>
          <w:rFonts w:asciiTheme="minorBidi" w:hAnsiTheme="minorBidi" w:cstheme="minorBidi"/>
          <w:sz w:val="24"/>
          <w:szCs w:val="24"/>
          <w:rtl/>
        </w:rPr>
        <w:t xml:space="preserve"> בבדיקת מבחן בכתב שאינו רב ברירתי, על הבודק לציין את מספר הנקודות שניתנו לכל מרכיב בבחינה ולנמק או להסביר את הציון שניתן במידה ותשובת התלמיד לא הייתה מלאה.</w:t>
      </w:r>
    </w:p>
    <w:p w14:paraId="1EDF3775" w14:textId="77777777" w:rsidR="00F50562" w:rsidRPr="00645CE8" w:rsidRDefault="00F50562" w:rsidP="00F50562">
      <w:pPr>
        <w:rPr>
          <w:rFonts w:asciiTheme="minorBidi" w:hAnsiTheme="minorBidi" w:cstheme="minorBidi"/>
          <w:sz w:val="24"/>
          <w:szCs w:val="24"/>
          <w:rtl/>
        </w:rPr>
      </w:pPr>
    </w:p>
    <w:p w14:paraId="745F4E5B" w14:textId="77777777" w:rsidR="00F50562" w:rsidRPr="00645CE8" w:rsidRDefault="00F50562" w:rsidP="00F50562">
      <w:pPr>
        <w:rPr>
          <w:rFonts w:asciiTheme="minorBidi" w:hAnsiTheme="minorBidi" w:cstheme="minorBidi"/>
          <w:sz w:val="24"/>
          <w:szCs w:val="24"/>
          <w:rtl/>
        </w:rPr>
      </w:pPr>
    </w:p>
    <w:p w14:paraId="074DE482" w14:textId="77777777" w:rsidR="00F50562" w:rsidRPr="00645CE8" w:rsidRDefault="00F50562" w:rsidP="00F50562">
      <w:pPr>
        <w:pStyle w:val="2"/>
        <w:rPr>
          <w:rFonts w:asciiTheme="minorBidi" w:hAnsiTheme="minorBidi" w:cstheme="minorBidi"/>
          <w:sz w:val="24"/>
          <w:szCs w:val="24"/>
          <w:rtl/>
        </w:rPr>
      </w:pPr>
      <w:bookmarkStart w:id="78" w:name="_Toc83818168"/>
      <w:r w:rsidRPr="00645CE8">
        <w:rPr>
          <w:rFonts w:asciiTheme="minorBidi" w:hAnsiTheme="minorBidi" w:cstheme="minorBidi"/>
          <w:sz w:val="24"/>
          <w:szCs w:val="24"/>
          <w:rtl/>
        </w:rPr>
        <w:t>7.</w:t>
      </w:r>
      <w:r w:rsidRPr="00F01BBA">
        <w:rPr>
          <w:rFonts w:asciiTheme="minorBidi" w:hAnsiTheme="minorBidi" w:cstheme="minorBidi"/>
          <w:sz w:val="24"/>
          <w:szCs w:val="24"/>
          <w:highlight w:val="yellow"/>
          <w:rtl/>
        </w:rPr>
        <w:t>9  פרסום ציונים</w:t>
      </w:r>
      <w:bookmarkEnd w:id="78"/>
    </w:p>
    <w:p w14:paraId="524414FC" w14:textId="77777777" w:rsidR="00F50562" w:rsidRPr="00645CE8" w:rsidRDefault="00F50562" w:rsidP="00F50562">
      <w:pPr>
        <w:ind w:left="360"/>
        <w:rPr>
          <w:rFonts w:asciiTheme="minorBidi" w:hAnsiTheme="minorBidi" w:cstheme="minorBidi"/>
          <w:sz w:val="24"/>
          <w:szCs w:val="24"/>
          <w:rtl/>
        </w:rPr>
      </w:pPr>
      <w:r w:rsidRPr="00645CE8">
        <w:rPr>
          <w:rFonts w:asciiTheme="minorBidi" w:hAnsiTheme="minorBidi" w:cstheme="minorBidi"/>
          <w:sz w:val="24"/>
          <w:szCs w:val="24"/>
          <w:rtl/>
        </w:rPr>
        <w:t>ציוני התלמידים יפורסמו באמצעים הבאים:</w:t>
      </w:r>
    </w:p>
    <w:p w14:paraId="18E5E582" w14:textId="77777777" w:rsidR="00F50562" w:rsidRPr="00645CE8" w:rsidRDefault="00F50562" w:rsidP="00F50562">
      <w:pPr>
        <w:numPr>
          <w:ilvl w:val="0"/>
          <w:numId w:val="2"/>
        </w:numPr>
        <w:tabs>
          <w:tab w:val="clear" w:pos="360"/>
          <w:tab w:val="num" w:pos="720"/>
        </w:tabs>
        <w:ind w:left="720"/>
        <w:rPr>
          <w:rFonts w:asciiTheme="minorBidi" w:hAnsiTheme="minorBidi" w:cstheme="minorBidi"/>
          <w:sz w:val="24"/>
          <w:szCs w:val="24"/>
          <w:rtl/>
        </w:rPr>
      </w:pPr>
      <w:r w:rsidRPr="00645CE8">
        <w:rPr>
          <w:rFonts w:asciiTheme="minorBidi" w:hAnsiTheme="minorBidi" w:cstheme="minorBidi"/>
          <w:sz w:val="24"/>
          <w:szCs w:val="24"/>
          <w:rtl/>
        </w:rPr>
        <w:t>בדף "מידע אישי לתלמיד" באתר האוניברסיטה באינטרנט (</w:t>
      </w:r>
      <w:hyperlink r:id="rId23" w:history="1">
        <w:r w:rsidRPr="00645CE8">
          <w:rPr>
            <w:rFonts w:asciiTheme="minorBidi" w:hAnsiTheme="minorBidi" w:cstheme="minorBidi"/>
            <w:sz w:val="24"/>
            <w:szCs w:val="24"/>
            <w:u w:val="single"/>
          </w:rPr>
          <w:t>www.huji.ac.il</w:t>
        </w:r>
      </w:hyperlink>
      <w:r w:rsidRPr="00645CE8">
        <w:rPr>
          <w:rFonts w:asciiTheme="minorBidi" w:hAnsiTheme="minorBidi" w:cstheme="minorBidi"/>
          <w:sz w:val="24"/>
          <w:szCs w:val="24"/>
          <w:rtl/>
        </w:rPr>
        <w:t xml:space="preserve">), במסך "קורסים וציונים" ובאפליקציית </w:t>
      </w:r>
      <w:proofErr w:type="spellStart"/>
      <w:r w:rsidRPr="00645CE8">
        <w:rPr>
          <w:rFonts w:asciiTheme="minorBidi" w:hAnsiTheme="minorBidi" w:cstheme="minorBidi"/>
          <w:sz w:val="24"/>
          <w:szCs w:val="24"/>
        </w:rPr>
        <w:t>HUJIapp</w:t>
      </w:r>
      <w:proofErr w:type="spellEnd"/>
    </w:p>
    <w:p w14:paraId="46A27D86" w14:textId="77777777" w:rsidR="00F50562" w:rsidRPr="00645CE8" w:rsidRDefault="00F50562" w:rsidP="00F50562">
      <w:pPr>
        <w:numPr>
          <w:ilvl w:val="0"/>
          <w:numId w:val="2"/>
        </w:numPr>
        <w:ind w:left="720"/>
        <w:rPr>
          <w:rFonts w:asciiTheme="minorBidi" w:hAnsiTheme="minorBidi" w:cstheme="minorBidi"/>
          <w:sz w:val="24"/>
          <w:szCs w:val="24"/>
          <w:rtl/>
        </w:rPr>
      </w:pPr>
      <w:r w:rsidRPr="00645CE8">
        <w:rPr>
          <w:rFonts w:asciiTheme="minorBidi" w:hAnsiTheme="minorBidi" w:cstheme="minorBidi"/>
          <w:sz w:val="24"/>
          <w:szCs w:val="24"/>
          <w:rtl/>
        </w:rPr>
        <w:t>הודעה ג לטלפון הנייד, לתלמידים ששלמו דמי רווחה ומסרו את מספר הטלפון הנייד.</w:t>
      </w:r>
    </w:p>
    <w:p w14:paraId="62B65A97" w14:textId="77777777" w:rsidR="00F50562" w:rsidRPr="00645CE8" w:rsidRDefault="00F50562" w:rsidP="00F50562">
      <w:pPr>
        <w:numPr>
          <w:ilvl w:val="0"/>
          <w:numId w:val="2"/>
        </w:numPr>
        <w:ind w:left="720"/>
        <w:rPr>
          <w:rFonts w:asciiTheme="minorBidi" w:hAnsiTheme="minorBidi" w:cstheme="minorBidi"/>
          <w:sz w:val="24"/>
          <w:szCs w:val="24"/>
          <w:rtl/>
        </w:rPr>
      </w:pPr>
      <w:r w:rsidRPr="00645CE8">
        <w:rPr>
          <w:rFonts w:asciiTheme="minorBidi" w:hAnsiTheme="minorBidi" w:cstheme="minorBidi"/>
          <w:sz w:val="24"/>
          <w:szCs w:val="24"/>
          <w:rtl/>
        </w:rPr>
        <w:t>דואר אלקטרוני.</w:t>
      </w:r>
    </w:p>
    <w:p w14:paraId="08BE35B1" w14:textId="77777777" w:rsidR="00F50562" w:rsidRPr="00645CE8" w:rsidRDefault="00F50562" w:rsidP="00F50562">
      <w:pPr>
        <w:ind w:left="360"/>
        <w:rPr>
          <w:rFonts w:asciiTheme="minorBidi" w:hAnsiTheme="minorBidi" w:cstheme="minorBidi"/>
          <w:sz w:val="24"/>
          <w:szCs w:val="24"/>
          <w:rtl/>
        </w:rPr>
      </w:pPr>
      <w:r w:rsidRPr="00645CE8">
        <w:rPr>
          <w:rFonts w:asciiTheme="minorBidi" w:hAnsiTheme="minorBidi" w:cstheme="minorBidi"/>
          <w:sz w:val="24"/>
          <w:szCs w:val="24"/>
          <w:rtl/>
        </w:rPr>
        <w:t>אין לפרסם ציונים על לוחות מודעות או באתר אינטרנט, בין באתר הקורס או באתר של הוראה מתוקשבת.</w:t>
      </w:r>
    </w:p>
    <w:p w14:paraId="041E6AD2" w14:textId="77777777" w:rsidR="00F50562" w:rsidRPr="00645CE8" w:rsidRDefault="00F50562" w:rsidP="00F50562">
      <w:pPr>
        <w:ind w:left="360"/>
        <w:rPr>
          <w:rFonts w:asciiTheme="minorBidi" w:hAnsiTheme="minorBidi" w:cstheme="minorBidi"/>
          <w:sz w:val="24"/>
          <w:szCs w:val="24"/>
          <w:rtl/>
        </w:rPr>
      </w:pPr>
      <w:r w:rsidRPr="00645CE8">
        <w:rPr>
          <w:rFonts w:asciiTheme="minorBidi" w:hAnsiTheme="minorBidi" w:cstheme="minorBidi"/>
          <w:sz w:val="24"/>
          <w:szCs w:val="24"/>
          <w:rtl/>
        </w:rPr>
        <w:t xml:space="preserve">לא יתפרסמו </w:t>
      </w:r>
      <w:proofErr w:type="spellStart"/>
      <w:r w:rsidRPr="00645CE8">
        <w:rPr>
          <w:rFonts w:asciiTheme="minorBidi" w:hAnsiTheme="minorBidi" w:cstheme="minorBidi"/>
          <w:sz w:val="24"/>
          <w:szCs w:val="24"/>
          <w:rtl/>
        </w:rPr>
        <w:t>ציוניהם</w:t>
      </w:r>
      <w:proofErr w:type="spellEnd"/>
      <w:r w:rsidRPr="00645CE8">
        <w:rPr>
          <w:rFonts w:asciiTheme="minorBidi" w:hAnsiTheme="minorBidi" w:cstheme="minorBidi"/>
          <w:sz w:val="24"/>
          <w:szCs w:val="24"/>
          <w:rtl/>
        </w:rPr>
        <w:t xml:space="preserve"> של תלמידים החסומים במערכת עקב חוב שכר לימוד.</w:t>
      </w:r>
    </w:p>
    <w:p w14:paraId="1DF4B183" w14:textId="77777777" w:rsidR="00F50562" w:rsidRPr="00645CE8" w:rsidRDefault="00F50562" w:rsidP="00F50562">
      <w:pPr>
        <w:ind w:left="360"/>
        <w:rPr>
          <w:rFonts w:asciiTheme="minorBidi" w:hAnsiTheme="minorBidi" w:cstheme="minorBidi"/>
          <w:sz w:val="24"/>
          <w:szCs w:val="24"/>
          <w:rtl/>
        </w:rPr>
      </w:pPr>
    </w:p>
    <w:p w14:paraId="4F4AC368" w14:textId="77777777" w:rsidR="00F50562" w:rsidRPr="00645CE8" w:rsidRDefault="00F50562" w:rsidP="00F50562">
      <w:pPr>
        <w:ind w:left="360"/>
        <w:rPr>
          <w:rFonts w:asciiTheme="minorBidi" w:hAnsiTheme="minorBidi" w:cstheme="minorBidi"/>
          <w:sz w:val="24"/>
          <w:szCs w:val="24"/>
          <w:rtl/>
        </w:rPr>
      </w:pPr>
    </w:p>
    <w:p w14:paraId="02375E4D" w14:textId="77777777" w:rsidR="00F50562" w:rsidRPr="00645CE8" w:rsidRDefault="00F50562" w:rsidP="00F50562">
      <w:pPr>
        <w:pStyle w:val="2"/>
        <w:rPr>
          <w:rFonts w:asciiTheme="minorBidi" w:hAnsiTheme="minorBidi" w:cstheme="minorBidi"/>
          <w:sz w:val="24"/>
          <w:szCs w:val="24"/>
          <w:rtl/>
        </w:rPr>
      </w:pPr>
      <w:bookmarkStart w:id="79" w:name="_Toc83818169"/>
      <w:r w:rsidRPr="00645CE8">
        <w:rPr>
          <w:rFonts w:asciiTheme="minorBidi" w:hAnsiTheme="minorBidi" w:cstheme="minorBidi"/>
          <w:sz w:val="24"/>
          <w:szCs w:val="24"/>
          <w:rtl/>
        </w:rPr>
        <w:t>7.10  סולם הציונים:</w:t>
      </w:r>
      <w:bookmarkEnd w:id="79"/>
    </w:p>
    <w:tbl>
      <w:tblPr>
        <w:bidiVisual/>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firstRow="1" w:lastRow="0" w:firstColumn="1" w:lastColumn="0" w:noHBand="0" w:noVBand="0"/>
      </w:tblPr>
      <w:tblGrid>
        <w:gridCol w:w="1997"/>
        <w:gridCol w:w="3159"/>
      </w:tblGrid>
      <w:tr w:rsidR="00F50562" w:rsidRPr="00645CE8" w14:paraId="4BADEBC8" w14:textId="77777777" w:rsidTr="00D7269C">
        <w:trPr>
          <w:tblCellSpacing w:w="0" w:type="dxa"/>
          <w:jc w:val="center"/>
        </w:trPr>
        <w:tc>
          <w:tcPr>
            <w:tcW w:w="1997" w:type="dxa"/>
            <w:tcBorders>
              <w:top w:val="outset" w:sz="6" w:space="0" w:color="auto"/>
              <w:bottom w:val="outset" w:sz="6" w:space="0" w:color="auto"/>
              <w:right w:val="outset" w:sz="6" w:space="0" w:color="auto"/>
            </w:tcBorders>
          </w:tcPr>
          <w:p w14:paraId="21296A92" w14:textId="77777777" w:rsidR="00F50562" w:rsidRPr="00645CE8" w:rsidRDefault="00F50562" w:rsidP="00D7269C">
            <w:pPr>
              <w:ind w:left="360"/>
              <w:rPr>
                <w:rFonts w:asciiTheme="minorBidi" w:hAnsiTheme="minorBidi" w:cstheme="minorBidi"/>
                <w:sz w:val="24"/>
                <w:szCs w:val="24"/>
              </w:rPr>
            </w:pPr>
            <w:r w:rsidRPr="00645CE8">
              <w:rPr>
                <w:rFonts w:asciiTheme="minorBidi" w:hAnsiTheme="minorBidi" w:cstheme="minorBidi"/>
                <w:sz w:val="24"/>
                <w:szCs w:val="24"/>
                <w:rtl/>
              </w:rPr>
              <w:t> ציון מילולי</w:t>
            </w:r>
          </w:p>
        </w:tc>
        <w:tc>
          <w:tcPr>
            <w:tcW w:w="3159" w:type="dxa"/>
            <w:tcBorders>
              <w:top w:val="outset" w:sz="6" w:space="0" w:color="auto"/>
              <w:left w:val="outset" w:sz="6" w:space="0" w:color="auto"/>
              <w:bottom w:val="outset" w:sz="6" w:space="0" w:color="auto"/>
              <w:right w:val="outset" w:sz="6" w:space="0" w:color="auto"/>
            </w:tcBorders>
          </w:tcPr>
          <w:p w14:paraId="4CEA182A" w14:textId="77777777" w:rsidR="00F50562" w:rsidRPr="00645CE8" w:rsidRDefault="00F50562" w:rsidP="00D7269C">
            <w:pPr>
              <w:ind w:left="360"/>
              <w:jc w:val="center"/>
              <w:rPr>
                <w:rFonts w:asciiTheme="minorBidi" w:hAnsiTheme="minorBidi" w:cstheme="minorBidi"/>
                <w:sz w:val="24"/>
                <w:szCs w:val="24"/>
              </w:rPr>
            </w:pPr>
            <w:r w:rsidRPr="00645CE8">
              <w:rPr>
                <w:rFonts w:asciiTheme="minorBidi" w:hAnsiTheme="minorBidi" w:cstheme="minorBidi"/>
                <w:sz w:val="24"/>
                <w:szCs w:val="24"/>
                <w:rtl/>
              </w:rPr>
              <w:t>ציון מספרי</w:t>
            </w:r>
          </w:p>
        </w:tc>
      </w:tr>
      <w:tr w:rsidR="00F50562" w:rsidRPr="00645CE8" w14:paraId="13567CD5" w14:textId="77777777" w:rsidTr="00D7269C">
        <w:trPr>
          <w:tblCellSpacing w:w="0" w:type="dxa"/>
          <w:jc w:val="center"/>
        </w:trPr>
        <w:tc>
          <w:tcPr>
            <w:tcW w:w="1997" w:type="dxa"/>
            <w:tcBorders>
              <w:top w:val="outset" w:sz="6" w:space="0" w:color="auto"/>
              <w:bottom w:val="outset" w:sz="6" w:space="0" w:color="auto"/>
              <w:right w:val="outset" w:sz="6" w:space="0" w:color="auto"/>
            </w:tcBorders>
          </w:tcPr>
          <w:p w14:paraId="6A3B4067" w14:textId="77777777" w:rsidR="00F50562" w:rsidRPr="00645CE8" w:rsidRDefault="00F50562" w:rsidP="00D7269C">
            <w:pPr>
              <w:ind w:left="360"/>
              <w:rPr>
                <w:rFonts w:asciiTheme="minorBidi" w:hAnsiTheme="minorBidi" w:cstheme="minorBidi"/>
                <w:sz w:val="24"/>
                <w:szCs w:val="24"/>
              </w:rPr>
            </w:pPr>
            <w:r w:rsidRPr="00645CE8">
              <w:rPr>
                <w:rFonts w:asciiTheme="minorBidi" w:hAnsiTheme="minorBidi" w:cstheme="minorBidi"/>
                <w:sz w:val="24"/>
                <w:szCs w:val="24"/>
                <w:rtl/>
              </w:rPr>
              <w:t>מעולה</w:t>
            </w:r>
          </w:p>
        </w:tc>
        <w:tc>
          <w:tcPr>
            <w:tcW w:w="3159" w:type="dxa"/>
            <w:tcBorders>
              <w:top w:val="outset" w:sz="6" w:space="0" w:color="auto"/>
              <w:left w:val="outset" w:sz="6" w:space="0" w:color="auto"/>
              <w:bottom w:val="outset" w:sz="6" w:space="0" w:color="auto"/>
              <w:right w:val="outset" w:sz="6" w:space="0" w:color="auto"/>
            </w:tcBorders>
          </w:tcPr>
          <w:p w14:paraId="7E22AD12" w14:textId="77777777" w:rsidR="00F50562" w:rsidRPr="00645CE8" w:rsidRDefault="00F50562" w:rsidP="00D7269C">
            <w:pPr>
              <w:jc w:val="center"/>
              <w:rPr>
                <w:rFonts w:asciiTheme="minorBidi" w:hAnsiTheme="minorBidi" w:cstheme="minorBidi"/>
                <w:sz w:val="24"/>
                <w:szCs w:val="24"/>
              </w:rPr>
            </w:pPr>
            <w:r w:rsidRPr="00645CE8">
              <w:rPr>
                <w:rFonts w:asciiTheme="minorBidi" w:hAnsiTheme="minorBidi" w:cstheme="minorBidi"/>
                <w:sz w:val="24"/>
                <w:szCs w:val="24"/>
                <w:rtl/>
              </w:rPr>
              <w:t>95 - 100</w:t>
            </w:r>
          </w:p>
        </w:tc>
      </w:tr>
      <w:tr w:rsidR="00F50562" w:rsidRPr="00645CE8" w14:paraId="59520E1C" w14:textId="77777777" w:rsidTr="00D7269C">
        <w:trPr>
          <w:tblCellSpacing w:w="0" w:type="dxa"/>
          <w:jc w:val="center"/>
        </w:trPr>
        <w:tc>
          <w:tcPr>
            <w:tcW w:w="1997" w:type="dxa"/>
            <w:tcBorders>
              <w:top w:val="outset" w:sz="6" w:space="0" w:color="auto"/>
              <w:bottom w:val="outset" w:sz="6" w:space="0" w:color="auto"/>
              <w:right w:val="outset" w:sz="6" w:space="0" w:color="auto"/>
            </w:tcBorders>
          </w:tcPr>
          <w:p w14:paraId="77FFC36E" w14:textId="77777777" w:rsidR="00F50562" w:rsidRPr="00645CE8" w:rsidRDefault="00F50562" w:rsidP="00D7269C">
            <w:pPr>
              <w:ind w:left="360"/>
              <w:rPr>
                <w:rFonts w:asciiTheme="minorBidi" w:hAnsiTheme="minorBidi" w:cstheme="minorBidi"/>
                <w:sz w:val="24"/>
                <w:szCs w:val="24"/>
              </w:rPr>
            </w:pPr>
            <w:r w:rsidRPr="00645CE8">
              <w:rPr>
                <w:rFonts w:asciiTheme="minorBidi" w:hAnsiTheme="minorBidi" w:cstheme="minorBidi"/>
                <w:sz w:val="24"/>
                <w:szCs w:val="24"/>
                <w:rtl/>
              </w:rPr>
              <w:t>טוב מאוד</w:t>
            </w:r>
          </w:p>
        </w:tc>
        <w:tc>
          <w:tcPr>
            <w:tcW w:w="3159" w:type="dxa"/>
            <w:tcBorders>
              <w:top w:val="outset" w:sz="6" w:space="0" w:color="auto"/>
              <w:left w:val="outset" w:sz="6" w:space="0" w:color="auto"/>
              <w:bottom w:val="outset" w:sz="6" w:space="0" w:color="auto"/>
              <w:right w:val="outset" w:sz="6" w:space="0" w:color="auto"/>
            </w:tcBorders>
          </w:tcPr>
          <w:p w14:paraId="29F93AD0" w14:textId="77777777" w:rsidR="00F50562" w:rsidRPr="00645CE8" w:rsidRDefault="00F50562" w:rsidP="00D7269C">
            <w:pPr>
              <w:jc w:val="center"/>
              <w:rPr>
                <w:rFonts w:asciiTheme="minorBidi" w:hAnsiTheme="minorBidi" w:cstheme="minorBidi"/>
                <w:sz w:val="24"/>
                <w:szCs w:val="24"/>
              </w:rPr>
            </w:pPr>
            <w:r w:rsidRPr="00645CE8">
              <w:rPr>
                <w:rFonts w:asciiTheme="minorBidi" w:hAnsiTheme="minorBidi" w:cstheme="minorBidi"/>
                <w:sz w:val="24"/>
                <w:szCs w:val="24"/>
                <w:rtl/>
              </w:rPr>
              <w:t>90 - 94</w:t>
            </w:r>
          </w:p>
        </w:tc>
      </w:tr>
      <w:tr w:rsidR="00F50562" w:rsidRPr="00645CE8" w14:paraId="3BFE4F78" w14:textId="77777777" w:rsidTr="00D7269C">
        <w:trPr>
          <w:tblCellSpacing w:w="0" w:type="dxa"/>
          <w:jc w:val="center"/>
        </w:trPr>
        <w:tc>
          <w:tcPr>
            <w:tcW w:w="1997" w:type="dxa"/>
            <w:tcBorders>
              <w:top w:val="outset" w:sz="6" w:space="0" w:color="auto"/>
              <w:bottom w:val="outset" w:sz="6" w:space="0" w:color="auto"/>
              <w:right w:val="outset" w:sz="6" w:space="0" w:color="auto"/>
            </w:tcBorders>
          </w:tcPr>
          <w:p w14:paraId="3BF42C20" w14:textId="77777777" w:rsidR="00F50562" w:rsidRPr="00645CE8" w:rsidRDefault="00F50562" w:rsidP="00D7269C">
            <w:pPr>
              <w:ind w:left="360"/>
              <w:rPr>
                <w:rFonts w:asciiTheme="minorBidi" w:hAnsiTheme="minorBidi" w:cstheme="minorBidi"/>
                <w:sz w:val="24"/>
                <w:szCs w:val="24"/>
                <w:rtl/>
              </w:rPr>
            </w:pPr>
            <w:r w:rsidRPr="00645CE8">
              <w:rPr>
                <w:rFonts w:asciiTheme="minorBidi" w:hAnsiTheme="minorBidi" w:cstheme="minorBidi"/>
                <w:sz w:val="24"/>
                <w:szCs w:val="24"/>
                <w:rtl/>
              </w:rPr>
              <w:t>כמעט טוב מאוד</w:t>
            </w:r>
          </w:p>
        </w:tc>
        <w:tc>
          <w:tcPr>
            <w:tcW w:w="3159" w:type="dxa"/>
            <w:tcBorders>
              <w:top w:val="outset" w:sz="6" w:space="0" w:color="auto"/>
              <w:left w:val="outset" w:sz="6" w:space="0" w:color="auto"/>
              <w:bottom w:val="outset" w:sz="6" w:space="0" w:color="auto"/>
              <w:right w:val="outset" w:sz="6" w:space="0" w:color="auto"/>
            </w:tcBorders>
          </w:tcPr>
          <w:p w14:paraId="214DAD4E" w14:textId="77777777" w:rsidR="00F50562" w:rsidRPr="00645CE8" w:rsidRDefault="00F50562" w:rsidP="00D7269C">
            <w:pPr>
              <w:jc w:val="center"/>
              <w:rPr>
                <w:rFonts w:asciiTheme="minorBidi" w:hAnsiTheme="minorBidi" w:cstheme="minorBidi"/>
                <w:sz w:val="24"/>
                <w:szCs w:val="24"/>
                <w:rtl/>
              </w:rPr>
            </w:pPr>
            <w:r w:rsidRPr="00645CE8">
              <w:rPr>
                <w:rFonts w:asciiTheme="minorBidi" w:hAnsiTheme="minorBidi" w:cstheme="minorBidi"/>
                <w:sz w:val="24"/>
                <w:szCs w:val="24"/>
                <w:rtl/>
              </w:rPr>
              <w:t xml:space="preserve"> 85- 89</w:t>
            </w:r>
          </w:p>
        </w:tc>
      </w:tr>
      <w:tr w:rsidR="00F50562" w:rsidRPr="00645CE8" w14:paraId="3650EE27" w14:textId="77777777" w:rsidTr="00D7269C">
        <w:trPr>
          <w:tblCellSpacing w:w="0" w:type="dxa"/>
          <w:jc w:val="center"/>
        </w:trPr>
        <w:tc>
          <w:tcPr>
            <w:tcW w:w="1997" w:type="dxa"/>
            <w:tcBorders>
              <w:top w:val="outset" w:sz="6" w:space="0" w:color="auto"/>
              <w:bottom w:val="outset" w:sz="6" w:space="0" w:color="auto"/>
              <w:right w:val="outset" w:sz="6" w:space="0" w:color="auto"/>
            </w:tcBorders>
          </w:tcPr>
          <w:p w14:paraId="263B8909" w14:textId="77777777" w:rsidR="00F50562" w:rsidRPr="00645CE8" w:rsidRDefault="00F50562" w:rsidP="00D7269C">
            <w:pPr>
              <w:ind w:left="360"/>
              <w:rPr>
                <w:rFonts w:asciiTheme="minorBidi" w:hAnsiTheme="minorBidi" w:cstheme="minorBidi"/>
                <w:sz w:val="24"/>
                <w:szCs w:val="24"/>
              </w:rPr>
            </w:pPr>
            <w:r w:rsidRPr="00645CE8">
              <w:rPr>
                <w:rFonts w:asciiTheme="minorBidi" w:hAnsiTheme="minorBidi" w:cstheme="minorBidi"/>
                <w:sz w:val="24"/>
                <w:szCs w:val="24"/>
                <w:rtl/>
              </w:rPr>
              <w:t>טוב</w:t>
            </w:r>
          </w:p>
        </w:tc>
        <w:tc>
          <w:tcPr>
            <w:tcW w:w="3159" w:type="dxa"/>
            <w:tcBorders>
              <w:top w:val="outset" w:sz="6" w:space="0" w:color="auto"/>
              <w:left w:val="outset" w:sz="6" w:space="0" w:color="auto"/>
              <w:bottom w:val="outset" w:sz="6" w:space="0" w:color="auto"/>
              <w:right w:val="outset" w:sz="6" w:space="0" w:color="auto"/>
            </w:tcBorders>
          </w:tcPr>
          <w:p w14:paraId="5504DAF6" w14:textId="77777777" w:rsidR="00F50562" w:rsidRPr="00645CE8" w:rsidRDefault="00F50562" w:rsidP="00D7269C">
            <w:pPr>
              <w:jc w:val="center"/>
              <w:rPr>
                <w:rFonts w:asciiTheme="minorBidi" w:hAnsiTheme="minorBidi" w:cstheme="minorBidi"/>
                <w:sz w:val="24"/>
                <w:szCs w:val="24"/>
              </w:rPr>
            </w:pPr>
            <w:r w:rsidRPr="00645CE8">
              <w:rPr>
                <w:rFonts w:asciiTheme="minorBidi" w:hAnsiTheme="minorBidi" w:cstheme="minorBidi"/>
                <w:sz w:val="24"/>
                <w:szCs w:val="24"/>
                <w:rtl/>
              </w:rPr>
              <w:t>75 - 84</w:t>
            </w:r>
          </w:p>
        </w:tc>
      </w:tr>
      <w:tr w:rsidR="00F50562" w:rsidRPr="00645CE8" w14:paraId="284EDF05" w14:textId="77777777" w:rsidTr="00D7269C">
        <w:trPr>
          <w:tblCellSpacing w:w="0" w:type="dxa"/>
          <w:jc w:val="center"/>
        </w:trPr>
        <w:tc>
          <w:tcPr>
            <w:tcW w:w="1997" w:type="dxa"/>
            <w:tcBorders>
              <w:top w:val="outset" w:sz="6" w:space="0" w:color="auto"/>
              <w:bottom w:val="outset" w:sz="6" w:space="0" w:color="auto"/>
              <w:right w:val="outset" w:sz="6" w:space="0" w:color="auto"/>
            </w:tcBorders>
          </w:tcPr>
          <w:p w14:paraId="59CD1F64" w14:textId="77777777" w:rsidR="00F50562" w:rsidRPr="00645CE8" w:rsidRDefault="00F50562" w:rsidP="00D7269C">
            <w:pPr>
              <w:ind w:left="360"/>
              <w:rPr>
                <w:rFonts w:asciiTheme="minorBidi" w:hAnsiTheme="minorBidi" w:cstheme="minorBidi"/>
                <w:sz w:val="24"/>
                <w:szCs w:val="24"/>
              </w:rPr>
            </w:pPr>
            <w:r w:rsidRPr="00645CE8">
              <w:rPr>
                <w:rFonts w:asciiTheme="minorBidi" w:hAnsiTheme="minorBidi" w:cstheme="minorBidi"/>
                <w:sz w:val="24"/>
                <w:szCs w:val="24"/>
                <w:rtl/>
              </w:rPr>
              <w:t>כמעט טוב</w:t>
            </w:r>
          </w:p>
        </w:tc>
        <w:tc>
          <w:tcPr>
            <w:tcW w:w="3159" w:type="dxa"/>
            <w:tcBorders>
              <w:top w:val="outset" w:sz="6" w:space="0" w:color="auto"/>
              <w:left w:val="outset" w:sz="6" w:space="0" w:color="auto"/>
              <w:bottom w:val="outset" w:sz="6" w:space="0" w:color="auto"/>
              <w:right w:val="outset" w:sz="6" w:space="0" w:color="auto"/>
            </w:tcBorders>
          </w:tcPr>
          <w:p w14:paraId="2D3A1546" w14:textId="77777777" w:rsidR="00F50562" w:rsidRPr="00645CE8" w:rsidRDefault="00F50562" w:rsidP="00D7269C">
            <w:pPr>
              <w:jc w:val="center"/>
              <w:rPr>
                <w:rFonts w:asciiTheme="minorBidi" w:hAnsiTheme="minorBidi" w:cstheme="minorBidi"/>
                <w:sz w:val="24"/>
                <w:szCs w:val="24"/>
              </w:rPr>
            </w:pPr>
            <w:r w:rsidRPr="00645CE8">
              <w:rPr>
                <w:rFonts w:asciiTheme="minorBidi" w:hAnsiTheme="minorBidi" w:cstheme="minorBidi"/>
                <w:sz w:val="24"/>
                <w:szCs w:val="24"/>
                <w:rtl/>
              </w:rPr>
              <w:t>65 - 74</w:t>
            </w:r>
          </w:p>
        </w:tc>
      </w:tr>
      <w:tr w:rsidR="00F50562" w:rsidRPr="00645CE8" w14:paraId="5717689D" w14:textId="77777777" w:rsidTr="00D7269C">
        <w:trPr>
          <w:tblCellSpacing w:w="0" w:type="dxa"/>
          <w:jc w:val="center"/>
        </w:trPr>
        <w:tc>
          <w:tcPr>
            <w:tcW w:w="1997" w:type="dxa"/>
            <w:tcBorders>
              <w:top w:val="outset" w:sz="6" w:space="0" w:color="auto"/>
              <w:bottom w:val="outset" w:sz="6" w:space="0" w:color="auto"/>
              <w:right w:val="outset" w:sz="6" w:space="0" w:color="auto"/>
            </w:tcBorders>
          </w:tcPr>
          <w:p w14:paraId="74CE8C51" w14:textId="77777777" w:rsidR="00F50562" w:rsidRPr="00645CE8" w:rsidRDefault="00F50562" w:rsidP="00D7269C">
            <w:pPr>
              <w:ind w:left="360"/>
              <w:rPr>
                <w:rFonts w:asciiTheme="minorBidi" w:hAnsiTheme="minorBidi" w:cstheme="minorBidi"/>
                <w:sz w:val="24"/>
                <w:szCs w:val="24"/>
              </w:rPr>
            </w:pPr>
            <w:r w:rsidRPr="00645CE8">
              <w:rPr>
                <w:rFonts w:asciiTheme="minorBidi" w:hAnsiTheme="minorBidi" w:cstheme="minorBidi"/>
                <w:sz w:val="24"/>
                <w:szCs w:val="24"/>
                <w:rtl/>
              </w:rPr>
              <w:t>מספיק</w:t>
            </w:r>
          </w:p>
        </w:tc>
        <w:tc>
          <w:tcPr>
            <w:tcW w:w="3159" w:type="dxa"/>
            <w:tcBorders>
              <w:top w:val="outset" w:sz="6" w:space="0" w:color="auto"/>
              <w:left w:val="outset" w:sz="6" w:space="0" w:color="auto"/>
              <w:bottom w:val="outset" w:sz="6" w:space="0" w:color="auto"/>
              <w:right w:val="outset" w:sz="6" w:space="0" w:color="auto"/>
            </w:tcBorders>
          </w:tcPr>
          <w:p w14:paraId="32EA06E6" w14:textId="77777777" w:rsidR="00F50562" w:rsidRPr="00645CE8" w:rsidRDefault="00F50562" w:rsidP="00D7269C">
            <w:pPr>
              <w:jc w:val="center"/>
              <w:rPr>
                <w:rFonts w:asciiTheme="minorBidi" w:hAnsiTheme="minorBidi" w:cstheme="minorBidi"/>
                <w:sz w:val="24"/>
                <w:szCs w:val="24"/>
              </w:rPr>
            </w:pPr>
            <w:r w:rsidRPr="00645CE8">
              <w:rPr>
                <w:rFonts w:asciiTheme="minorBidi" w:hAnsiTheme="minorBidi" w:cstheme="minorBidi"/>
                <w:sz w:val="24"/>
                <w:szCs w:val="24"/>
                <w:rtl/>
              </w:rPr>
              <w:t>60 - 64</w:t>
            </w:r>
          </w:p>
        </w:tc>
      </w:tr>
      <w:tr w:rsidR="00F50562" w:rsidRPr="00645CE8" w14:paraId="36C962EF" w14:textId="77777777" w:rsidTr="00D7269C">
        <w:trPr>
          <w:tblCellSpacing w:w="0" w:type="dxa"/>
          <w:jc w:val="center"/>
        </w:trPr>
        <w:tc>
          <w:tcPr>
            <w:tcW w:w="1997" w:type="dxa"/>
            <w:tcBorders>
              <w:top w:val="outset" w:sz="6" w:space="0" w:color="auto"/>
              <w:bottom w:val="outset" w:sz="6" w:space="0" w:color="auto"/>
              <w:right w:val="outset" w:sz="6" w:space="0" w:color="auto"/>
            </w:tcBorders>
          </w:tcPr>
          <w:p w14:paraId="38153EAE" w14:textId="77777777" w:rsidR="00F50562" w:rsidRPr="00645CE8" w:rsidRDefault="00F50562" w:rsidP="00D7269C">
            <w:pPr>
              <w:ind w:left="360"/>
              <w:rPr>
                <w:rFonts w:asciiTheme="minorBidi" w:hAnsiTheme="minorBidi" w:cstheme="minorBidi"/>
                <w:sz w:val="24"/>
                <w:szCs w:val="24"/>
              </w:rPr>
            </w:pPr>
            <w:r w:rsidRPr="00645CE8">
              <w:rPr>
                <w:rFonts w:asciiTheme="minorBidi" w:hAnsiTheme="minorBidi" w:cstheme="minorBidi"/>
                <w:sz w:val="24"/>
                <w:szCs w:val="24"/>
                <w:rtl/>
              </w:rPr>
              <w:t>נכשל</w:t>
            </w:r>
          </w:p>
        </w:tc>
        <w:tc>
          <w:tcPr>
            <w:tcW w:w="3159" w:type="dxa"/>
            <w:tcBorders>
              <w:top w:val="outset" w:sz="6" w:space="0" w:color="auto"/>
              <w:left w:val="outset" w:sz="6" w:space="0" w:color="auto"/>
              <w:bottom w:val="outset" w:sz="6" w:space="0" w:color="auto"/>
              <w:right w:val="outset" w:sz="6" w:space="0" w:color="auto"/>
            </w:tcBorders>
          </w:tcPr>
          <w:p w14:paraId="2212656A" w14:textId="77777777" w:rsidR="00F50562" w:rsidRPr="00645CE8" w:rsidRDefault="00F50562" w:rsidP="00D7269C">
            <w:pPr>
              <w:jc w:val="center"/>
              <w:rPr>
                <w:rFonts w:asciiTheme="minorBidi" w:hAnsiTheme="minorBidi" w:cstheme="minorBidi"/>
                <w:sz w:val="24"/>
                <w:szCs w:val="24"/>
              </w:rPr>
            </w:pPr>
            <w:r w:rsidRPr="00645CE8">
              <w:rPr>
                <w:rFonts w:asciiTheme="minorBidi" w:hAnsiTheme="minorBidi" w:cstheme="minorBidi"/>
                <w:sz w:val="24"/>
                <w:szCs w:val="24"/>
                <w:rtl/>
              </w:rPr>
              <w:t>0 - 59</w:t>
            </w:r>
          </w:p>
        </w:tc>
      </w:tr>
    </w:tbl>
    <w:p w14:paraId="66E532FA" w14:textId="77777777" w:rsidR="00F50562" w:rsidRPr="00645CE8" w:rsidRDefault="00F50562" w:rsidP="00F50562">
      <w:pPr>
        <w:ind w:left="360"/>
        <w:rPr>
          <w:rFonts w:asciiTheme="minorBidi" w:hAnsiTheme="minorBidi" w:cstheme="minorBidi"/>
          <w:sz w:val="24"/>
          <w:szCs w:val="24"/>
          <w:rtl/>
        </w:rPr>
      </w:pPr>
    </w:p>
    <w:p w14:paraId="01E19DF4" w14:textId="77777777" w:rsidR="00F50562" w:rsidRPr="00645CE8" w:rsidRDefault="00F50562" w:rsidP="00F50562">
      <w:pPr>
        <w:pStyle w:val="2"/>
        <w:rPr>
          <w:rFonts w:asciiTheme="minorBidi" w:hAnsiTheme="minorBidi" w:cstheme="minorBidi"/>
          <w:sz w:val="24"/>
          <w:szCs w:val="24"/>
          <w:rtl/>
        </w:rPr>
      </w:pPr>
      <w:bookmarkStart w:id="80" w:name="_Toc83818170"/>
      <w:r w:rsidRPr="00645CE8">
        <w:rPr>
          <w:rFonts w:asciiTheme="minorBidi" w:hAnsiTheme="minorBidi" w:cstheme="minorBidi"/>
          <w:sz w:val="24"/>
          <w:szCs w:val="24"/>
          <w:rtl/>
        </w:rPr>
        <w:t>7.11 ערעורים על ציוני בחינות</w:t>
      </w:r>
      <w:bookmarkEnd w:id="80"/>
    </w:p>
    <w:p w14:paraId="47755A27"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7.11.1  תלמידים רשאים לערער על ציוני בחינה. </w:t>
      </w:r>
    </w:p>
    <w:p w14:paraId="7C107311"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7.11.2  תלמידים השוקלים הגשת ערעור חייבים לראות את מחברת/טופס הבחינה לאחר מתן ציונים וכן לקבל מהמורה הסבר (הערות בגוף הבחינה דינן כדין הסבר). </w:t>
      </w:r>
    </w:p>
    <w:p w14:paraId="1E1B4F69" w14:textId="77777777" w:rsidR="00F50562" w:rsidRPr="00645CE8" w:rsidRDefault="00F50562" w:rsidP="00F50562">
      <w:pPr>
        <w:ind w:left="700"/>
        <w:rPr>
          <w:rFonts w:asciiTheme="minorBidi" w:hAnsiTheme="minorBidi" w:cstheme="minorBidi"/>
          <w:sz w:val="24"/>
          <w:szCs w:val="24"/>
          <w:rtl/>
        </w:rPr>
      </w:pPr>
      <w:r w:rsidRPr="00645CE8">
        <w:rPr>
          <w:rFonts w:asciiTheme="minorBidi" w:hAnsiTheme="minorBidi" w:cstheme="minorBidi"/>
          <w:sz w:val="24"/>
          <w:szCs w:val="24"/>
          <w:rtl/>
        </w:rPr>
        <w:t>7.1</w:t>
      </w:r>
      <w:r>
        <w:rPr>
          <w:rFonts w:asciiTheme="minorBidi" w:hAnsiTheme="minorBidi" w:cstheme="minorBidi" w:hint="cs"/>
          <w:sz w:val="24"/>
          <w:szCs w:val="24"/>
          <w:rtl/>
        </w:rPr>
        <w:t>1</w:t>
      </w:r>
      <w:r w:rsidRPr="00645CE8">
        <w:rPr>
          <w:rFonts w:asciiTheme="minorBidi" w:hAnsiTheme="minorBidi" w:cstheme="minorBidi"/>
          <w:sz w:val="24"/>
          <w:szCs w:val="24"/>
          <w:rtl/>
        </w:rPr>
        <w:t xml:space="preserve">.2.1 מעמדו של עותק סרוק של בחינה המוצג לתלמיד באמצעות אתר </w:t>
      </w:r>
      <w:r>
        <w:rPr>
          <w:rFonts w:asciiTheme="minorBidi" w:hAnsiTheme="minorBidi" w:cstheme="minorBidi" w:hint="cs"/>
          <w:sz w:val="24"/>
          <w:szCs w:val="24"/>
          <w:rtl/>
        </w:rPr>
        <w:t xml:space="preserve">מודל </w:t>
      </w:r>
      <w:r w:rsidRPr="00645CE8">
        <w:rPr>
          <w:rFonts w:asciiTheme="minorBidi" w:hAnsiTheme="minorBidi" w:cstheme="minorBidi"/>
          <w:sz w:val="24"/>
          <w:szCs w:val="24"/>
          <w:rtl/>
        </w:rPr>
        <w:t>זהה לעניין זה למחברת הבחינה.</w:t>
      </w:r>
    </w:p>
    <w:p w14:paraId="18C228EB" w14:textId="77777777" w:rsidR="00F50562" w:rsidRPr="00645CE8" w:rsidRDefault="00F50562" w:rsidP="00F50562">
      <w:pPr>
        <w:spacing w:after="150"/>
        <w:ind w:left="700"/>
        <w:rPr>
          <w:rFonts w:asciiTheme="minorBidi" w:hAnsiTheme="minorBidi" w:cstheme="minorBidi"/>
          <w:sz w:val="24"/>
          <w:szCs w:val="24"/>
          <w:rtl/>
        </w:rPr>
      </w:pPr>
      <w:bookmarkStart w:id="81" w:name="_Hlk24825227"/>
      <w:r w:rsidRPr="00565F00">
        <w:rPr>
          <w:rFonts w:asciiTheme="minorBidi" w:hAnsiTheme="minorBidi" w:cstheme="minorBidi"/>
          <w:sz w:val="24"/>
          <w:szCs w:val="24"/>
          <w:highlight w:val="yellow"/>
          <w:rtl/>
        </w:rPr>
        <w:t>7.11.3</w:t>
      </w:r>
      <w:r w:rsidRPr="00565F00">
        <w:rPr>
          <w:rFonts w:asciiTheme="minorBidi" w:hAnsiTheme="minorBidi" w:cstheme="minorBidi" w:hint="cs"/>
          <w:sz w:val="24"/>
          <w:szCs w:val="24"/>
          <w:highlight w:val="yellow"/>
          <w:rtl/>
        </w:rPr>
        <w:t xml:space="preserve"> </w:t>
      </w:r>
      <w:r w:rsidRPr="00565F00">
        <w:rPr>
          <w:rFonts w:asciiTheme="minorBidi" w:hAnsiTheme="minorBidi" w:cstheme="minorBidi"/>
          <w:sz w:val="24"/>
          <w:szCs w:val="24"/>
          <w:highlight w:val="yellow"/>
          <w:rtl/>
        </w:rPr>
        <w:t>ערעור יוגש בכתב </w:t>
      </w:r>
      <w:r w:rsidRPr="00565F00">
        <w:rPr>
          <w:rFonts w:asciiTheme="minorBidi" w:hAnsiTheme="minorBidi" w:cstheme="minorBidi"/>
          <w:sz w:val="24"/>
          <w:szCs w:val="24"/>
          <w:highlight w:val="yellow"/>
          <w:shd w:val="clear" w:color="auto" w:fill="FFFFFF"/>
          <w:rtl/>
        </w:rPr>
        <w:t>3 ימי עבודה</w:t>
      </w:r>
      <w:r w:rsidRPr="00565F00">
        <w:rPr>
          <w:rFonts w:asciiTheme="minorBidi" w:hAnsiTheme="minorBidi" w:cstheme="minorBidi"/>
          <w:sz w:val="24"/>
          <w:szCs w:val="24"/>
          <w:highlight w:val="yellow"/>
          <w:rtl/>
        </w:rPr>
        <w:t xml:space="preserve"> ממועד פרסום מחברות הבחינה, תוך פירוט הנימוקים להגשת הערעור. הערעור יוגש למורה ללא ציון שמו של התלמיד המערער, לפי הנהלים של כל פקולטה.</w:t>
      </w:r>
    </w:p>
    <w:bookmarkEnd w:id="81"/>
    <w:p w14:paraId="6BA87491" w14:textId="77777777" w:rsidR="00F50562" w:rsidRPr="00645CE8" w:rsidRDefault="00F50562" w:rsidP="00F50562">
      <w:pPr>
        <w:spacing w:after="150"/>
        <w:rPr>
          <w:rFonts w:asciiTheme="minorBidi" w:hAnsiTheme="minorBidi" w:cstheme="minorBidi"/>
          <w:sz w:val="24"/>
          <w:szCs w:val="24"/>
        </w:rPr>
      </w:pPr>
      <w:r w:rsidRPr="00645CE8">
        <w:rPr>
          <w:rFonts w:asciiTheme="minorBidi" w:hAnsiTheme="minorBidi" w:cstheme="minorBidi"/>
          <w:sz w:val="24"/>
          <w:szCs w:val="24"/>
          <w:rtl/>
        </w:rPr>
        <w:t xml:space="preserve">7.11.4  </w:t>
      </w:r>
    </w:p>
    <w:p w14:paraId="388CDD88" w14:textId="77777777" w:rsidR="00F50562" w:rsidRPr="00645CE8" w:rsidRDefault="00F50562" w:rsidP="00F50562">
      <w:pPr>
        <w:spacing w:after="150"/>
        <w:rPr>
          <w:rFonts w:asciiTheme="minorBidi" w:hAnsiTheme="minorBidi" w:cstheme="minorBidi"/>
          <w:sz w:val="24"/>
          <w:szCs w:val="24"/>
          <w:rtl/>
        </w:rPr>
      </w:pPr>
      <w:r w:rsidRPr="00645CE8">
        <w:rPr>
          <w:rFonts w:asciiTheme="minorBidi" w:hAnsiTheme="minorBidi" w:cstheme="minorBidi"/>
          <w:sz w:val="24"/>
          <w:szCs w:val="24"/>
          <w:rtl/>
        </w:rPr>
        <w:t xml:space="preserve">בבירור הערעור, רשאי המורה לבדוק מחדש את כל הבחינה. הציון שייקבע לאחר הבדיקה החוזרת, בין אם הוא נמוך או גבוה מהקודם, יהיה ציון הבחינה. </w:t>
      </w:r>
    </w:p>
    <w:p w14:paraId="0F1B71D1"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7.11.5  הציון המתוקן, או החלטתו המנומקת של המורה לדחות את הערעור</w:t>
      </w:r>
      <w:bookmarkStart w:id="82" w:name="_Hlk24825401"/>
      <w:r w:rsidRPr="00645CE8">
        <w:rPr>
          <w:rFonts w:asciiTheme="minorBidi" w:hAnsiTheme="minorBidi" w:cstheme="minorBidi"/>
          <w:sz w:val="24"/>
          <w:szCs w:val="24"/>
          <w:rtl/>
        </w:rPr>
        <w:t xml:space="preserve">, יימסרו </w:t>
      </w:r>
      <w:r w:rsidRPr="00645CE8">
        <w:rPr>
          <w:rFonts w:asciiTheme="minorBidi" w:hAnsiTheme="minorBidi" w:cstheme="minorBidi"/>
          <w:sz w:val="24"/>
          <w:szCs w:val="24"/>
          <w:u w:val="single"/>
          <w:rtl/>
        </w:rPr>
        <w:t>בתוך 3 ימי עבודה</w:t>
      </w:r>
      <w:r w:rsidRPr="00645CE8">
        <w:rPr>
          <w:rFonts w:asciiTheme="minorBidi" w:hAnsiTheme="minorBidi" w:cstheme="minorBidi"/>
          <w:sz w:val="24"/>
          <w:szCs w:val="24"/>
          <w:rtl/>
        </w:rPr>
        <w:t xml:space="preserve"> </w:t>
      </w:r>
      <w:bookmarkEnd w:id="82"/>
      <w:r w:rsidRPr="00645CE8">
        <w:rPr>
          <w:rFonts w:asciiTheme="minorBidi" w:hAnsiTheme="minorBidi" w:cstheme="minorBidi"/>
          <w:sz w:val="24"/>
          <w:szCs w:val="24"/>
          <w:rtl/>
        </w:rPr>
        <w:t>החל מהיום שלאחר המועד האחרון להגשת הערעורים. </w:t>
      </w:r>
    </w:p>
    <w:p w14:paraId="2AEA1660"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7.11.6  הפקולטה (ביה"ס) רשאית להאריך את התקופות האמורות להגשת ערעור ולמתן תשובה על ערעור, ובלבד שהתשובה על הערעור תינתן לכל המאוחר 48 שעות לפני המועד הבא של המבחן ובתנאי שלא ייפגעו זכויות התלמידים.</w:t>
      </w:r>
    </w:p>
    <w:p w14:paraId="7169243C" w14:textId="77777777" w:rsidR="00F50562" w:rsidRPr="00645CE8" w:rsidRDefault="00F50562" w:rsidP="00F50562">
      <w:pPr>
        <w:ind w:left="651"/>
        <w:rPr>
          <w:rFonts w:asciiTheme="minorBidi" w:hAnsiTheme="minorBidi" w:cstheme="minorBidi"/>
          <w:sz w:val="24"/>
          <w:szCs w:val="24"/>
          <w:rtl/>
        </w:rPr>
      </w:pPr>
      <w:r w:rsidRPr="00645CE8">
        <w:rPr>
          <w:rFonts w:asciiTheme="minorBidi" w:hAnsiTheme="minorBidi" w:cstheme="minorBidi"/>
          <w:sz w:val="24"/>
          <w:szCs w:val="24"/>
          <w:rtl/>
        </w:rPr>
        <w:t>7.11.7  תשובתו של המורה היא סופית, למעט בנסיבות המתוארות בסעיף 19.1.4.</w:t>
      </w:r>
    </w:p>
    <w:p w14:paraId="699FF6F3" w14:textId="77777777" w:rsidR="00F50562" w:rsidRPr="00645CE8" w:rsidRDefault="00F50562" w:rsidP="00F50562">
      <w:pPr>
        <w:rPr>
          <w:rFonts w:asciiTheme="minorBidi" w:hAnsiTheme="minorBidi" w:cstheme="minorBidi"/>
          <w:sz w:val="24"/>
          <w:szCs w:val="24"/>
          <w:rtl/>
        </w:rPr>
      </w:pPr>
    </w:p>
    <w:p w14:paraId="38D1AA82" w14:textId="77777777" w:rsidR="00F50562" w:rsidRPr="00645CE8" w:rsidRDefault="00F50562" w:rsidP="00F50562">
      <w:pPr>
        <w:pStyle w:val="2"/>
        <w:rPr>
          <w:rFonts w:asciiTheme="minorBidi" w:hAnsiTheme="minorBidi" w:cstheme="minorBidi"/>
          <w:sz w:val="24"/>
          <w:szCs w:val="24"/>
          <w:rtl/>
        </w:rPr>
      </w:pPr>
      <w:bookmarkStart w:id="83" w:name="_Toc83818171"/>
      <w:r w:rsidRPr="00645CE8">
        <w:rPr>
          <w:rFonts w:asciiTheme="minorBidi" w:hAnsiTheme="minorBidi" w:cstheme="minorBidi"/>
          <w:sz w:val="24"/>
          <w:szCs w:val="24"/>
          <w:rtl/>
        </w:rPr>
        <w:t>7.12  שמירת בחינות והחזרתן</w:t>
      </w:r>
      <w:bookmarkEnd w:id="83"/>
    </w:p>
    <w:p w14:paraId="5E871C16"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7.12.1   קבלת מחברות בחינה- תלמיד רשאי לעיין במחברת/טופס הבחינה מיד עם פרסום הציונים, ולקבל את מחברת/טופס הבחינה. לאחר 3 חודשים מהמועד שנקבע לערעורים, ניתן להשמיד את מחברות/טפסי הבחינה.</w:t>
      </w:r>
    </w:p>
    <w:p w14:paraId="004D5030" w14:textId="77777777" w:rsidR="00F50562" w:rsidRPr="00645CE8" w:rsidRDefault="00F50562" w:rsidP="00F50562">
      <w:pPr>
        <w:ind w:left="700"/>
        <w:rPr>
          <w:rFonts w:asciiTheme="minorBidi" w:hAnsiTheme="minorBidi" w:cstheme="minorBidi"/>
          <w:sz w:val="24"/>
          <w:szCs w:val="24"/>
          <w:rtl/>
        </w:rPr>
      </w:pPr>
      <w:r w:rsidRPr="00645CE8">
        <w:rPr>
          <w:rFonts w:asciiTheme="minorBidi" w:hAnsiTheme="minorBidi" w:cstheme="minorBidi"/>
          <w:sz w:val="24"/>
          <w:szCs w:val="24"/>
          <w:rtl/>
        </w:rPr>
        <w:t xml:space="preserve">7.12.1.1  מעמדו של עותק סרוק של הבחינה המוצג לתלמיד באמצעות אתר </w:t>
      </w:r>
      <w:r>
        <w:rPr>
          <w:rFonts w:asciiTheme="minorBidi" w:hAnsiTheme="minorBidi" w:cstheme="minorBidi" w:hint="cs"/>
          <w:sz w:val="24"/>
          <w:szCs w:val="24"/>
          <w:rtl/>
        </w:rPr>
        <w:t xml:space="preserve">מודל </w:t>
      </w:r>
      <w:r w:rsidRPr="00645CE8">
        <w:rPr>
          <w:rFonts w:asciiTheme="minorBidi" w:hAnsiTheme="minorBidi" w:cstheme="minorBidi"/>
          <w:sz w:val="24"/>
          <w:szCs w:val="24"/>
          <w:rtl/>
        </w:rPr>
        <w:t>זהה לעניין זה למחברת הבחינה.</w:t>
      </w:r>
    </w:p>
    <w:p w14:paraId="3109ECE6"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7.12.2  אבדן בחינה–  אם מחברת הבחינה אבדה סופית, בטרם נבדקה, יוצע לתלמיד לבחור בין האפשרויות הבאות:</w:t>
      </w:r>
    </w:p>
    <w:p w14:paraId="64D1F484"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א. להיבחן בבחינה חוזרת.</w:t>
      </w:r>
    </w:p>
    <w:p w14:paraId="659E66AF"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ב. לקבל ציון "עובר" (ציון מילולי).</w:t>
      </w:r>
    </w:p>
    <w:p w14:paraId="08D635A6"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ג.  לקבל ציון על סמך ממוצע </w:t>
      </w:r>
      <w:proofErr w:type="spellStart"/>
      <w:r w:rsidRPr="00645CE8">
        <w:rPr>
          <w:rFonts w:asciiTheme="minorBidi" w:hAnsiTheme="minorBidi" w:cstheme="minorBidi"/>
          <w:sz w:val="24"/>
          <w:szCs w:val="24"/>
          <w:rtl/>
        </w:rPr>
        <w:t>ציוניו</w:t>
      </w:r>
      <w:proofErr w:type="spellEnd"/>
      <w:r w:rsidRPr="00645CE8">
        <w:rPr>
          <w:rFonts w:asciiTheme="minorBidi" w:hAnsiTheme="minorBidi" w:cstheme="minorBidi"/>
          <w:sz w:val="24"/>
          <w:szCs w:val="24"/>
          <w:rtl/>
        </w:rPr>
        <w:t xml:space="preserve"> החלקיים באותו קורס, אם היו כאלה, ובתנאי שהמורה וועדת ההוראה הסכימו לכך.</w:t>
      </w:r>
    </w:p>
    <w:p w14:paraId="1CD4CE44"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7.12.3  אבדן בחינה לאחר שנבדקה ודווח ציון - יוצע לתלמיד לבחור בין האפשרויות הבאות:</w:t>
      </w:r>
    </w:p>
    <w:p w14:paraId="2AF9B995"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א. השארת הציון בבחינה על כנו.</w:t>
      </w:r>
    </w:p>
    <w:p w14:paraId="4951496B"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ב. בחינה במועד נוסף.</w:t>
      </w:r>
    </w:p>
    <w:p w14:paraId="4E7A61DD" w14:textId="77777777" w:rsidR="00F50562" w:rsidRPr="00645CE8" w:rsidRDefault="00F50562" w:rsidP="00F50562">
      <w:pPr>
        <w:ind w:left="720"/>
        <w:rPr>
          <w:rFonts w:asciiTheme="minorBidi" w:hAnsiTheme="minorBidi" w:cstheme="minorBidi"/>
          <w:sz w:val="24"/>
          <w:szCs w:val="24"/>
          <w:rtl/>
        </w:rPr>
      </w:pPr>
    </w:p>
    <w:p w14:paraId="48094CE0" w14:textId="77777777" w:rsidR="00F50562" w:rsidRPr="00645CE8" w:rsidRDefault="00F50562" w:rsidP="00F50562">
      <w:pPr>
        <w:pStyle w:val="2"/>
        <w:rPr>
          <w:rFonts w:asciiTheme="minorBidi" w:hAnsiTheme="minorBidi" w:cstheme="minorBidi"/>
          <w:sz w:val="24"/>
          <w:szCs w:val="24"/>
          <w:rtl/>
        </w:rPr>
      </w:pPr>
      <w:bookmarkStart w:id="84" w:name="_Toc83818172"/>
      <w:r w:rsidRPr="00645CE8">
        <w:rPr>
          <w:rFonts w:asciiTheme="minorBidi" w:hAnsiTheme="minorBidi" w:cstheme="minorBidi"/>
          <w:sz w:val="24"/>
          <w:szCs w:val="24"/>
          <w:rtl/>
        </w:rPr>
        <w:t>7.13  בחינות בעל פה</w:t>
      </w:r>
      <w:bookmarkEnd w:id="84"/>
    </w:p>
    <w:p w14:paraId="27D7154D"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יתקיימו בנוכחות לפחות שני בוחנים מהסגל האקדמי.</w:t>
      </w:r>
    </w:p>
    <w:p w14:paraId="01590258" w14:textId="77777777" w:rsidR="00F50562" w:rsidRPr="00645CE8" w:rsidRDefault="00F50562" w:rsidP="00F50562">
      <w:pPr>
        <w:rPr>
          <w:rFonts w:asciiTheme="minorBidi" w:hAnsiTheme="minorBidi" w:cstheme="minorBidi"/>
          <w:sz w:val="24"/>
          <w:szCs w:val="24"/>
          <w:rtl/>
        </w:rPr>
      </w:pPr>
    </w:p>
    <w:p w14:paraId="4EBB9580" w14:textId="77777777" w:rsidR="00F50562" w:rsidRPr="00645CE8" w:rsidRDefault="00F50562" w:rsidP="00F50562">
      <w:pPr>
        <w:pStyle w:val="2"/>
        <w:rPr>
          <w:rFonts w:asciiTheme="minorBidi" w:hAnsiTheme="minorBidi" w:cstheme="minorBidi"/>
          <w:sz w:val="24"/>
          <w:szCs w:val="24"/>
          <w:rtl/>
        </w:rPr>
      </w:pPr>
      <w:bookmarkStart w:id="85" w:name="_Toc83818173"/>
      <w:r w:rsidRPr="00645CE8">
        <w:rPr>
          <w:rFonts w:asciiTheme="minorBidi" w:hAnsiTheme="minorBidi" w:cstheme="minorBidi"/>
          <w:sz w:val="24"/>
          <w:szCs w:val="24"/>
          <w:rtl/>
        </w:rPr>
        <w:t>7.14  בחינות בית</w:t>
      </w:r>
      <w:bookmarkEnd w:id="85"/>
    </w:p>
    <w:p w14:paraId="0D633DCD" w14:textId="77777777" w:rsidR="00F50562" w:rsidRPr="00645CE8" w:rsidRDefault="00F50562" w:rsidP="00F50562">
      <w:pPr>
        <w:pStyle w:val="ad"/>
        <w:rPr>
          <w:rFonts w:asciiTheme="minorBidi" w:hAnsiTheme="minorBidi" w:cstheme="minorBidi"/>
          <w:sz w:val="24"/>
          <w:szCs w:val="24"/>
          <w:rtl/>
        </w:rPr>
      </w:pPr>
      <w:r w:rsidRPr="00645CE8">
        <w:rPr>
          <w:rFonts w:asciiTheme="minorBidi" w:hAnsiTheme="minorBidi" w:cstheme="minorBidi"/>
          <w:sz w:val="24"/>
          <w:szCs w:val="24"/>
          <w:rtl/>
        </w:rPr>
        <w:t xml:space="preserve">בחינת בית היא בחינה המבוססת על שאלות או משימות פתוחות,  ומשך הזמן המוקצב לפתרונה הוא לפחות 24 שעות. </w:t>
      </w:r>
    </w:p>
    <w:p w14:paraId="33468870"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בחינת בית דינה כמטלה בכתב ולפיכך מתקיים מועד אחד בלבד בגינה. </w:t>
      </w:r>
    </w:p>
    <w:p w14:paraId="33ECF58C"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בחינות בית שמוקצבים להגשתן פחות מ- 3 ימי עבודה ישובצו בלוח הבחינות. בחינות ארוכות יותר יטופלו כמטלות בכתב (על פי פרק 8). עם זאת, בחינות הבית יועברו לבדיקה בעילום שם (ראה סעיף 7.7.2) או</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תיערכנה</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באופן</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אלקטרוני</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ובתנאי</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שזהות</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התלמיד</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תישאר</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חסויה</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בפני</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הבודק</w:t>
      </w:r>
      <w:r w:rsidRPr="00645CE8">
        <w:rPr>
          <w:rFonts w:asciiTheme="minorBidi" w:hAnsiTheme="minorBidi" w:cstheme="minorBidi"/>
          <w:sz w:val="24"/>
          <w:szCs w:val="24"/>
        </w:rPr>
        <w:t>.</w:t>
      </w:r>
    </w:p>
    <w:p w14:paraId="2494D2EE" w14:textId="77777777" w:rsidR="00F50562" w:rsidRPr="00645CE8" w:rsidRDefault="00F50562" w:rsidP="00F50562">
      <w:pPr>
        <w:rPr>
          <w:rFonts w:asciiTheme="minorBidi" w:hAnsiTheme="minorBidi" w:cstheme="minorBidi"/>
          <w:sz w:val="24"/>
          <w:szCs w:val="24"/>
          <w:rtl/>
        </w:rPr>
      </w:pPr>
    </w:p>
    <w:p w14:paraId="7C6CAA7B" w14:textId="77777777" w:rsidR="00F50562" w:rsidRPr="00645CE8" w:rsidRDefault="00F50562" w:rsidP="00F50562">
      <w:pPr>
        <w:pStyle w:val="2"/>
        <w:rPr>
          <w:rFonts w:asciiTheme="minorBidi" w:hAnsiTheme="minorBidi" w:cstheme="minorBidi"/>
          <w:sz w:val="24"/>
          <w:szCs w:val="24"/>
          <w:rtl/>
        </w:rPr>
      </w:pPr>
      <w:bookmarkStart w:id="86" w:name="_Toc83818174"/>
      <w:r w:rsidRPr="00645CE8">
        <w:rPr>
          <w:rFonts w:asciiTheme="minorBidi" w:hAnsiTheme="minorBidi" w:cstheme="minorBidi"/>
          <w:sz w:val="24"/>
          <w:szCs w:val="24"/>
          <w:rtl/>
        </w:rPr>
        <w:t>7.15 בחינות ביניים/בחנים</w:t>
      </w:r>
      <w:bookmarkEnd w:id="86"/>
    </w:p>
    <w:p w14:paraId="6FD52F76"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בבחינת ביניים שמשקלה 26% ומעלה מהציון הסופי בקורס יתקיים מועד נוסף. </w:t>
      </w:r>
    </w:p>
    <w:p w14:paraId="608AA898"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 xml:space="preserve">7.15.1 </w:t>
      </w:r>
    </w:p>
    <w:p w14:paraId="4272AA42"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סטודנט שלא נבחן מסיבות המזכות במועד מיוחד (כמפורט בסעיף 7.4) - בבחנים שמשקלם המצטבר עולה על 10% מהציון הסופי בקורס - יהיה זכאי למועד מיוחד.</w:t>
      </w:r>
    </w:p>
    <w:p w14:paraId="43FA740D"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7.15.2 פתיחת מחברות בבחינות ביניים/בוחן וקיום נוהל ערעור על הציון על פי נוהל הערעור בבחינות (ראה סעיף 7.10) יינתנו במידה ומתקיים </w:t>
      </w:r>
      <w:r w:rsidRPr="00645CE8">
        <w:rPr>
          <w:rFonts w:asciiTheme="minorBidi" w:hAnsiTheme="minorBidi" w:cstheme="minorBidi"/>
          <w:sz w:val="24"/>
          <w:szCs w:val="24"/>
          <w:u w:val="single"/>
          <w:rtl/>
        </w:rPr>
        <w:t>אחד</w:t>
      </w:r>
      <w:r w:rsidRPr="00645CE8">
        <w:rPr>
          <w:rFonts w:asciiTheme="minorBidi" w:hAnsiTheme="minorBidi" w:cstheme="minorBidi"/>
          <w:sz w:val="24"/>
          <w:szCs w:val="24"/>
          <w:rtl/>
        </w:rPr>
        <w:t xml:space="preserve"> מהתנאים הבאים:</w:t>
      </w:r>
      <w:r w:rsidRPr="00645CE8">
        <w:rPr>
          <w:rFonts w:asciiTheme="minorBidi" w:hAnsiTheme="minorBidi" w:cstheme="minorBidi"/>
          <w:sz w:val="24"/>
          <w:szCs w:val="24"/>
          <w:rtl/>
        </w:rPr>
        <w:br/>
      </w:r>
      <w:r w:rsidRPr="00645CE8">
        <w:rPr>
          <w:rFonts w:asciiTheme="minorBidi" w:hAnsiTheme="minorBidi" w:cstheme="minorBidi"/>
          <w:sz w:val="24"/>
          <w:szCs w:val="24"/>
          <w:rtl/>
        </w:rPr>
        <w:tab/>
        <w:t>א. משקל הבוחן/בחינת ביניים עולה על 10%</w:t>
      </w:r>
      <w:r w:rsidRPr="00645CE8">
        <w:rPr>
          <w:rFonts w:asciiTheme="minorBidi" w:hAnsiTheme="minorBidi" w:cstheme="minorBidi"/>
          <w:sz w:val="24"/>
          <w:szCs w:val="24"/>
          <w:rtl/>
        </w:rPr>
        <w:br/>
      </w:r>
      <w:r w:rsidRPr="00645CE8">
        <w:rPr>
          <w:rFonts w:asciiTheme="minorBidi" w:hAnsiTheme="minorBidi" w:cstheme="minorBidi"/>
          <w:sz w:val="24"/>
          <w:szCs w:val="24"/>
          <w:rtl/>
        </w:rPr>
        <w:tab/>
        <w:t>ב. משקלם המצטבר של בחינות הבית/בחנים הינו 26% ומעלה.</w:t>
      </w:r>
    </w:p>
    <w:p w14:paraId="7A42FAE6" w14:textId="77777777" w:rsidR="00F50562" w:rsidRPr="00645CE8" w:rsidRDefault="00F50562" w:rsidP="00F50562">
      <w:pPr>
        <w:rPr>
          <w:rFonts w:asciiTheme="minorBidi" w:hAnsiTheme="minorBidi" w:cstheme="minorBidi"/>
          <w:sz w:val="24"/>
          <w:szCs w:val="24"/>
          <w:shd w:val="clear" w:color="auto" w:fill="FFFFFF"/>
        </w:rPr>
      </w:pPr>
      <w:r w:rsidRPr="00645CE8">
        <w:rPr>
          <w:rFonts w:asciiTheme="minorBidi" w:hAnsiTheme="minorBidi" w:cstheme="minorBidi"/>
          <w:sz w:val="24"/>
          <w:szCs w:val="24"/>
          <w:rtl/>
        </w:rPr>
        <w:t xml:space="preserve">7.15.3 </w:t>
      </w:r>
    </w:p>
    <w:p w14:paraId="76A04422" w14:textId="77777777" w:rsidR="00F50562" w:rsidRPr="00645CE8" w:rsidRDefault="00F50562" w:rsidP="00F50562">
      <w:pPr>
        <w:rPr>
          <w:rFonts w:asciiTheme="minorBidi" w:hAnsiTheme="minorBidi" w:cstheme="minorBidi"/>
          <w:sz w:val="24"/>
          <w:szCs w:val="24"/>
          <w:shd w:val="clear" w:color="auto" w:fill="FFFFFF"/>
          <w:rtl/>
        </w:rPr>
      </w:pPr>
      <w:r w:rsidRPr="00645CE8">
        <w:rPr>
          <w:rFonts w:asciiTheme="minorBidi" w:hAnsiTheme="minorBidi" w:cstheme="minorBidi"/>
          <w:sz w:val="24"/>
          <w:szCs w:val="24"/>
          <w:shd w:val="clear" w:color="auto" w:fill="FFFFFF"/>
          <w:rtl/>
        </w:rPr>
        <w:t xml:space="preserve">בבחינות ביניים\בחנים תינתן לזכאים תוספת זמן </w:t>
      </w:r>
      <w:r w:rsidRPr="00645CE8">
        <w:rPr>
          <w:rFonts w:asciiTheme="minorBidi" w:hAnsiTheme="minorBidi" w:cstheme="minorBidi"/>
          <w:sz w:val="24"/>
          <w:szCs w:val="24"/>
          <w:rtl/>
        </w:rPr>
        <w:t xml:space="preserve">על פי תוספת הזמן שנקבעה עבורם </w:t>
      </w:r>
      <w:r w:rsidRPr="00645CE8">
        <w:rPr>
          <w:rFonts w:asciiTheme="minorBidi" w:hAnsiTheme="minorBidi" w:cstheme="minorBidi"/>
          <w:sz w:val="24"/>
          <w:szCs w:val="24"/>
          <w:shd w:val="clear" w:color="auto" w:fill="FFFFFF"/>
          <w:rtl/>
        </w:rPr>
        <w:t>(ראו סעיף 7.6.2 ונספח ג').</w:t>
      </w:r>
    </w:p>
    <w:p w14:paraId="7D62D2D8"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7.15.4 יש להציג את מועדי הבחנים בסילבוס. כאשר לא הוצג מועד הבחנים בסילבוס, יש לפרסם את מועדי הבחנים לכל הפחות 3 שבועות לפני מועד הבוחן.</w:t>
      </w:r>
    </w:p>
    <w:p w14:paraId="533FAA78"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7.15.5 יש לפרסם את ציוני הבחנים/בחינות בית תוך 9 ימי עבודה</w:t>
      </w:r>
    </w:p>
    <w:p w14:paraId="4C7B9D20"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7.15.6 תלמיד המאחר לבחינת הביניים/בוחן </w:t>
      </w:r>
      <w:proofErr w:type="spellStart"/>
      <w:r w:rsidRPr="00645CE8">
        <w:rPr>
          <w:rFonts w:asciiTheme="minorBidi" w:hAnsiTheme="minorBidi" w:cstheme="minorBidi"/>
          <w:sz w:val="24"/>
          <w:szCs w:val="24"/>
          <w:rtl/>
        </w:rPr>
        <w:t>בלמעלה</w:t>
      </w:r>
      <w:proofErr w:type="spellEnd"/>
      <w:r w:rsidRPr="00645CE8">
        <w:rPr>
          <w:rFonts w:asciiTheme="minorBidi" w:hAnsiTheme="minorBidi" w:cstheme="minorBidi"/>
          <w:sz w:val="24"/>
          <w:szCs w:val="24"/>
          <w:rtl/>
        </w:rPr>
        <w:t xml:space="preserve"> ממחצית הזמן שהוקצב אך לא יותר מ- 30 דקות, לא יורשה להיבחן כלל בבחינת ביניים או בוחן זה. בבחינות ביניים/בחנים שמשכן עד 30 דקות לא תותר יציאה מהכיתה.</w:t>
      </w:r>
    </w:p>
    <w:p w14:paraId="3D47C52B" w14:textId="77777777" w:rsidR="00F50562" w:rsidRPr="00645CE8" w:rsidRDefault="00F50562" w:rsidP="00F50562">
      <w:pPr>
        <w:ind w:left="720"/>
        <w:rPr>
          <w:rFonts w:asciiTheme="minorBidi" w:hAnsiTheme="minorBidi" w:cstheme="minorBidi"/>
          <w:sz w:val="24"/>
          <w:szCs w:val="24"/>
        </w:rPr>
      </w:pPr>
      <w:r w:rsidRPr="00645CE8">
        <w:rPr>
          <w:rFonts w:asciiTheme="minorBidi" w:hAnsiTheme="minorBidi" w:cstheme="minorBidi"/>
          <w:sz w:val="24"/>
          <w:szCs w:val="24"/>
          <w:rtl/>
        </w:rPr>
        <w:t>7.15.7 מחברות הבחינה יועברו לבדיקה בעילום שם במקרה של בחינות ביניים ובחנים אם מהוות מעל 10% מהציון הסופי בקורס. הדיקן רשאי לפטור מתקנה זו בחינות מסוימות, כשהנסיבות מצדיקות זאת.</w:t>
      </w:r>
    </w:p>
    <w:p w14:paraId="0563D5B8" w14:textId="77777777" w:rsidR="00F50562" w:rsidRPr="00645CE8" w:rsidRDefault="00F50562" w:rsidP="00F50562">
      <w:pPr>
        <w:ind w:left="720"/>
        <w:rPr>
          <w:rFonts w:asciiTheme="minorBidi" w:hAnsiTheme="minorBidi" w:cstheme="minorBidi"/>
          <w:sz w:val="24"/>
          <w:szCs w:val="24"/>
          <w:rtl/>
        </w:rPr>
      </w:pPr>
    </w:p>
    <w:p w14:paraId="620AB82D" w14:textId="77777777" w:rsidR="00F50562" w:rsidRPr="00645CE8" w:rsidRDefault="00F50562" w:rsidP="00F50562">
      <w:pPr>
        <w:rPr>
          <w:rFonts w:asciiTheme="minorBidi" w:hAnsiTheme="minorBidi" w:cstheme="minorBidi"/>
          <w:sz w:val="24"/>
          <w:szCs w:val="24"/>
          <w:rtl/>
        </w:rPr>
      </w:pPr>
    </w:p>
    <w:p w14:paraId="5048895D"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*הסעיפים שלעיל, למעט שני הסעיפים האחרונים (7.15.5,ו.7.4.16) אינם חלים על בחנים שמשקלם נמוך מ- 2% ומשקלם המצטבר אינו עולה על 10%.</w:t>
      </w:r>
      <w:r w:rsidRPr="00645CE8">
        <w:rPr>
          <w:rFonts w:asciiTheme="minorBidi" w:hAnsiTheme="minorBidi" w:cstheme="minorBidi"/>
          <w:sz w:val="24"/>
          <w:szCs w:val="24"/>
          <w:rtl/>
        </w:rPr>
        <w:br w:type="page"/>
      </w:r>
    </w:p>
    <w:p w14:paraId="09CA87A9" w14:textId="77777777" w:rsidR="00F50562" w:rsidRPr="00645CE8" w:rsidRDefault="00F50562" w:rsidP="00F50562">
      <w:pPr>
        <w:pStyle w:val="1"/>
        <w:rPr>
          <w:rFonts w:asciiTheme="minorBidi" w:hAnsiTheme="minorBidi" w:cstheme="minorBidi"/>
          <w:sz w:val="24"/>
          <w:szCs w:val="24"/>
        </w:rPr>
      </w:pPr>
      <w:bookmarkStart w:id="87" w:name="_Toc83818175"/>
      <w:r w:rsidRPr="00645CE8">
        <w:rPr>
          <w:rFonts w:asciiTheme="minorBidi" w:hAnsiTheme="minorBidi" w:cstheme="minorBidi"/>
          <w:sz w:val="24"/>
          <w:szCs w:val="24"/>
          <w:rtl/>
        </w:rPr>
        <w:t>8.  </w:t>
      </w:r>
      <w:r w:rsidRPr="00645CE8">
        <w:rPr>
          <w:rStyle w:val="a3"/>
          <w:rFonts w:asciiTheme="minorBidi" w:hAnsiTheme="minorBidi" w:cstheme="minorBidi"/>
          <w:b w:val="0"/>
          <w:sz w:val="24"/>
          <w:szCs w:val="24"/>
          <w:rtl/>
        </w:rPr>
        <w:t>מטלות בכתב</w:t>
      </w:r>
      <w:bookmarkEnd w:id="87"/>
      <w:r w:rsidRPr="00645CE8">
        <w:rPr>
          <w:rStyle w:val="a3"/>
          <w:rFonts w:asciiTheme="minorBidi" w:hAnsiTheme="minorBidi" w:cstheme="minorBidi"/>
          <w:b w:val="0"/>
          <w:sz w:val="24"/>
          <w:szCs w:val="24"/>
          <w:rtl/>
        </w:rPr>
        <w:t xml:space="preserve"> </w:t>
      </w:r>
    </w:p>
    <w:p w14:paraId="39C30DD3" w14:textId="77777777" w:rsidR="00F50562" w:rsidRPr="00645CE8" w:rsidRDefault="00F50562" w:rsidP="00F50562">
      <w:pPr>
        <w:pStyle w:val="afe"/>
        <w:spacing w:line="276" w:lineRule="auto"/>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הנהלים בפרק זה נוגעים למטלות בכתב כגון: מטלות ביניים במהלך הקורס (תרגילים, דו"חות) בחינות בית; עבודות סיום קורס; עבודות סמינריוניות </w:t>
      </w:r>
      <w:proofErr w:type="spellStart"/>
      <w:r w:rsidRPr="00645CE8">
        <w:rPr>
          <w:rFonts w:asciiTheme="minorBidi" w:eastAsia="Times New Roman" w:hAnsiTheme="minorBidi" w:cstheme="minorBidi"/>
          <w:sz w:val="24"/>
          <w:szCs w:val="24"/>
          <w:rtl/>
        </w:rPr>
        <w:t>ופרוסמינריוניות</w:t>
      </w:r>
      <w:proofErr w:type="spellEnd"/>
      <w:r w:rsidRPr="00645CE8">
        <w:rPr>
          <w:rFonts w:asciiTheme="minorBidi" w:eastAsia="Times New Roman" w:hAnsiTheme="minorBidi" w:cstheme="minorBidi"/>
          <w:sz w:val="24"/>
          <w:szCs w:val="24"/>
          <w:rtl/>
        </w:rPr>
        <w:t>; עבודת גמר למוסמך. ככלל, מטלות בכתב תוגשנה באופן מקוון כמפורט בסילבוס הקורס ובהנחיות ללימודי מוסמך.</w:t>
      </w:r>
    </w:p>
    <w:p w14:paraId="0AF630AC"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21B5E1DF" w14:textId="77777777" w:rsidR="00F50562" w:rsidRPr="00645CE8" w:rsidRDefault="00F50562" w:rsidP="00F50562">
      <w:pPr>
        <w:pStyle w:val="2"/>
        <w:rPr>
          <w:rFonts w:asciiTheme="minorBidi" w:hAnsiTheme="minorBidi" w:cstheme="minorBidi"/>
          <w:sz w:val="24"/>
          <w:szCs w:val="24"/>
          <w:rtl/>
        </w:rPr>
      </w:pPr>
      <w:bookmarkStart w:id="88" w:name="_Toc83818176"/>
      <w:r w:rsidRPr="00645CE8">
        <w:rPr>
          <w:rFonts w:asciiTheme="minorBidi" w:hAnsiTheme="minorBidi" w:cstheme="minorBidi"/>
          <w:sz w:val="24"/>
          <w:szCs w:val="24"/>
          <w:rtl/>
        </w:rPr>
        <w:t xml:space="preserve">8.1  </w:t>
      </w:r>
      <w:r w:rsidRPr="00645CE8">
        <w:rPr>
          <w:rStyle w:val="a3"/>
          <w:rFonts w:asciiTheme="minorBidi" w:hAnsiTheme="minorBidi" w:cstheme="minorBidi"/>
          <w:b w:val="0"/>
          <w:sz w:val="24"/>
          <w:szCs w:val="24"/>
          <w:rtl/>
        </w:rPr>
        <w:t>אופן ההגשה</w:t>
      </w:r>
      <w:bookmarkEnd w:id="88"/>
    </w:p>
    <w:p w14:paraId="59A6E201"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8.1.1     מטלות בכתב תוגשנה בהתאם להנחיות מורה הקורס, המפורטות בסילבוס הקורס (ראה סעיף 6.1.2). בחינת בית תימסר לבדיקה בעילום שם (ראה סעיף 7.13) או תיערך באופן אלקטרוני ובתנאי שזהות התלמיד תישאר חסויה בפני הבודק.</w:t>
      </w:r>
    </w:p>
    <w:p w14:paraId="723930D4" w14:textId="77777777" w:rsidR="00F50562" w:rsidRPr="00645CE8" w:rsidRDefault="00F50562" w:rsidP="00F50562">
      <w:pPr>
        <w:ind w:left="720"/>
        <w:rPr>
          <w:rFonts w:asciiTheme="minorBidi" w:hAnsiTheme="minorBidi" w:cstheme="minorBidi"/>
          <w:sz w:val="24"/>
          <w:szCs w:val="24"/>
        </w:rPr>
      </w:pPr>
      <w:r w:rsidRPr="00645CE8">
        <w:rPr>
          <w:rFonts w:asciiTheme="minorBidi" w:hAnsiTheme="minorBidi" w:cstheme="minorBidi"/>
          <w:sz w:val="24"/>
          <w:szCs w:val="24"/>
          <w:rtl/>
        </w:rPr>
        <w:t xml:space="preserve">           8.1.1.1 עבודת גמר למוסמך</w:t>
      </w:r>
      <w:r w:rsidRPr="00645CE8">
        <w:rPr>
          <w:rFonts w:asciiTheme="minorBidi" w:hAnsiTheme="minorBidi" w:cstheme="minorBidi"/>
          <w:b/>
          <w:bCs/>
          <w:sz w:val="24"/>
          <w:szCs w:val="24"/>
          <w:rtl/>
        </w:rPr>
        <w:t xml:space="preserve">  </w:t>
      </w:r>
    </w:p>
    <w:p w14:paraId="17132782" w14:textId="77777777" w:rsidR="00F50562" w:rsidRPr="00645CE8" w:rsidRDefault="00F50562" w:rsidP="00F50562">
      <w:pPr>
        <w:pStyle w:val="afe"/>
        <w:spacing w:line="276" w:lineRule="auto"/>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הנוסח הסופי של עבודת הגמר יוגש באופן מקוון למזכירות בצירוף טופס בו מאשר המנחה את  הגשת העבודה ומציע קוראים אפשריים לעבודה. </w:t>
      </w:r>
    </w:p>
    <w:p w14:paraId="54DF6EAE"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מועד הגשת העבודה וטופס אישור המנחה (ראה סעיף 8.2.3) ייחשב המועד הקובע לצורך חישוב משך הבדיקה (ראה סעיף  8.3.3), תשלומי שכ"ל, קנסות פיגורים וכיו"ב. </w:t>
      </w:r>
    </w:p>
    <w:p w14:paraId="1AA5FBDB"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8.1.2   התלמיד ישמור לעצמו עותק של העבודה שהוא מגיש, כדי שיהיה באפשרותו למסור אותו לבדיקה במקרה של אבדן העבודה המקורית</w:t>
      </w:r>
    </w:p>
    <w:p w14:paraId="6CBBB096"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8.1.3    אסור להגיש אותה עבודה בשני קורסים שונים</w:t>
      </w:r>
    </w:p>
    <w:p w14:paraId="777254E3"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p>
    <w:p w14:paraId="782F85F7"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8.1.4</w:t>
      </w:r>
      <w:r w:rsidRPr="00645CE8">
        <w:rPr>
          <w:rFonts w:asciiTheme="minorBidi" w:hAnsiTheme="minorBidi" w:cstheme="minorBidi"/>
          <w:b/>
          <w:bCs/>
          <w:sz w:val="24"/>
          <w:szCs w:val="24"/>
          <w:rtl/>
        </w:rPr>
        <w:t xml:space="preserve">  </w:t>
      </w:r>
      <w:r w:rsidRPr="00645CE8">
        <w:rPr>
          <w:rFonts w:asciiTheme="minorBidi" w:hAnsiTheme="minorBidi" w:cstheme="minorBidi"/>
          <w:sz w:val="24"/>
          <w:szCs w:val="24"/>
          <w:rtl/>
        </w:rPr>
        <w:t xml:space="preserve">שפת המטלה </w:t>
      </w:r>
    </w:p>
    <w:p w14:paraId="52335E86" w14:textId="77777777" w:rsidR="00F50562" w:rsidRPr="00645CE8" w:rsidRDefault="00F50562" w:rsidP="00F50562">
      <w:pPr>
        <w:ind w:left="1440"/>
        <w:rPr>
          <w:rFonts w:asciiTheme="minorBidi" w:hAnsiTheme="minorBidi" w:cstheme="minorBidi"/>
          <w:b/>
          <w:bCs/>
          <w:sz w:val="24"/>
          <w:szCs w:val="24"/>
          <w:rtl/>
        </w:rPr>
      </w:pPr>
      <w:r w:rsidRPr="00645CE8">
        <w:rPr>
          <w:rFonts w:asciiTheme="minorBidi" w:hAnsiTheme="minorBidi" w:cstheme="minorBidi"/>
          <w:sz w:val="24"/>
          <w:szCs w:val="24"/>
          <w:rtl/>
        </w:rPr>
        <w:t>8.1.4.1  מטלות ייכתבו בעברית. בחוגים/בקורסים ששפת ההוראה בהם איננה עברית, ניתן יהיה לאפשר או להורות על הגשת המטלות בשפת ההוראה בחוג/בקורס.</w:t>
      </w:r>
    </w:p>
    <w:p w14:paraId="17BE1605" w14:textId="77777777" w:rsidR="00F50562" w:rsidRPr="00645CE8" w:rsidRDefault="00F50562" w:rsidP="00F50562">
      <w:pPr>
        <w:ind w:left="1440"/>
        <w:rPr>
          <w:rFonts w:asciiTheme="minorBidi" w:hAnsiTheme="minorBidi" w:cstheme="minorBidi"/>
          <w:b/>
          <w:bCs/>
          <w:sz w:val="24"/>
          <w:szCs w:val="24"/>
          <w:rtl/>
        </w:rPr>
      </w:pPr>
      <w:r w:rsidRPr="00645CE8">
        <w:rPr>
          <w:rFonts w:asciiTheme="minorBidi" w:hAnsiTheme="minorBidi" w:cstheme="minorBidi"/>
          <w:sz w:val="24"/>
          <w:szCs w:val="24"/>
          <w:rtl/>
        </w:rPr>
        <w:t>8.1.4.2</w:t>
      </w:r>
      <w:r w:rsidRPr="00645CE8">
        <w:rPr>
          <w:rFonts w:asciiTheme="minorBidi" w:hAnsiTheme="minorBidi" w:cstheme="minorBidi"/>
          <w:b/>
          <w:bCs/>
          <w:sz w:val="24"/>
          <w:szCs w:val="24"/>
          <w:rtl/>
        </w:rPr>
        <w:t xml:space="preserve">  </w:t>
      </w:r>
      <w:r w:rsidRPr="00645CE8">
        <w:rPr>
          <w:rFonts w:asciiTheme="minorBidi" w:hAnsiTheme="minorBidi" w:cstheme="minorBidi"/>
          <w:sz w:val="24"/>
          <w:szCs w:val="24"/>
          <w:rtl/>
        </w:rPr>
        <w:t>על פי בקשת התלמיד ובהסכמת מורה הקורס יוכל התלמיד להגיש מטלה בכתב בשפה שאיננה עברית.</w:t>
      </w:r>
    </w:p>
    <w:p w14:paraId="725F8166"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                     8.1.4.3 עבודת גמר למוסמך – על פי בקשת התלמיד ובהסכמת המנחה, רשאית        </w:t>
      </w:r>
    </w:p>
    <w:p w14:paraId="54F4201D"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                     ועדת ההוראה של הפקולטה לאשר כתיבה בשפה האנגלית או, במקרים מיוחדים,  </w:t>
      </w:r>
    </w:p>
    <w:p w14:paraId="3480CE54"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                     בשפה אחרת.</w:t>
      </w:r>
    </w:p>
    <w:p w14:paraId="4C784588" w14:textId="77777777" w:rsidR="00F50562" w:rsidRPr="00645CE8" w:rsidRDefault="00F50562" w:rsidP="00F50562">
      <w:pPr>
        <w:ind w:left="1440"/>
        <w:rPr>
          <w:rFonts w:asciiTheme="minorBidi" w:hAnsiTheme="minorBidi" w:cstheme="minorBidi"/>
          <w:b/>
          <w:bCs/>
          <w:sz w:val="24"/>
          <w:szCs w:val="24"/>
          <w:rtl/>
        </w:rPr>
      </w:pPr>
    </w:p>
    <w:p w14:paraId="3D104427"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34136C87" w14:textId="77777777" w:rsidR="00F50562" w:rsidRPr="00645CE8" w:rsidRDefault="00F50562" w:rsidP="00F50562">
      <w:pPr>
        <w:pStyle w:val="2"/>
        <w:rPr>
          <w:rFonts w:asciiTheme="minorBidi" w:hAnsiTheme="minorBidi" w:cstheme="minorBidi"/>
          <w:sz w:val="24"/>
          <w:szCs w:val="24"/>
          <w:rtl/>
        </w:rPr>
      </w:pPr>
      <w:bookmarkStart w:id="89" w:name="_Toc83818177"/>
      <w:r w:rsidRPr="00645CE8">
        <w:rPr>
          <w:rFonts w:asciiTheme="minorBidi" w:hAnsiTheme="minorBidi" w:cstheme="minorBidi"/>
          <w:sz w:val="24"/>
          <w:szCs w:val="24"/>
          <w:rtl/>
        </w:rPr>
        <w:t xml:space="preserve">8.2  </w:t>
      </w:r>
      <w:r w:rsidRPr="00645CE8">
        <w:rPr>
          <w:rStyle w:val="a3"/>
          <w:rFonts w:asciiTheme="minorBidi" w:hAnsiTheme="minorBidi" w:cstheme="minorBidi"/>
          <w:b w:val="0"/>
          <w:sz w:val="24"/>
          <w:szCs w:val="24"/>
          <w:rtl/>
        </w:rPr>
        <w:t>מועד ההגשה</w:t>
      </w:r>
      <w:bookmarkEnd w:id="89"/>
    </w:p>
    <w:p w14:paraId="68374125"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8.2.1  מועד ההגשה של בחינות בית, תרגילים, דו"חות ועבודות ביניים במהלך הקורס ייקבע על ידי המורה.</w:t>
      </w:r>
    </w:p>
    <w:p w14:paraId="2ACB1AEF"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 xml:space="preserve">8.2.2  עבודות סיום קורס, עבודות סמינריוניות ועבודות </w:t>
      </w:r>
      <w:proofErr w:type="spellStart"/>
      <w:r w:rsidRPr="00645CE8">
        <w:rPr>
          <w:rFonts w:asciiTheme="minorBidi" w:hAnsiTheme="minorBidi" w:cstheme="minorBidi"/>
          <w:rtl/>
        </w:rPr>
        <w:t>פרוסמינריוניות</w:t>
      </w:r>
      <w:proofErr w:type="spellEnd"/>
      <w:r w:rsidRPr="00645CE8">
        <w:rPr>
          <w:rFonts w:asciiTheme="minorBidi" w:hAnsiTheme="minorBidi" w:cstheme="minorBidi"/>
          <w:rtl/>
        </w:rPr>
        <w:t xml:space="preserve"> יוגשו בתוך חודש מסיום הקורס, ובאישור המורה עד לא יאוחר מ- 30 בספטמבר של אותה שנה. במקרים מיוחדים רשאית ועדת הוראה או מי שהוסמך בפקולטה, לאשר דחייה עד 31.12 של אותה שנה. עד מועד זה תוגש הגרסה האחרונה של העבודה כולל כל התיקונים.</w:t>
      </w:r>
    </w:p>
    <w:p w14:paraId="4CD50B48" w14:textId="77777777" w:rsidR="00F50562" w:rsidRPr="00645CE8" w:rsidRDefault="00F50562" w:rsidP="00F50562">
      <w:pPr>
        <w:pStyle w:val="NormalWeb"/>
        <w:bidi/>
        <w:spacing w:before="0" w:beforeAutospacing="0" w:after="0" w:afterAutospacing="0" w:line="276" w:lineRule="auto"/>
        <w:ind w:left="1440"/>
        <w:rPr>
          <w:rFonts w:asciiTheme="minorBidi" w:hAnsiTheme="minorBidi" w:cstheme="minorBidi"/>
          <w:rtl/>
        </w:rPr>
      </w:pPr>
      <w:r w:rsidRPr="00645CE8">
        <w:rPr>
          <w:rFonts w:asciiTheme="minorBidi" w:hAnsiTheme="minorBidi" w:cstheme="minorBidi"/>
          <w:rtl/>
        </w:rPr>
        <w:t xml:space="preserve">8.2.2.1  בקביעת מועד ההגשה, יש להביא בחשבון את האפשרות שהציון דרוש להמשך הלימודים של התלמיד (למשל "דרישה מוקדמת") או לחישוב הממוצע לצורך קבלת פרס הצטיינות. </w:t>
      </w:r>
    </w:p>
    <w:p w14:paraId="241E956F" w14:textId="77777777" w:rsidR="00F50562" w:rsidRPr="00645CE8" w:rsidRDefault="00F50562" w:rsidP="00F50562">
      <w:pPr>
        <w:pStyle w:val="NormalWeb"/>
        <w:bidi/>
        <w:spacing w:before="0" w:beforeAutospacing="0" w:after="0" w:afterAutospacing="0" w:line="276" w:lineRule="auto"/>
        <w:ind w:left="1440"/>
        <w:rPr>
          <w:rFonts w:asciiTheme="minorBidi" w:hAnsiTheme="minorBidi" w:cstheme="minorBidi"/>
          <w:rtl/>
        </w:rPr>
      </w:pPr>
      <w:r w:rsidRPr="00645CE8">
        <w:rPr>
          <w:rFonts w:asciiTheme="minorBidi" w:hAnsiTheme="minorBidi" w:cstheme="minorBidi"/>
          <w:rtl/>
        </w:rPr>
        <w:t>8.2.2.2  במקרים חריגים, אם ניתן אישור אקדמי להגיש עבודה לאחר ה-31.12 של אותה שנה דין התלמיד לעניין שכר לימוד הוא כמי שלומד את הקורס מחדש – על התלמיד לרשום את הקורס בתוכנית לימודים ולשלם שכר לימוד בהתאם.</w:t>
      </w:r>
    </w:p>
    <w:p w14:paraId="445799B7" w14:textId="77777777" w:rsidR="00F50562" w:rsidRPr="00645CE8" w:rsidRDefault="00F50562" w:rsidP="00F50562">
      <w:pPr>
        <w:pStyle w:val="NormalWeb"/>
        <w:bidi/>
        <w:spacing w:before="0" w:beforeAutospacing="0" w:after="0" w:afterAutospacing="0" w:line="276" w:lineRule="auto"/>
        <w:ind w:left="1440"/>
        <w:rPr>
          <w:rFonts w:asciiTheme="minorBidi" w:hAnsiTheme="minorBidi" w:cstheme="minorBidi"/>
          <w:rtl/>
        </w:rPr>
      </w:pPr>
      <w:r w:rsidRPr="00645CE8">
        <w:rPr>
          <w:rFonts w:asciiTheme="minorBidi" w:hAnsiTheme="minorBidi" w:cstheme="minorBidi"/>
          <w:rtl/>
        </w:rPr>
        <w:t xml:space="preserve">8.2.2.3  תלמיד השוהה בשירות מילואים או שחזר משירות מילואים עד שבועיים לפני מועד הגשת עבודה, יוכל להגיש את העבודה או עבודה חלופית, בהתאם להחלטת המורה, באיחור של מספר הימים בהם שירת במילואים לפחות, או אותו מספר ימים לאחר שובו משירות המילואים. </w:t>
      </w:r>
    </w:p>
    <w:p w14:paraId="6FB0EBE0" w14:textId="77777777" w:rsidR="00F50562" w:rsidRPr="00645CE8" w:rsidRDefault="00F50562" w:rsidP="00F50562">
      <w:pPr>
        <w:ind w:left="1440"/>
        <w:rPr>
          <w:rFonts w:asciiTheme="minorBidi" w:hAnsiTheme="minorBidi" w:cstheme="minorBidi"/>
          <w:sz w:val="24"/>
          <w:szCs w:val="24"/>
          <w:rtl/>
        </w:rPr>
      </w:pPr>
      <w:r w:rsidRPr="00645CE8">
        <w:rPr>
          <w:rFonts w:asciiTheme="minorBidi" w:hAnsiTheme="minorBidi" w:cstheme="minorBidi"/>
          <w:sz w:val="24"/>
          <w:szCs w:val="24"/>
          <w:rtl/>
        </w:rPr>
        <w:t xml:space="preserve">מורה הקורס יוכל לפטור את התלמיד מהגשת העבודה בהתחשב במהות העבודה והיקפה. </w:t>
      </w:r>
    </w:p>
    <w:p w14:paraId="7155EDE1" w14:textId="77777777" w:rsidR="00F50562" w:rsidRPr="00645CE8" w:rsidRDefault="00F50562" w:rsidP="00F50562">
      <w:pPr>
        <w:ind w:left="1440"/>
        <w:rPr>
          <w:rFonts w:asciiTheme="minorBidi" w:hAnsiTheme="minorBidi" w:cstheme="minorBidi"/>
          <w:sz w:val="24"/>
          <w:szCs w:val="24"/>
          <w:rtl/>
        </w:rPr>
      </w:pPr>
      <w:r w:rsidRPr="00645CE8">
        <w:rPr>
          <w:rFonts w:asciiTheme="minorBidi" w:hAnsiTheme="minorBidi" w:cstheme="minorBidi"/>
          <w:sz w:val="24"/>
          <w:szCs w:val="24"/>
          <w:rtl/>
        </w:rPr>
        <w:t xml:space="preserve">ועדת ההוראה בכל פקולטה רשאית לדון ולהחליט מתוך רצון טוב אך גם מתוך התחשבות בדרישות הקורס, שלא ניתן לדחות את הגשתם של עבודות או תרגילים. במקרים אלה יוכל התלמיד להגיש את המטלה בפעם הבאה בה יינתן הקורס </w:t>
      </w:r>
    </w:p>
    <w:p w14:paraId="0893B42C" w14:textId="77777777" w:rsidR="00F50562" w:rsidRPr="00645CE8" w:rsidRDefault="00F50562" w:rsidP="00F50562">
      <w:pPr>
        <w:ind w:left="1440"/>
        <w:rPr>
          <w:rFonts w:asciiTheme="minorBidi" w:hAnsiTheme="minorBidi" w:cstheme="minorBidi"/>
          <w:sz w:val="24"/>
          <w:szCs w:val="24"/>
          <w:rtl/>
        </w:rPr>
      </w:pPr>
      <w:r w:rsidRPr="00645CE8">
        <w:rPr>
          <w:rFonts w:asciiTheme="minorBidi" w:hAnsiTheme="minorBidi" w:cstheme="minorBidi"/>
          <w:sz w:val="24"/>
          <w:szCs w:val="24"/>
          <w:rtl/>
        </w:rPr>
        <w:t>תלמיד שהפסיד עקב שירות מילואים של 14 ימים ומעלה את מועד הגשתן של למעלה משמונה עבודות, יפנה לוועדת ההוראה של פקולטת האם שלו אשר רשאית לדון ולהחליט מתוך רצון טוב אך גם מתוך התחשבות בדרישות הקורסים השונים אם וכיצד יוגשו העבודות.</w:t>
      </w:r>
    </w:p>
    <w:p w14:paraId="2573B0F6" w14:textId="77777777" w:rsidR="00F50562" w:rsidRPr="00645CE8" w:rsidRDefault="00F50562" w:rsidP="00F50562">
      <w:pPr>
        <w:pStyle w:val="NormalWeb"/>
        <w:bidi/>
        <w:spacing w:before="0" w:beforeAutospacing="0" w:after="0" w:afterAutospacing="0" w:line="276" w:lineRule="auto"/>
        <w:ind w:left="1440"/>
        <w:rPr>
          <w:rFonts w:asciiTheme="minorBidi" w:hAnsiTheme="minorBidi" w:cstheme="minorBidi"/>
          <w:rtl/>
        </w:rPr>
      </w:pPr>
      <w:r w:rsidRPr="00645CE8">
        <w:rPr>
          <w:rFonts w:asciiTheme="minorBidi" w:hAnsiTheme="minorBidi" w:cstheme="minorBidi"/>
          <w:rtl/>
        </w:rPr>
        <w:t>8.2.2.4  תלמיד שהוכר כזכאי על פי סעיף 1.12.3 ושלא הגיש מטלות כתובות במועדים שנקבעו כי אלה חלו בתקופת ההיעדרות יוכל להגיש את המטלה או מטלה חלופית, בהתאם להחלטת המורה, תוך שבעה שבועות מתום תקופת ההיעדרות. תלמידה שלא הגישה מטלות בשל הפלה תהיה זכאית להארכה של שבועיים. ועדת ההוראה בכל פקולטה רשאית לדון ולהחליט מתוך רצון טוב אך גם מתוך התחשבות בדרישות הקורס.</w:t>
      </w:r>
    </w:p>
    <w:p w14:paraId="625890F3" w14:textId="77777777" w:rsidR="00F50562" w:rsidRPr="00645CE8" w:rsidRDefault="00F50562" w:rsidP="00F50562">
      <w:pPr>
        <w:pStyle w:val="NormalWeb"/>
        <w:spacing w:after="0" w:line="276" w:lineRule="auto"/>
        <w:jc w:val="right"/>
        <w:rPr>
          <w:rFonts w:asciiTheme="minorBidi" w:hAnsiTheme="minorBidi" w:cstheme="minorBidi"/>
          <w:rtl/>
        </w:rPr>
      </w:pPr>
      <w:r w:rsidRPr="00645CE8">
        <w:rPr>
          <w:rFonts w:asciiTheme="minorBidi" w:hAnsiTheme="minorBidi" w:cstheme="minorBidi"/>
          <w:rtl/>
        </w:rPr>
        <w:t>8.2.3</w:t>
      </w:r>
      <w:r w:rsidRPr="00645CE8">
        <w:rPr>
          <w:rFonts w:asciiTheme="minorBidi" w:hAnsiTheme="minorBidi" w:cstheme="minorBidi"/>
          <w:b/>
          <w:bCs/>
          <w:rtl/>
        </w:rPr>
        <w:t xml:space="preserve">  </w:t>
      </w:r>
      <w:r w:rsidRPr="00645CE8">
        <w:rPr>
          <w:rFonts w:asciiTheme="minorBidi" w:hAnsiTheme="minorBidi" w:cstheme="minorBidi"/>
          <w:rtl/>
        </w:rPr>
        <w:t>עבודת גמר למוסמך תוגש לא יאוחר מה- 31.12.  אם ניתן אישור אקדמי להגיש עבודת גמר במועד מאוחר יותר, על התלמיד להגיש תכנית לימודים לשנת לימודים נוספת ולשלם שכר לימוד בהתאם.</w:t>
      </w:r>
    </w:p>
    <w:p w14:paraId="7ABDB455" w14:textId="77777777" w:rsidR="00F50562" w:rsidRPr="00645CE8" w:rsidRDefault="00F50562" w:rsidP="00F50562">
      <w:pPr>
        <w:pStyle w:val="2"/>
        <w:rPr>
          <w:rFonts w:asciiTheme="minorBidi" w:hAnsiTheme="minorBidi" w:cstheme="minorBidi"/>
          <w:sz w:val="24"/>
          <w:szCs w:val="24"/>
          <w:rtl/>
        </w:rPr>
      </w:pPr>
      <w:bookmarkStart w:id="90" w:name="_Toc83818178"/>
      <w:r w:rsidRPr="00645CE8">
        <w:rPr>
          <w:rFonts w:asciiTheme="minorBidi" w:hAnsiTheme="minorBidi" w:cstheme="minorBidi"/>
          <w:sz w:val="24"/>
          <w:szCs w:val="24"/>
          <w:rtl/>
        </w:rPr>
        <w:t xml:space="preserve">8.3  </w:t>
      </w:r>
      <w:r w:rsidRPr="00645CE8">
        <w:rPr>
          <w:rStyle w:val="a3"/>
          <w:rFonts w:asciiTheme="minorBidi" w:hAnsiTheme="minorBidi" w:cstheme="minorBidi"/>
          <w:b w:val="0"/>
          <w:sz w:val="24"/>
          <w:szCs w:val="24"/>
          <w:rtl/>
        </w:rPr>
        <w:t>בדיקת מטלות בכתב ומועד החזרתן</w:t>
      </w:r>
      <w:bookmarkEnd w:id="90"/>
    </w:p>
    <w:p w14:paraId="5ABC1CF5"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8.3.1  בחינות בית, תרגילים, דו"חות ועבודות ביניים יוחזרו לתלמידים תוך שבועיים מהמועד האחרון שקבע המורה להגשתם או שבועיים לאחר שהוגשו, המאוחר ביניהם.</w:t>
      </w:r>
    </w:p>
    <w:p w14:paraId="7DAFDB69" w14:textId="77777777" w:rsidR="00F50562" w:rsidRPr="00645CE8" w:rsidRDefault="00F50562" w:rsidP="00F50562">
      <w:pPr>
        <w:pStyle w:val="ad"/>
        <w:ind w:left="785"/>
        <w:jc w:val="both"/>
        <w:rPr>
          <w:rFonts w:asciiTheme="minorBidi" w:hAnsiTheme="minorBidi" w:cstheme="minorBidi"/>
          <w:sz w:val="24"/>
          <w:szCs w:val="24"/>
        </w:rPr>
      </w:pPr>
      <w:r w:rsidRPr="00645CE8">
        <w:rPr>
          <w:rFonts w:asciiTheme="minorBidi" w:hAnsiTheme="minorBidi" w:cstheme="minorBidi"/>
          <w:sz w:val="24"/>
          <w:szCs w:val="24"/>
          <w:rtl/>
        </w:rPr>
        <w:t xml:space="preserve">8.3.2  עבודות סיום קורס – המורה ימסור את ציון העבודה ויחזיר את העבודה בתוך חודש מהמועד האחרון שנקבע להגשת העבודות בקורס או חודש לאחר שהוגשו, המאוחר ביניהם. דין ערעור על ציון בעבודה, כדין ערעור על ציון בבחינה (ראו פרק 7). </w:t>
      </w:r>
    </w:p>
    <w:p w14:paraId="5E814760"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 xml:space="preserve">8.3.3  תלמיד אינו רשאי להגיש תיקון לעבודה, בחינת בית, תרגילים או כל עבודה אחרת בכתב לאחר שהמורה דיווח על הציון בגין העבודה, התרגיל או הבחינה. </w:t>
      </w:r>
    </w:p>
    <w:p w14:paraId="209C0E03"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 xml:space="preserve">8.3.4 עבודת גמר למוסמך, עבודות סמינריוניות, עבודות </w:t>
      </w:r>
      <w:proofErr w:type="spellStart"/>
      <w:r w:rsidRPr="00645CE8">
        <w:rPr>
          <w:rFonts w:asciiTheme="minorBidi" w:hAnsiTheme="minorBidi" w:cstheme="minorBidi"/>
          <w:rtl/>
        </w:rPr>
        <w:t>פרוסמינריוניות</w:t>
      </w:r>
      <w:proofErr w:type="spellEnd"/>
      <w:r w:rsidRPr="00645CE8">
        <w:rPr>
          <w:rFonts w:asciiTheme="minorBidi" w:hAnsiTheme="minorBidi" w:cstheme="minorBidi"/>
          <w:rtl/>
        </w:rPr>
        <w:t xml:space="preserve"> – המורה ימסור את ציון העבודה ויחזיר את העבודה בתוך חודשיים מהמועד שנקבע להגשת העבודה או חודשיים לאחר שהוגשה, המאוחר ביניהם.</w:t>
      </w:r>
    </w:p>
    <w:p w14:paraId="1DD23E4B" w14:textId="77777777" w:rsidR="00F50562" w:rsidRPr="00645CE8" w:rsidRDefault="00F50562" w:rsidP="00F50562">
      <w:pPr>
        <w:ind w:left="604"/>
        <w:rPr>
          <w:rFonts w:asciiTheme="minorBidi" w:hAnsiTheme="minorBidi" w:cstheme="minorBidi"/>
          <w:sz w:val="24"/>
          <w:szCs w:val="24"/>
        </w:rPr>
      </w:pPr>
      <w:r w:rsidRPr="00645CE8">
        <w:rPr>
          <w:rFonts w:asciiTheme="minorBidi" w:hAnsiTheme="minorBidi" w:cstheme="minorBidi"/>
          <w:sz w:val="24"/>
          <w:szCs w:val="24"/>
          <w:rtl/>
        </w:rPr>
        <w:t xml:space="preserve"> 8.3.5 עבודת גמר למוסמך:</w:t>
      </w:r>
    </w:p>
    <w:p w14:paraId="25AC7560" w14:textId="77777777" w:rsidR="00F50562" w:rsidRPr="00645CE8" w:rsidRDefault="00F50562" w:rsidP="00F50562">
      <w:pPr>
        <w:ind w:left="1557" w:hanging="233"/>
        <w:rPr>
          <w:rFonts w:asciiTheme="minorBidi" w:hAnsiTheme="minorBidi" w:cstheme="minorBidi"/>
          <w:sz w:val="24"/>
          <w:szCs w:val="24"/>
          <w:rtl/>
        </w:rPr>
      </w:pPr>
      <w:r w:rsidRPr="00645CE8">
        <w:rPr>
          <w:rFonts w:asciiTheme="minorBidi" w:hAnsiTheme="minorBidi" w:cstheme="minorBidi"/>
          <w:sz w:val="24"/>
          <w:szCs w:val="24"/>
          <w:rtl/>
        </w:rPr>
        <w:t>א. העבודה תימסר להערכת קורא/ים הבקיא/ים בנושא העבודה. המנחה/ים והקורא/ים ימסרו את הציון ואת הערכתם המפורטת על העבודה לא יאוחר מחודשיים לאחר מועד הגשת העבודה.</w:t>
      </w:r>
    </w:p>
    <w:p w14:paraId="641FAB34" w14:textId="77777777" w:rsidR="00F50562" w:rsidRPr="00645CE8" w:rsidRDefault="00F50562" w:rsidP="00F50562">
      <w:pPr>
        <w:ind w:left="1557" w:hanging="233"/>
        <w:rPr>
          <w:rFonts w:asciiTheme="minorBidi" w:hAnsiTheme="minorBidi" w:cstheme="minorBidi"/>
          <w:sz w:val="24"/>
          <w:szCs w:val="24"/>
          <w:rtl/>
        </w:rPr>
      </w:pPr>
      <w:r w:rsidRPr="00645CE8">
        <w:rPr>
          <w:rFonts w:asciiTheme="minorBidi" w:hAnsiTheme="minorBidi" w:cstheme="minorBidi"/>
          <w:sz w:val="24"/>
          <w:szCs w:val="24"/>
          <w:rtl/>
        </w:rPr>
        <w:t>ב. הערכת העבודה והענקת הציון על ידי המנחה/ים והקורא/ים תיעשה באופן עצמאי.</w:t>
      </w:r>
    </w:p>
    <w:p w14:paraId="2DF7E719" w14:textId="77777777" w:rsidR="00F50562" w:rsidRPr="00645CE8" w:rsidRDefault="00F50562" w:rsidP="00F50562">
      <w:pPr>
        <w:ind w:left="1557" w:hanging="233"/>
        <w:rPr>
          <w:rFonts w:asciiTheme="minorBidi" w:hAnsiTheme="minorBidi" w:cstheme="minorBidi"/>
          <w:sz w:val="24"/>
          <w:szCs w:val="24"/>
          <w:rtl/>
        </w:rPr>
      </w:pPr>
      <w:r w:rsidRPr="00645CE8">
        <w:rPr>
          <w:rFonts w:asciiTheme="minorBidi" w:hAnsiTheme="minorBidi" w:cstheme="minorBidi"/>
          <w:sz w:val="24"/>
          <w:szCs w:val="24"/>
          <w:rtl/>
        </w:rPr>
        <w:t xml:space="preserve">ג. זהותם של הקוראים תהיה חסויה בפני התלמיד, אלא אם ויתר הקורא על חסיון זה.  </w:t>
      </w:r>
    </w:p>
    <w:p w14:paraId="1A697191" w14:textId="77777777" w:rsidR="00F50562" w:rsidRPr="00645CE8" w:rsidRDefault="00F50562" w:rsidP="00F50562">
      <w:pPr>
        <w:ind w:left="1557" w:hanging="233"/>
        <w:rPr>
          <w:rFonts w:asciiTheme="minorBidi" w:hAnsiTheme="minorBidi" w:cstheme="minorBidi"/>
          <w:sz w:val="24"/>
          <w:szCs w:val="24"/>
          <w:rtl/>
        </w:rPr>
      </w:pPr>
      <w:r w:rsidRPr="00645CE8">
        <w:rPr>
          <w:rFonts w:asciiTheme="minorBidi" w:hAnsiTheme="minorBidi" w:cstheme="minorBidi"/>
          <w:sz w:val="24"/>
          <w:szCs w:val="24"/>
          <w:rtl/>
        </w:rPr>
        <w:t xml:space="preserve">ד. חלקו/ם של המנחה/ים לא יעלה על 50% מהציון על העבודה הכתובה.  </w:t>
      </w:r>
    </w:p>
    <w:p w14:paraId="5A368617" w14:textId="77777777" w:rsidR="00F50562" w:rsidRPr="00645CE8" w:rsidRDefault="00F50562" w:rsidP="00F50562">
      <w:pPr>
        <w:ind w:left="1557" w:hanging="233"/>
        <w:rPr>
          <w:rFonts w:asciiTheme="minorBidi" w:hAnsiTheme="minorBidi" w:cstheme="minorBidi"/>
          <w:sz w:val="24"/>
          <w:szCs w:val="24"/>
          <w:rtl/>
        </w:rPr>
      </w:pPr>
      <w:r w:rsidRPr="00645CE8">
        <w:rPr>
          <w:rFonts w:asciiTheme="minorBidi" w:hAnsiTheme="minorBidi" w:cstheme="minorBidi"/>
          <w:sz w:val="24"/>
          <w:szCs w:val="24"/>
          <w:rtl/>
        </w:rPr>
        <w:t>ה. תקבע כל פקולטה כיצד יחושב הציון כאשר הפער בציונים שקבעו המנחים והקוראים עולה על 10%.</w:t>
      </w:r>
    </w:p>
    <w:p w14:paraId="78C305F5" w14:textId="77777777" w:rsidR="00F50562" w:rsidRPr="00645CE8" w:rsidRDefault="00F50562" w:rsidP="00F50562">
      <w:pPr>
        <w:ind w:left="1557" w:hanging="233"/>
        <w:rPr>
          <w:rFonts w:asciiTheme="minorBidi" w:hAnsiTheme="minorBidi" w:cstheme="minorBidi"/>
          <w:sz w:val="24"/>
          <w:szCs w:val="24"/>
          <w:rtl/>
        </w:rPr>
      </w:pPr>
      <w:r w:rsidRPr="00645CE8">
        <w:rPr>
          <w:rFonts w:asciiTheme="minorBidi" w:hAnsiTheme="minorBidi" w:cstheme="minorBidi"/>
          <w:sz w:val="24"/>
          <w:szCs w:val="24"/>
          <w:rtl/>
        </w:rPr>
        <w:t>ו.  תקבע כל פקולטה מהו חלקו היחסי של ציון העבודה מהציון הכולל של התלמיד בתואר.</w:t>
      </w:r>
    </w:p>
    <w:p w14:paraId="6CC86D88" w14:textId="77777777" w:rsidR="00F50562" w:rsidRPr="00645CE8" w:rsidRDefault="00F50562" w:rsidP="00F50562">
      <w:pPr>
        <w:pStyle w:val="NormalWeb"/>
        <w:bidi/>
        <w:spacing w:before="0" w:beforeAutospacing="0" w:after="0" w:afterAutospacing="0" w:line="276" w:lineRule="auto"/>
        <w:ind w:left="1557" w:hanging="233"/>
        <w:rPr>
          <w:rFonts w:asciiTheme="minorBidi" w:hAnsiTheme="minorBidi" w:cstheme="minorBidi"/>
          <w:rtl/>
        </w:rPr>
      </w:pPr>
      <w:r w:rsidRPr="00645CE8">
        <w:rPr>
          <w:rFonts w:asciiTheme="minorBidi" w:hAnsiTheme="minorBidi" w:cstheme="minorBidi"/>
          <w:rtl/>
        </w:rPr>
        <w:t>ז. עותק אלקטרוני של עבודות מוסמך ראויות יופקד בספריית האוניברסיטה וזאת על-פי קריטריונים שתקבע הפקולטה. </w:t>
      </w:r>
    </w:p>
    <w:p w14:paraId="601ED90A"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8.3.5  תלמידים שלא קיבלו ציון במועד רשאים לפנות למזכירות הפקולטה שתטפל בבעיה באופן שיבטיח את אלמוניותם.</w:t>
      </w:r>
    </w:p>
    <w:p w14:paraId="1A793E5C"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8.3.6  במקרה שעבודה נבדקת על ידי יותר מאדם אחד, כל בודק יבדוק את העבודה וייתן ציון באופן עצמאי.</w:t>
      </w:r>
    </w:p>
    <w:p w14:paraId="385A0E36"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p>
    <w:p w14:paraId="71E00FB2" w14:textId="77777777" w:rsidR="00F50562" w:rsidRPr="00645CE8" w:rsidRDefault="00F50562" w:rsidP="00F50562">
      <w:pPr>
        <w:pStyle w:val="2"/>
        <w:rPr>
          <w:rFonts w:asciiTheme="minorBidi" w:hAnsiTheme="minorBidi" w:cstheme="minorBidi"/>
          <w:sz w:val="24"/>
          <w:szCs w:val="24"/>
          <w:rtl/>
        </w:rPr>
      </w:pPr>
      <w:bookmarkStart w:id="91" w:name="_Toc83818179"/>
      <w:r w:rsidRPr="00645CE8">
        <w:rPr>
          <w:rFonts w:asciiTheme="minorBidi" w:hAnsiTheme="minorBidi" w:cstheme="minorBidi"/>
          <w:sz w:val="24"/>
          <w:szCs w:val="24"/>
          <w:rtl/>
        </w:rPr>
        <w:t xml:space="preserve">8.4  </w:t>
      </w:r>
      <w:r w:rsidRPr="00645CE8">
        <w:rPr>
          <w:rStyle w:val="a3"/>
          <w:rFonts w:asciiTheme="minorBidi" w:hAnsiTheme="minorBidi" w:cstheme="minorBidi"/>
          <w:b w:val="0"/>
          <w:sz w:val="24"/>
          <w:szCs w:val="24"/>
          <w:rtl/>
        </w:rPr>
        <w:t>שמירת עבודות והחזרתן</w:t>
      </w:r>
      <w:bookmarkEnd w:id="91"/>
      <w:r w:rsidRPr="00645CE8">
        <w:rPr>
          <w:rStyle w:val="a3"/>
          <w:rFonts w:asciiTheme="minorBidi" w:hAnsiTheme="minorBidi" w:cstheme="minorBidi"/>
          <w:b w:val="0"/>
          <w:sz w:val="24"/>
          <w:szCs w:val="24"/>
          <w:rtl/>
        </w:rPr>
        <w:t xml:space="preserve"> </w:t>
      </w:r>
    </w:p>
    <w:p w14:paraId="3BC716F3"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8.4.1  החזרת עבודות המוגשות במסגרת השלמת חובות הלימודים בקורס ועבודות סמינר היא באחריות צוות הקורס. </w:t>
      </w:r>
    </w:p>
    <w:p w14:paraId="5FC848B5"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8.4.2 עבודות תזה יוחזרו לתלמיד באמצעות המזכירות. </w:t>
      </w:r>
    </w:p>
    <w:p w14:paraId="219A3F31"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8.4.3 עבודות שלא יידרשו על ידי התלמידים, ישמרו לא יותר משלושה חודשים לאחר פרסום הציון. לאחר מכן יושמדו.</w:t>
      </w:r>
    </w:p>
    <w:p w14:paraId="357702CF"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31B38808" w14:textId="77777777" w:rsidR="00F50562" w:rsidRPr="00645CE8" w:rsidRDefault="00F50562" w:rsidP="00F50562">
      <w:pPr>
        <w:pStyle w:val="2"/>
        <w:spacing w:before="0"/>
        <w:rPr>
          <w:rFonts w:asciiTheme="minorBidi" w:hAnsiTheme="minorBidi" w:cstheme="minorBidi"/>
          <w:b/>
          <w:bCs w:val="0"/>
          <w:sz w:val="24"/>
          <w:szCs w:val="24"/>
          <w:rtl/>
        </w:rPr>
      </w:pPr>
      <w:bookmarkStart w:id="92" w:name="_Toc83818180"/>
      <w:r w:rsidRPr="00645CE8">
        <w:rPr>
          <w:rFonts w:asciiTheme="minorBidi" w:hAnsiTheme="minorBidi" w:cstheme="minorBidi"/>
          <w:b/>
          <w:bCs w:val="0"/>
          <w:sz w:val="24"/>
          <w:szCs w:val="24"/>
          <w:rtl/>
        </w:rPr>
        <w:t>8.5   ערעור על ציון בעבודה גמר למוסמך</w:t>
      </w:r>
    </w:p>
    <w:bookmarkEnd w:id="92"/>
    <w:p w14:paraId="4F7663A9" w14:textId="77777777" w:rsidR="00F50562" w:rsidRPr="00645CE8" w:rsidRDefault="00F50562" w:rsidP="00F50562">
      <w:pPr>
        <w:ind w:left="604"/>
        <w:rPr>
          <w:rFonts w:asciiTheme="minorBidi" w:hAnsiTheme="minorBidi" w:cstheme="minorBidi"/>
          <w:sz w:val="24"/>
          <w:szCs w:val="24"/>
          <w:rtl/>
        </w:rPr>
      </w:pPr>
      <w:r w:rsidRPr="00645CE8">
        <w:rPr>
          <w:rFonts w:asciiTheme="minorBidi" w:hAnsiTheme="minorBidi" w:cstheme="minorBidi"/>
          <w:sz w:val="24"/>
          <w:szCs w:val="24"/>
          <w:rtl/>
        </w:rPr>
        <w:t>8.5.1  ערעור על ציון עבודת גמר למוסמך</w:t>
      </w:r>
    </w:p>
    <w:p w14:paraId="0BDA328C" w14:textId="77777777" w:rsidR="00F50562" w:rsidRPr="00645CE8" w:rsidRDefault="00F50562" w:rsidP="00F50562">
      <w:pPr>
        <w:ind w:left="1455" w:hanging="323"/>
        <w:rPr>
          <w:rFonts w:asciiTheme="minorBidi" w:hAnsiTheme="minorBidi" w:cstheme="minorBidi"/>
          <w:sz w:val="24"/>
          <w:szCs w:val="24"/>
          <w:rtl/>
        </w:rPr>
      </w:pPr>
      <w:r w:rsidRPr="00645CE8">
        <w:rPr>
          <w:rFonts w:asciiTheme="minorBidi" w:hAnsiTheme="minorBidi" w:cstheme="minorBidi"/>
          <w:sz w:val="24"/>
          <w:szCs w:val="24"/>
          <w:rtl/>
        </w:rPr>
        <w:t>א. ניתן לערער על ציון העבודה ובלבד שהערעור מנומק ומוגש בתוך3 ימי עסקים ממועד פרסום הציון (על פי נהלי הערעור -- סעיף 7.10.3).</w:t>
      </w:r>
    </w:p>
    <w:p w14:paraId="4CD1EAC4" w14:textId="77777777" w:rsidR="00F50562" w:rsidRPr="00645CE8" w:rsidRDefault="00F50562" w:rsidP="00F50562">
      <w:pPr>
        <w:ind w:left="1455" w:hanging="323"/>
        <w:rPr>
          <w:rFonts w:asciiTheme="minorBidi" w:hAnsiTheme="minorBidi" w:cstheme="minorBidi"/>
          <w:sz w:val="24"/>
          <w:szCs w:val="24"/>
          <w:rtl/>
        </w:rPr>
      </w:pPr>
      <w:r w:rsidRPr="00645CE8">
        <w:rPr>
          <w:rFonts w:asciiTheme="minorBidi" w:hAnsiTheme="minorBidi" w:cstheme="minorBidi"/>
          <w:sz w:val="24"/>
          <w:szCs w:val="24"/>
          <w:rtl/>
        </w:rPr>
        <w:t xml:space="preserve">ב. ערעור על ציון העבודה יידחה את מועד סיום התואר, עלול לעכב את הענקת התעודה בשנה ועלול לפגוע בזכאות התלמיד למלגות ופרסים. </w:t>
      </w:r>
    </w:p>
    <w:p w14:paraId="2C284D1A" w14:textId="77777777" w:rsidR="00F50562" w:rsidRPr="00645CE8" w:rsidRDefault="00F50562" w:rsidP="00F50562">
      <w:pPr>
        <w:ind w:left="1455" w:hanging="323"/>
        <w:rPr>
          <w:rFonts w:asciiTheme="minorBidi" w:hAnsiTheme="minorBidi" w:cstheme="minorBidi"/>
          <w:sz w:val="24"/>
          <w:szCs w:val="24"/>
          <w:rtl/>
        </w:rPr>
      </w:pPr>
      <w:r w:rsidRPr="00645CE8">
        <w:rPr>
          <w:rFonts w:asciiTheme="minorBidi" w:hAnsiTheme="minorBidi" w:cstheme="minorBidi"/>
          <w:sz w:val="24"/>
          <w:szCs w:val="24"/>
          <w:rtl/>
        </w:rPr>
        <w:t xml:space="preserve">ג. לאחר הגשת הערעור, תימסר העבודה להערכה עצמאית על ידי קורא נוסף.  </w:t>
      </w:r>
    </w:p>
    <w:p w14:paraId="2122A781" w14:textId="77777777" w:rsidR="00F50562" w:rsidRPr="00645CE8" w:rsidRDefault="00F50562" w:rsidP="00F50562">
      <w:pPr>
        <w:ind w:left="1455" w:hanging="323"/>
        <w:rPr>
          <w:rFonts w:asciiTheme="minorBidi" w:hAnsiTheme="minorBidi" w:cstheme="minorBidi"/>
          <w:sz w:val="24"/>
          <w:szCs w:val="24"/>
          <w:rtl/>
        </w:rPr>
      </w:pPr>
      <w:r w:rsidRPr="00645CE8">
        <w:rPr>
          <w:rFonts w:asciiTheme="minorBidi" w:hAnsiTheme="minorBidi" w:cstheme="minorBidi"/>
          <w:sz w:val="24"/>
          <w:szCs w:val="24"/>
          <w:rtl/>
        </w:rPr>
        <w:t>ד. תחליט כל פקולטה כיצד ישוכלל ציון הקורא הנוסף עם ציוני המנחה/ים והקורא/ים הקודם/מים ובלבד שמשקל ציוני המנחים לא יעלה על 50% מציון העבודה. </w:t>
      </w:r>
    </w:p>
    <w:p w14:paraId="4980B729"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69FF7BAE" w14:textId="77777777" w:rsidR="00F50562" w:rsidRPr="00645CE8" w:rsidRDefault="00F50562" w:rsidP="00F50562">
      <w:pPr>
        <w:pStyle w:val="2"/>
        <w:rPr>
          <w:rFonts w:asciiTheme="minorBidi" w:hAnsiTheme="minorBidi" w:cstheme="minorBidi"/>
          <w:sz w:val="24"/>
          <w:szCs w:val="24"/>
          <w:rtl/>
        </w:rPr>
      </w:pPr>
      <w:bookmarkStart w:id="93" w:name="_Toc83818181"/>
      <w:r w:rsidRPr="00645CE8">
        <w:rPr>
          <w:rFonts w:asciiTheme="minorBidi" w:hAnsiTheme="minorBidi" w:cstheme="minorBidi"/>
          <w:sz w:val="24"/>
          <w:szCs w:val="24"/>
          <w:rtl/>
        </w:rPr>
        <w:t>8.6  אחריות התלמיד לעבודתו</w:t>
      </w:r>
      <w:bookmarkEnd w:id="93"/>
    </w:p>
    <w:p w14:paraId="0938AF9C"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8.6.1 ההכנה של עבודות סמינריוניות, בחינות בית ועבודות בית היא אישית, וחייבת להתבסס על עבודה עצמאית בלבד, אלא אם כן מורה הקורס אישר במפורש לנהוג באופן אחר. מבלי לגרוע מכלליות האמור, מובהר בזאת:</w:t>
      </w:r>
    </w:p>
    <w:p w14:paraId="5EB5AEA4"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Pr>
      </w:pPr>
      <w:r w:rsidRPr="00645CE8">
        <w:rPr>
          <w:rFonts w:asciiTheme="minorBidi" w:hAnsiTheme="minorBidi" w:cstheme="minorBidi"/>
          <w:rtl/>
        </w:rPr>
        <w:t xml:space="preserve">8.6.2 תלמיד אינו רשאי לעיין בפתרון בכתב, מלא או חלקי, של </w:t>
      </w:r>
      <w:r w:rsidRPr="00645CE8">
        <w:rPr>
          <w:rFonts w:asciiTheme="minorBidi" w:hAnsiTheme="minorBidi" w:cstheme="minorBidi"/>
          <w:b/>
          <w:bCs/>
          <w:u w:val="single"/>
          <w:rtl/>
        </w:rPr>
        <w:t>מטלה בכתב</w:t>
      </w:r>
      <w:r w:rsidRPr="00645CE8">
        <w:rPr>
          <w:rFonts w:asciiTheme="minorBidi" w:hAnsiTheme="minorBidi" w:cstheme="minorBidi"/>
          <w:rtl/>
        </w:rPr>
        <w:t xml:space="preserve"> של אדם אחר (ובכלל זה פתרון השמור במדיה דיגיטלית כלשהי, לרבות רשתות חברתיות והודעות דוא"ל) </w:t>
      </w:r>
      <w:r w:rsidRPr="00645CE8">
        <w:rPr>
          <w:rFonts w:asciiTheme="minorBidi" w:hAnsiTheme="minorBidi" w:cstheme="minorBidi"/>
          <w:b/>
          <w:bCs/>
          <w:u w:val="single"/>
          <w:rtl/>
        </w:rPr>
        <w:t>ו/או</w:t>
      </w:r>
      <w:r w:rsidRPr="00645CE8">
        <w:rPr>
          <w:rFonts w:asciiTheme="minorBidi" w:hAnsiTheme="minorBidi" w:cstheme="minorBidi"/>
          <w:rtl/>
        </w:rPr>
        <w:t xml:space="preserve"> להיעזר בפתרון כאמור בכל צורה שהיא, אלא אם ניתן היתר מפורש לכך על-ידי מורה הקורס.</w:t>
      </w:r>
    </w:p>
    <w:p w14:paraId="7AF9A18A"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Pr>
      </w:pPr>
      <w:r w:rsidRPr="00645CE8">
        <w:rPr>
          <w:rFonts w:asciiTheme="minorBidi" w:hAnsiTheme="minorBidi" w:cstheme="minorBidi"/>
          <w:rtl/>
        </w:rPr>
        <w:t>8.6.3 לגבי עבודת בית בלבד, אם הדבר לא נאסר במפורש על-ידי מורה הקורס, מותר לקיים התייעצות באשר לסוגיות המתעוררות בעבודה, אך אסור לעיין בטיוטה כתובה כאמור של פתרון שכתב אדם אחר. בכל מקרה אסור לנסח במשותף מסמך כתוב.</w:t>
      </w:r>
    </w:p>
    <w:p w14:paraId="0366CAE1" w14:textId="77777777" w:rsidR="009A3705" w:rsidRPr="00666179" w:rsidRDefault="00F50562" w:rsidP="009A3705">
      <w:pPr>
        <w:numPr>
          <w:ilvl w:val="0"/>
          <w:numId w:val="84"/>
        </w:numPr>
        <w:spacing w:after="160" w:line="259" w:lineRule="auto"/>
        <w:rPr>
          <w:ins w:id="94" w:author="אגנס ארבלי" w:date="2025-08-17T10:09:00Z"/>
          <w:sz w:val="24"/>
          <w:szCs w:val="24"/>
        </w:rPr>
      </w:pPr>
      <w:r w:rsidRPr="00645CE8">
        <w:rPr>
          <w:rFonts w:asciiTheme="minorBidi" w:hAnsiTheme="minorBidi" w:cstheme="minorBidi"/>
          <w:rtl/>
        </w:rPr>
        <w:t xml:space="preserve">8.6.4 </w:t>
      </w:r>
    </w:p>
    <w:p w14:paraId="66FF2830" w14:textId="77777777" w:rsidR="009A3705" w:rsidRPr="00666179" w:rsidRDefault="009A3705" w:rsidP="009A3705">
      <w:pPr>
        <w:numPr>
          <w:ilvl w:val="0"/>
          <w:numId w:val="84"/>
        </w:numPr>
        <w:spacing w:after="160" w:line="259" w:lineRule="auto"/>
        <w:rPr>
          <w:ins w:id="95" w:author="אגנס ארבלי" w:date="2025-08-17T10:09:00Z"/>
          <w:sz w:val="24"/>
          <w:szCs w:val="24"/>
        </w:rPr>
      </w:pPr>
      <w:ins w:id="96" w:author="אגנס ארבלי" w:date="2025-08-17T10:09:00Z">
        <w:r w:rsidRPr="00666179">
          <w:rPr>
            <w:sz w:val="24"/>
            <w:szCs w:val="24"/>
            <w:rtl/>
          </w:rPr>
          <w:t>תלמיד חייב לציין בכל עבודה בכתב את כל המקורות שעליהם הוא מסתמך, כולל מקורות שבעל פה ומקורות של בינה מלאכותית, ולציין בתוך מ</w:t>
        </w:r>
        <w:r>
          <w:rPr>
            <w:rFonts w:hint="cs"/>
            <w:sz w:val="24"/>
            <w:szCs w:val="24"/>
            <w:rtl/>
          </w:rPr>
          <w:t>י</w:t>
        </w:r>
        <w:r w:rsidRPr="00666179">
          <w:rPr>
            <w:sz w:val="24"/>
            <w:szCs w:val="24"/>
            <w:rtl/>
          </w:rPr>
          <w:t>רכאות קטעים שמועתקים ממקורות אחרים, תוך הפנייה למקור שממנו מובא הציטוט. במידה ונעשה שימוש בכלים של בינה מלאכותית (</w:t>
        </w:r>
        <w:r w:rsidRPr="00666179">
          <w:rPr>
            <w:sz w:val="24"/>
            <w:szCs w:val="24"/>
          </w:rPr>
          <w:t>AI</w:t>
        </w:r>
        <w:r w:rsidRPr="00666179">
          <w:rPr>
            <w:sz w:val="24"/>
            <w:szCs w:val="24"/>
            <w:rtl/>
          </w:rPr>
          <w:t xml:space="preserve">), על התלמיד לציין באופן ברור בעבודה, באילו חלקים נעזר בכלים מסוג זה ובאיזה </w:t>
        </w:r>
        <w:commentRangeStart w:id="97"/>
        <w:r w:rsidRPr="00666179">
          <w:rPr>
            <w:sz w:val="24"/>
            <w:szCs w:val="24"/>
            <w:rtl/>
          </w:rPr>
          <w:t>אופן</w:t>
        </w:r>
        <w:commentRangeEnd w:id="97"/>
        <w:r>
          <w:rPr>
            <w:rStyle w:val="a6"/>
            <w:szCs w:val="20"/>
            <w:rtl/>
            <w:lang w:val="x-none" w:eastAsia="x-none"/>
          </w:rPr>
          <w:commentReference w:id="97"/>
        </w:r>
        <w:r w:rsidRPr="00666179">
          <w:rPr>
            <w:sz w:val="24"/>
            <w:szCs w:val="24"/>
            <w:rtl/>
          </w:rPr>
          <w:t xml:space="preserve">.  </w:t>
        </w:r>
      </w:ins>
    </w:p>
    <w:p w14:paraId="55B734C6" w14:textId="65B59D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del w:id="98" w:author="אגנס ארבלי" w:date="2025-08-17T10:09:00Z">
        <w:r w:rsidRPr="00645CE8" w:rsidDel="009A3705">
          <w:rPr>
            <w:rFonts w:asciiTheme="minorBidi" w:hAnsiTheme="minorBidi" w:cstheme="minorBidi"/>
            <w:rtl/>
          </w:rPr>
          <w:delText>תלמיד חייב לציין בכל עבודה בכתב את כל המקורות שעליהם הוא מסתמך, כולל מקורות שבעל פה, ולציין בתוך מירכאות קטעים שמועתקים ממקורות אחרים, תוך הפנייה למקור שממנו מובא הציטוט.</w:delText>
        </w:r>
      </w:del>
    </w:p>
    <w:p w14:paraId="707083B1"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8.6.5 למורה יש רשות לזמן תלמיד לפגישה לפני מתן ציון לעבודה.</w:t>
      </w:r>
    </w:p>
    <w:p w14:paraId="27790F7E"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מורה רשאי להחליט שדיון כזה הוא מבחן בע"פ בתנאי שמתקיימים הכללים הרגילים של מבחן בע"פ.</w:t>
      </w:r>
    </w:p>
    <w:p w14:paraId="6A5427B8" w14:textId="77777777" w:rsidR="00F50562"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 xml:space="preserve">8.6.6 אין להגיש אותה עבודה או חלק ניכר ממנה בשני קורסים שונים ובכל מקרה יש לציין בעת הגשת העבודה אילו חלקים מתוכה מבוססים על עבודה שהוגשה או עומדת להיות מוגשת בקורס אחר. </w:t>
      </w:r>
    </w:p>
    <w:p w14:paraId="39849A9B" w14:textId="77777777" w:rsidR="00F50562" w:rsidRDefault="00F50562" w:rsidP="00F50562">
      <w:pPr>
        <w:pStyle w:val="NormalWeb"/>
        <w:bidi/>
        <w:spacing w:before="0" w:beforeAutospacing="0" w:after="0" w:afterAutospacing="0" w:line="276" w:lineRule="auto"/>
        <w:ind w:left="720"/>
        <w:rPr>
          <w:rFonts w:asciiTheme="minorBidi" w:hAnsiTheme="minorBidi" w:cstheme="minorBidi"/>
          <w:rtl/>
        </w:rPr>
      </w:pPr>
    </w:p>
    <w:p w14:paraId="2F2C0134" w14:textId="77777777" w:rsidR="00F50562" w:rsidRPr="00645CE8" w:rsidRDefault="00F50562" w:rsidP="00F50562">
      <w:pPr>
        <w:rPr>
          <w:rFonts w:asciiTheme="minorBidi" w:hAnsiTheme="minorBidi" w:cstheme="minorBidi"/>
          <w:b/>
          <w:bCs/>
          <w:sz w:val="24"/>
          <w:szCs w:val="24"/>
        </w:rPr>
      </w:pPr>
      <w:bookmarkStart w:id="99" w:name="_Toc83818182"/>
      <w:r w:rsidRPr="00645CE8">
        <w:rPr>
          <w:rFonts w:asciiTheme="minorBidi" w:hAnsiTheme="minorBidi" w:cstheme="minorBidi"/>
          <w:b/>
          <w:bCs/>
          <w:sz w:val="24"/>
          <w:szCs w:val="24"/>
          <w:rtl/>
        </w:rPr>
        <w:t>9. קביעת ממוצע הציונים</w:t>
      </w:r>
    </w:p>
    <w:p w14:paraId="4636FA03" w14:textId="77777777" w:rsidR="00F50562" w:rsidRPr="00645CE8" w:rsidRDefault="00F50562" w:rsidP="00F50562">
      <w:pPr>
        <w:pStyle w:val="2"/>
        <w:rPr>
          <w:rFonts w:asciiTheme="minorBidi" w:hAnsiTheme="minorBidi" w:cstheme="minorBidi"/>
          <w:sz w:val="24"/>
          <w:szCs w:val="24"/>
          <w:rtl/>
        </w:rPr>
      </w:pPr>
      <w:r w:rsidRPr="00645CE8">
        <w:rPr>
          <w:rFonts w:asciiTheme="minorBidi" w:hAnsiTheme="minorBidi" w:cstheme="minorBidi"/>
          <w:sz w:val="24"/>
          <w:szCs w:val="24"/>
          <w:rtl/>
        </w:rPr>
        <w:t>9.1   ציונים הנכללים בממוצע</w:t>
      </w:r>
      <w:bookmarkEnd w:id="99"/>
    </w:p>
    <w:p w14:paraId="462221ED" w14:textId="77777777" w:rsidR="00F50562" w:rsidRPr="00645CE8" w:rsidRDefault="00F50562" w:rsidP="00F50562">
      <w:pPr>
        <w:ind w:left="675"/>
        <w:rPr>
          <w:rFonts w:asciiTheme="minorBidi" w:hAnsiTheme="minorBidi" w:cstheme="minorBidi"/>
          <w:sz w:val="24"/>
          <w:szCs w:val="24"/>
          <w:rtl/>
        </w:rPr>
      </w:pPr>
      <w:r w:rsidRPr="00645CE8">
        <w:rPr>
          <w:rFonts w:asciiTheme="minorBidi" w:hAnsiTheme="minorBidi" w:cstheme="minorBidi"/>
          <w:sz w:val="24"/>
          <w:szCs w:val="24"/>
          <w:rtl/>
        </w:rPr>
        <w:t xml:space="preserve">9.1.1   כל ציון שקיבל תלמיד בסיום קורס (למעט החריגים המפורטים בסעיף 9.2), ייכלל בחישוב הציון הממוצע לאותה שנת לימוד וכן בחישוב הציון הממוצע לתואר, לאחר שישוקלל על פי מספר נ"ז שהוקצו לקורס. </w:t>
      </w:r>
    </w:p>
    <w:p w14:paraId="267C5CF6" w14:textId="77777777" w:rsidR="00F50562" w:rsidRPr="00645CE8" w:rsidRDefault="00F50562" w:rsidP="00F50562">
      <w:pPr>
        <w:ind w:left="675"/>
        <w:rPr>
          <w:rFonts w:asciiTheme="minorBidi" w:hAnsiTheme="minorBidi" w:cstheme="minorBidi"/>
          <w:sz w:val="24"/>
          <w:szCs w:val="24"/>
          <w:rtl/>
        </w:rPr>
      </w:pPr>
      <w:r w:rsidRPr="00645CE8">
        <w:rPr>
          <w:rFonts w:asciiTheme="minorBidi" w:hAnsiTheme="minorBidi" w:cstheme="minorBidi"/>
          <w:sz w:val="24"/>
          <w:szCs w:val="24"/>
          <w:rtl/>
        </w:rPr>
        <w:t xml:space="preserve">חזר תלמיד על בחינה (עבודה), ייכלל בממוצע רק הציון המאוחר. </w:t>
      </w:r>
    </w:p>
    <w:p w14:paraId="0C07175F" w14:textId="77777777" w:rsidR="00F50562" w:rsidRPr="00645CE8" w:rsidRDefault="00F50562" w:rsidP="00F50562">
      <w:pPr>
        <w:ind w:left="675"/>
        <w:rPr>
          <w:rFonts w:asciiTheme="minorBidi" w:hAnsiTheme="minorBidi" w:cstheme="minorBidi"/>
          <w:sz w:val="24"/>
          <w:szCs w:val="24"/>
          <w:rtl/>
        </w:rPr>
      </w:pPr>
      <w:r w:rsidRPr="00645CE8">
        <w:rPr>
          <w:rFonts w:asciiTheme="minorBidi" w:hAnsiTheme="minorBidi" w:cstheme="minorBidi"/>
          <w:sz w:val="24"/>
          <w:szCs w:val="24"/>
          <w:rtl/>
        </w:rPr>
        <w:t>9.1.2   הציון בקורס ייקבע באותו אופן לכל התלמידים (בחינה או עבודה וכדומה) ויבוא לידי ביטוי באותו אופן (כציון מספרי או כציון מילולי).</w:t>
      </w:r>
    </w:p>
    <w:p w14:paraId="07184E5D" w14:textId="77777777" w:rsidR="00F50562" w:rsidRPr="00645CE8" w:rsidRDefault="00F50562" w:rsidP="00F50562">
      <w:pPr>
        <w:ind w:left="1440"/>
        <w:rPr>
          <w:rFonts w:asciiTheme="minorBidi" w:hAnsiTheme="minorBidi" w:cstheme="minorBidi"/>
          <w:sz w:val="24"/>
          <w:szCs w:val="24"/>
          <w:rtl/>
        </w:rPr>
      </w:pPr>
      <w:r w:rsidRPr="00645CE8">
        <w:rPr>
          <w:rFonts w:asciiTheme="minorBidi" w:hAnsiTheme="minorBidi" w:cstheme="minorBidi"/>
          <w:sz w:val="24"/>
          <w:szCs w:val="24"/>
          <w:rtl/>
        </w:rPr>
        <w:t>9.1.2.1   השימוש בציונים מילוליים יוגבל למקרים בודדים ומיוחדים.</w:t>
      </w:r>
    </w:p>
    <w:p w14:paraId="4A82F7C3" w14:textId="48FCB9AB" w:rsidR="00F50562" w:rsidRPr="00645CE8" w:rsidDel="009872F0" w:rsidRDefault="00F50562" w:rsidP="00F50562">
      <w:pPr>
        <w:ind w:left="1440"/>
        <w:rPr>
          <w:del w:id="100" w:author="אגנס ארבלי" w:date="2025-08-17T09:47:00Z"/>
          <w:rFonts w:asciiTheme="minorBidi" w:hAnsiTheme="minorBidi" w:cstheme="minorBidi"/>
          <w:sz w:val="24"/>
          <w:szCs w:val="24"/>
          <w:rtl/>
        </w:rPr>
      </w:pPr>
      <w:del w:id="101" w:author="אגנס ארבלי" w:date="2025-08-17T09:47:00Z">
        <w:r w:rsidRPr="00CB749A" w:rsidDel="009872F0">
          <w:rPr>
            <w:rFonts w:asciiTheme="minorBidi" w:hAnsiTheme="minorBidi" w:cstheme="minorBidi"/>
            <w:sz w:val="24"/>
            <w:szCs w:val="24"/>
            <w:highlight w:val="yellow"/>
            <w:rtl/>
          </w:rPr>
          <w:delText xml:space="preserve">9.1.2.2   ציון מילולי "נכשל" ייחשב כ- '54' בממוצע </w:delText>
        </w:r>
        <w:commentRangeStart w:id="102"/>
        <w:r w:rsidRPr="00CB749A" w:rsidDel="009872F0">
          <w:rPr>
            <w:rFonts w:asciiTheme="minorBidi" w:hAnsiTheme="minorBidi" w:cstheme="minorBidi"/>
            <w:sz w:val="24"/>
            <w:szCs w:val="24"/>
            <w:highlight w:val="yellow"/>
            <w:rtl/>
          </w:rPr>
          <w:delText>הציונים</w:delText>
        </w:r>
      </w:del>
      <w:commentRangeEnd w:id="102"/>
      <w:r w:rsidR="009872F0">
        <w:rPr>
          <w:rStyle w:val="a6"/>
          <w:szCs w:val="20"/>
          <w:rtl/>
          <w:lang w:val="x-none" w:eastAsia="x-none"/>
        </w:rPr>
        <w:commentReference w:id="102"/>
      </w:r>
      <w:del w:id="103" w:author="אגנס ארבלי" w:date="2025-08-17T09:47:00Z">
        <w:r w:rsidRPr="00CB749A" w:rsidDel="009872F0">
          <w:rPr>
            <w:rFonts w:asciiTheme="minorBidi" w:hAnsiTheme="minorBidi" w:cstheme="minorBidi"/>
            <w:sz w:val="24"/>
            <w:szCs w:val="24"/>
            <w:highlight w:val="yellow"/>
            <w:rtl/>
          </w:rPr>
          <w:delText>.</w:delText>
        </w:r>
      </w:del>
    </w:p>
    <w:p w14:paraId="1D67D39A"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9.1.3   תלמיד שלא נבחן בבחינה הסופית של הקורס ולא קיבל בקורס ציון סופי- יושמט הקורס מאישור הלימודים והציונים שלו, וזאת בתנאי שאין זה קורס "מוגבל משתתפים". לא ניגש תלמיד לבחינה בקורס "מוגבל משתתפים", ידווח לו ציון סופי "אפס" בקורס.</w:t>
      </w:r>
    </w:p>
    <w:p w14:paraId="332D73AB" w14:textId="77777777" w:rsidR="00F50562" w:rsidRPr="00645CE8" w:rsidRDefault="00F50562" w:rsidP="00F50562">
      <w:pPr>
        <w:ind w:left="26"/>
        <w:rPr>
          <w:rFonts w:asciiTheme="minorBidi" w:hAnsiTheme="minorBidi" w:cstheme="minorBidi"/>
          <w:sz w:val="24"/>
          <w:szCs w:val="24"/>
          <w:rtl/>
        </w:rPr>
      </w:pPr>
    </w:p>
    <w:p w14:paraId="71BB2DDA" w14:textId="77777777" w:rsidR="00F50562" w:rsidRPr="00CB749A" w:rsidRDefault="00F50562" w:rsidP="00F50562">
      <w:pPr>
        <w:pStyle w:val="2"/>
        <w:rPr>
          <w:rFonts w:asciiTheme="minorBidi" w:hAnsiTheme="minorBidi" w:cstheme="minorBidi"/>
          <w:sz w:val="24"/>
          <w:szCs w:val="24"/>
          <w:highlight w:val="yellow"/>
          <w:rtl/>
        </w:rPr>
      </w:pPr>
      <w:bookmarkStart w:id="104" w:name="_Toc83818183"/>
      <w:r w:rsidRPr="00645CE8">
        <w:rPr>
          <w:rFonts w:asciiTheme="minorBidi" w:hAnsiTheme="minorBidi" w:cstheme="minorBidi"/>
          <w:sz w:val="24"/>
          <w:szCs w:val="24"/>
          <w:rtl/>
        </w:rPr>
        <w:t>9.</w:t>
      </w:r>
      <w:r w:rsidRPr="00CB749A">
        <w:rPr>
          <w:rFonts w:asciiTheme="minorBidi" w:hAnsiTheme="minorBidi" w:cstheme="minorBidi"/>
          <w:sz w:val="24"/>
          <w:szCs w:val="24"/>
          <w:highlight w:val="yellow"/>
          <w:rtl/>
        </w:rPr>
        <w:t>2   ציונים שאינם נכללים בממוצע</w:t>
      </w:r>
      <w:bookmarkEnd w:id="104"/>
      <w:r w:rsidRPr="00CB749A">
        <w:rPr>
          <w:rFonts w:asciiTheme="minorBidi" w:hAnsiTheme="minorBidi" w:cstheme="minorBidi"/>
          <w:sz w:val="24"/>
          <w:szCs w:val="24"/>
          <w:highlight w:val="yellow"/>
          <w:rtl/>
        </w:rPr>
        <w:t xml:space="preserve"> </w:t>
      </w:r>
    </w:p>
    <w:p w14:paraId="34DAF005" w14:textId="77777777" w:rsidR="00F50562" w:rsidRPr="00CB749A" w:rsidRDefault="00F50562" w:rsidP="00F50562">
      <w:pPr>
        <w:ind w:left="26"/>
        <w:rPr>
          <w:rFonts w:asciiTheme="minorBidi" w:hAnsiTheme="minorBidi" w:cstheme="minorBidi"/>
          <w:sz w:val="24"/>
          <w:szCs w:val="24"/>
          <w:highlight w:val="yellow"/>
          <w:rtl/>
        </w:rPr>
      </w:pPr>
      <w:r w:rsidRPr="00CB749A">
        <w:rPr>
          <w:rFonts w:asciiTheme="minorBidi" w:hAnsiTheme="minorBidi" w:cstheme="minorBidi"/>
          <w:sz w:val="24"/>
          <w:szCs w:val="24"/>
          <w:highlight w:val="yellow"/>
          <w:rtl/>
        </w:rPr>
        <w:t>הציונים המפורטים להלן לא ייכללו בחישוב הממוצע:</w:t>
      </w:r>
    </w:p>
    <w:p w14:paraId="4E36B1FA" w14:textId="77777777" w:rsidR="00F50562" w:rsidRPr="00CB749A" w:rsidRDefault="00F50562" w:rsidP="00F50562">
      <w:pPr>
        <w:ind w:left="720"/>
        <w:rPr>
          <w:rFonts w:asciiTheme="minorBidi" w:hAnsiTheme="minorBidi" w:cstheme="minorBidi"/>
          <w:sz w:val="24"/>
          <w:szCs w:val="24"/>
          <w:highlight w:val="yellow"/>
          <w:rtl/>
        </w:rPr>
      </w:pPr>
      <w:r w:rsidRPr="00CB749A">
        <w:rPr>
          <w:rFonts w:asciiTheme="minorBidi" w:hAnsiTheme="minorBidi" w:cstheme="minorBidi"/>
          <w:sz w:val="24"/>
          <w:szCs w:val="24"/>
          <w:highlight w:val="yellow"/>
          <w:rtl/>
        </w:rPr>
        <w:t>9.2.1   ציונים בקורסים שאינם מקבלים נקודות זכות (לימודי השלמה, לימודי הכנה בעברית והקורס "קריאה והבנה של טקסטים מדעיים באנגלית" וכד').</w:t>
      </w:r>
    </w:p>
    <w:p w14:paraId="2356AC92" w14:textId="77777777" w:rsidR="00F50562" w:rsidRPr="00CB749A" w:rsidRDefault="00F50562" w:rsidP="00F50562">
      <w:pPr>
        <w:ind w:left="720"/>
        <w:rPr>
          <w:rFonts w:asciiTheme="minorBidi" w:hAnsiTheme="minorBidi" w:cstheme="minorBidi"/>
          <w:sz w:val="24"/>
          <w:szCs w:val="24"/>
          <w:highlight w:val="yellow"/>
          <w:rtl/>
        </w:rPr>
      </w:pPr>
      <w:r w:rsidRPr="00CB749A">
        <w:rPr>
          <w:rFonts w:asciiTheme="minorBidi" w:hAnsiTheme="minorBidi" w:cstheme="minorBidi"/>
          <w:sz w:val="24"/>
          <w:szCs w:val="24"/>
          <w:highlight w:val="yellow"/>
          <w:rtl/>
        </w:rPr>
        <w:t>9.2.2   ציונים בקורסים, שהתלמיד למד מעבר לדרישות לתואר והוגדרו כקורסים "עודפים". ראו סעיף 6.3.</w:t>
      </w:r>
    </w:p>
    <w:p w14:paraId="4F273454" w14:textId="77777777" w:rsidR="00F50562" w:rsidRPr="00CB749A" w:rsidRDefault="00F50562" w:rsidP="00F50562">
      <w:pPr>
        <w:ind w:left="720"/>
        <w:rPr>
          <w:rFonts w:asciiTheme="minorBidi" w:hAnsiTheme="minorBidi" w:cstheme="minorBidi"/>
          <w:sz w:val="24"/>
          <w:szCs w:val="24"/>
          <w:highlight w:val="yellow"/>
          <w:rtl/>
        </w:rPr>
      </w:pPr>
      <w:r w:rsidRPr="00CB749A">
        <w:rPr>
          <w:rFonts w:asciiTheme="minorBidi" w:hAnsiTheme="minorBidi" w:cstheme="minorBidi"/>
          <w:sz w:val="24"/>
          <w:szCs w:val="24"/>
          <w:highlight w:val="yellow"/>
          <w:rtl/>
        </w:rPr>
        <w:t>9.2.3   ציונים המהווים מרכיב חלקי בציון הסופי של הקורס (בחינת ביניים, תרגיל וכיו"ב).</w:t>
      </w:r>
    </w:p>
    <w:p w14:paraId="2E0F6BCF" w14:textId="5FF08F99" w:rsidR="00F50562" w:rsidRPr="00CB749A" w:rsidRDefault="00F50562" w:rsidP="00F50562">
      <w:pPr>
        <w:ind w:left="720"/>
        <w:rPr>
          <w:rFonts w:asciiTheme="minorBidi" w:hAnsiTheme="minorBidi" w:cstheme="minorBidi"/>
          <w:sz w:val="24"/>
          <w:szCs w:val="24"/>
          <w:highlight w:val="yellow"/>
          <w:rtl/>
        </w:rPr>
      </w:pPr>
      <w:r w:rsidRPr="00CB749A">
        <w:rPr>
          <w:rFonts w:asciiTheme="minorBidi" w:hAnsiTheme="minorBidi" w:cstheme="minorBidi"/>
          <w:sz w:val="24"/>
          <w:szCs w:val="24"/>
          <w:highlight w:val="yellow"/>
          <w:rtl/>
        </w:rPr>
        <w:t>9.2.4</w:t>
      </w:r>
    </w:p>
    <w:p w14:paraId="20A7B041" w14:textId="77777777" w:rsidR="00F50562" w:rsidRPr="00CB749A" w:rsidRDefault="00F50562" w:rsidP="00F50562">
      <w:pPr>
        <w:ind w:left="720"/>
        <w:rPr>
          <w:rFonts w:asciiTheme="minorBidi" w:hAnsiTheme="minorBidi" w:cstheme="minorBidi"/>
          <w:sz w:val="24"/>
          <w:szCs w:val="24"/>
          <w:highlight w:val="yellow"/>
          <w:rtl/>
        </w:rPr>
      </w:pPr>
      <w:r w:rsidRPr="00CB749A">
        <w:rPr>
          <w:rFonts w:asciiTheme="minorBidi" w:hAnsiTheme="minorBidi" w:cstheme="minorBidi"/>
          <w:sz w:val="24"/>
          <w:szCs w:val="24"/>
          <w:highlight w:val="yellow"/>
          <w:rtl/>
        </w:rPr>
        <w:t>9.2.5   הערכה מילולית: "פטור", "עבר", "השתתפות פעילה", "זיכוי", "לא זכאי" ו"נשר".</w:t>
      </w:r>
    </w:p>
    <w:p w14:paraId="5C216F19" w14:textId="2AC1C630" w:rsidR="00F50562" w:rsidRPr="00CB749A" w:rsidRDefault="00F50562" w:rsidP="00F50562">
      <w:pPr>
        <w:ind w:left="720"/>
        <w:rPr>
          <w:rFonts w:asciiTheme="minorBidi" w:hAnsiTheme="minorBidi" w:cstheme="minorBidi"/>
          <w:sz w:val="24"/>
          <w:szCs w:val="24"/>
          <w:highlight w:val="yellow"/>
          <w:rtl/>
        </w:rPr>
      </w:pPr>
      <w:r w:rsidRPr="00CB749A">
        <w:rPr>
          <w:rFonts w:asciiTheme="minorBidi" w:hAnsiTheme="minorBidi" w:cstheme="minorBidi"/>
          <w:sz w:val="24"/>
          <w:szCs w:val="24"/>
          <w:highlight w:val="yellow"/>
          <w:rtl/>
        </w:rPr>
        <w:t>9.2.</w:t>
      </w:r>
    </w:p>
    <w:p w14:paraId="09B008D9" w14:textId="42549881" w:rsidR="00F50562" w:rsidRPr="00645CE8" w:rsidRDefault="00F50562" w:rsidP="00F50562">
      <w:pPr>
        <w:ind w:left="720"/>
        <w:rPr>
          <w:rFonts w:asciiTheme="minorBidi" w:hAnsiTheme="minorBidi" w:cstheme="minorBidi"/>
          <w:sz w:val="24"/>
          <w:szCs w:val="24"/>
          <w:rtl/>
        </w:rPr>
      </w:pPr>
      <w:r w:rsidRPr="00CB749A">
        <w:rPr>
          <w:rFonts w:asciiTheme="minorBidi" w:hAnsiTheme="minorBidi" w:cstheme="minorBidi"/>
          <w:sz w:val="24"/>
          <w:szCs w:val="24"/>
          <w:highlight w:val="yellow"/>
          <w:rtl/>
        </w:rPr>
        <w:t>9.2..</w:t>
      </w:r>
    </w:p>
    <w:p w14:paraId="41501C7D"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9.2.8   ציון בקורס שנלקח בחשבון לצורך קבלת תואר אחד לא יילקח בחשבון לצורך קבלת תואר נוסף.</w:t>
      </w:r>
    </w:p>
    <w:p w14:paraId="3961AEF8"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9.2.9 ציונים בקורסים שנלמדו במוסד אקדמי </w:t>
      </w:r>
      <w:r>
        <w:rPr>
          <w:rFonts w:asciiTheme="minorBidi" w:hAnsiTheme="minorBidi" w:cstheme="minorBidi" w:hint="cs"/>
          <w:sz w:val="24"/>
          <w:szCs w:val="24"/>
          <w:rtl/>
        </w:rPr>
        <w:t xml:space="preserve">אחר </w:t>
      </w:r>
      <w:r w:rsidRPr="00645CE8">
        <w:rPr>
          <w:rFonts w:asciiTheme="minorBidi" w:hAnsiTheme="minorBidi" w:cstheme="minorBidi"/>
          <w:sz w:val="24"/>
          <w:szCs w:val="24"/>
          <w:rtl/>
        </w:rPr>
        <w:t xml:space="preserve">מוכר להשכלה גבוהה והוכרו כחלק מהלימודים לתואר (גם במקרה של לימודים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משותפת).</w:t>
      </w:r>
    </w:p>
    <w:p w14:paraId="73822579" w14:textId="77777777" w:rsidR="00F50562" w:rsidRPr="00645CE8" w:rsidRDefault="00F50562" w:rsidP="00F50562">
      <w:pPr>
        <w:bidi w:val="0"/>
        <w:rPr>
          <w:rFonts w:asciiTheme="minorBidi" w:hAnsiTheme="minorBidi" w:cstheme="minorBidi"/>
          <w:b/>
          <w:bCs/>
          <w:sz w:val="24"/>
          <w:szCs w:val="24"/>
          <w:rtl/>
        </w:rPr>
      </w:pPr>
      <w:r w:rsidRPr="00645CE8">
        <w:rPr>
          <w:rFonts w:asciiTheme="minorBidi" w:hAnsiTheme="minorBidi" w:cstheme="minorBidi"/>
          <w:b/>
          <w:bCs/>
          <w:sz w:val="24"/>
          <w:szCs w:val="24"/>
          <w:rtl/>
        </w:rPr>
        <w:br w:type="page"/>
      </w:r>
    </w:p>
    <w:p w14:paraId="62E49ACD" w14:textId="77777777" w:rsidR="00F50562" w:rsidRPr="00645CE8" w:rsidRDefault="00F50562" w:rsidP="00F50562">
      <w:pPr>
        <w:pStyle w:val="1"/>
        <w:rPr>
          <w:rFonts w:asciiTheme="minorBidi" w:hAnsiTheme="minorBidi" w:cstheme="minorBidi"/>
          <w:sz w:val="24"/>
          <w:szCs w:val="24"/>
          <w:rtl/>
        </w:rPr>
      </w:pPr>
      <w:bookmarkStart w:id="105" w:name="_Toc83818184"/>
      <w:r w:rsidRPr="00645CE8">
        <w:rPr>
          <w:rFonts w:asciiTheme="minorBidi" w:hAnsiTheme="minorBidi" w:cstheme="minorBidi"/>
          <w:sz w:val="24"/>
          <w:szCs w:val="24"/>
          <w:rtl/>
        </w:rPr>
        <w:t xml:space="preserve">10. </w:t>
      </w:r>
      <w:r w:rsidRPr="00645CE8">
        <w:rPr>
          <w:rStyle w:val="a3"/>
          <w:rFonts w:asciiTheme="minorBidi" w:hAnsiTheme="minorBidi" w:cstheme="minorBidi"/>
          <w:b w:val="0"/>
          <w:sz w:val="24"/>
          <w:szCs w:val="24"/>
          <w:rtl/>
        </w:rPr>
        <w:t>חזרה על קורס</w:t>
      </w:r>
      <w:bookmarkEnd w:id="105"/>
    </w:p>
    <w:p w14:paraId="77139072" w14:textId="77777777" w:rsidR="00F50562" w:rsidRPr="00645CE8" w:rsidRDefault="00F50562" w:rsidP="00F50562">
      <w:pPr>
        <w:pStyle w:val="2"/>
        <w:rPr>
          <w:rFonts w:asciiTheme="minorBidi" w:hAnsiTheme="minorBidi" w:cstheme="minorBidi"/>
          <w:sz w:val="24"/>
          <w:szCs w:val="24"/>
          <w:rtl/>
        </w:rPr>
      </w:pPr>
      <w:bookmarkStart w:id="106" w:name="_Toc83818185"/>
      <w:r w:rsidRPr="00645CE8">
        <w:rPr>
          <w:rFonts w:asciiTheme="minorBidi" w:hAnsiTheme="minorBidi" w:cstheme="minorBidi"/>
          <w:sz w:val="24"/>
          <w:szCs w:val="24"/>
          <w:rtl/>
        </w:rPr>
        <w:t xml:space="preserve">10.1 </w:t>
      </w:r>
      <w:r w:rsidRPr="00645CE8">
        <w:rPr>
          <w:rFonts w:asciiTheme="minorBidi" w:hAnsiTheme="minorBidi" w:cstheme="minorBidi"/>
          <w:b/>
          <w:sz w:val="24"/>
          <w:szCs w:val="24"/>
          <w:rtl/>
        </w:rPr>
        <w:t>זכאות</w:t>
      </w:r>
      <w:bookmarkEnd w:id="106"/>
    </w:p>
    <w:p w14:paraId="44996DC9"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א. תלמיד רשאי לחזור על קורס שנכשל בו פעם אחת באותה שנת לימודים או בשנה העוקבת.</w:t>
      </w:r>
    </w:p>
    <w:p w14:paraId="4D1581F9"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ב. במידה ומעונין לשפר ציון בקורס עליו לפנות לוועדת הוראה. ועדת הוראה (או מי שהוסמך על ידה) רשאית שלא לאשר בקשה זו על סמך שיקולים אקדמיים (כגון התלמיד למד קורס מתקדם יותר)  או שיקולים מנהליים (כגון קורס מוגבל משתתפים או עדיפות לתלמידים אחרים).  </w:t>
      </w:r>
    </w:p>
    <w:p w14:paraId="4D281203"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ג. רישום לקורס בפעם השלישית מחייבת אישור ועדת הוראה (או מי שהוסמך על ידה). החלטה לא לאשר רישום בפעם השלישית ל</w:t>
      </w:r>
      <w:r w:rsidRPr="00645CE8">
        <w:rPr>
          <w:rFonts w:asciiTheme="minorBidi" w:hAnsiTheme="minorBidi" w:cstheme="minorBidi"/>
          <w:sz w:val="24"/>
          <w:szCs w:val="24"/>
          <w:u w:val="single"/>
          <w:rtl/>
        </w:rPr>
        <w:t>קורס חובה</w:t>
      </w:r>
      <w:r w:rsidRPr="00645CE8">
        <w:rPr>
          <w:rFonts w:asciiTheme="minorBidi" w:hAnsiTheme="minorBidi" w:cstheme="minorBidi"/>
          <w:sz w:val="24"/>
          <w:szCs w:val="24"/>
          <w:rtl/>
        </w:rPr>
        <w:t xml:space="preserve"> היא בבחינת הפסקת לימודים באותו חוג.</w:t>
      </w:r>
    </w:p>
    <w:p w14:paraId="1547CDCA"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בכל מקרה, חזרה על קורס מחייבת רישום הקורס בתוכנית הלימודים ותשלום שכ"ל בהתאם. </w:t>
      </w:r>
    </w:p>
    <w:p w14:paraId="7EAE89E8" w14:textId="77777777" w:rsidR="00F50562" w:rsidRPr="00645CE8" w:rsidRDefault="00F50562" w:rsidP="00F50562">
      <w:pPr>
        <w:pStyle w:val="NormalWeb"/>
        <w:bidi/>
        <w:spacing w:before="0" w:beforeAutospacing="0" w:after="0" w:afterAutospacing="0" w:line="276" w:lineRule="auto"/>
        <w:ind w:left="706"/>
        <w:rPr>
          <w:rFonts w:asciiTheme="minorBidi" w:hAnsiTheme="minorBidi" w:cstheme="minorBidi"/>
          <w:rtl/>
        </w:rPr>
      </w:pPr>
      <w:r w:rsidRPr="00645CE8">
        <w:rPr>
          <w:rFonts w:asciiTheme="minorBidi" w:hAnsiTheme="minorBidi" w:cstheme="minorBidi"/>
          <w:rtl/>
        </w:rPr>
        <w:t>10.1.1 תלמיד שנעדר משיעורים עקב שירות מילואים של 10 ימים ומעלה במצטבר במהלך הסמסטר בקורס סמסטריאלי או 20 ימים ומעלה במצטבר בקורס שנתי, יוכל לחזור על הקורס ללא תשלום נוסף ובתנאי שעדיין לא נבחן בקורס.</w:t>
      </w:r>
    </w:p>
    <w:p w14:paraId="08ED8D15" w14:textId="77777777" w:rsidR="00F50562" w:rsidRPr="00645CE8" w:rsidRDefault="00F50562" w:rsidP="00F50562">
      <w:pPr>
        <w:pStyle w:val="NormalWeb"/>
        <w:bidi/>
        <w:spacing w:before="0" w:beforeAutospacing="0" w:after="0" w:afterAutospacing="0" w:line="276" w:lineRule="auto"/>
        <w:ind w:left="706"/>
        <w:rPr>
          <w:rFonts w:asciiTheme="minorBidi" w:hAnsiTheme="minorBidi" w:cstheme="minorBidi"/>
          <w:rtl/>
        </w:rPr>
      </w:pPr>
      <w:r w:rsidRPr="00645CE8">
        <w:rPr>
          <w:rFonts w:asciiTheme="minorBidi" w:hAnsiTheme="minorBidi" w:cstheme="minorBidi"/>
          <w:rtl/>
        </w:rPr>
        <w:t>10.1.2 תלמיד שנעדר בשל אירוע מזכה על פי סעיף 1.12.3 יוכל לחזור על הקורס ללא תשלום נוסף ובתנאי שעדיין לא נבחן בקורס.</w:t>
      </w:r>
    </w:p>
    <w:p w14:paraId="1C4A2597"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6390C5DB" w14:textId="77777777" w:rsidR="00F50562" w:rsidRPr="00645CE8" w:rsidRDefault="00F50562" w:rsidP="00F50562">
      <w:pPr>
        <w:pStyle w:val="2"/>
        <w:rPr>
          <w:rFonts w:asciiTheme="minorBidi" w:hAnsiTheme="minorBidi" w:cstheme="minorBidi"/>
          <w:sz w:val="24"/>
          <w:szCs w:val="24"/>
          <w:rtl/>
        </w:rPr>
      </w:pPr>
      <w:bookmarkStart w:id="107" w:name="_Toc83818186"/>
      <w:r w:rsidRPr="00645CE8">
        <w:rPr>
          <w:rFonts w:asciiTheme="minorBidi" w:hAnsiTheme="minorBidi" w:cstheme="minorBidi"/>
          <w:sz w:val="24"/>
          <w:szCs w:val="24"/>
          <w:rtl/>
        </w:rPr>
        <w:t>10.2 פטור מחובות שוטפים</w:t>
      </w:r>
      <w:bookmarkEnd w:id="107"/>
      <w:r w:rsidRPr="00645CE8">
        <w:rPr>
          <w:rFonts w:asciiTheme="minorBidi" w:hAnsiTheme="minorBidi" w:cstheme="minorBidi"/>
          <w:sz w:val="24"/>
          <w:szCs w:val="24"/>
          <w:rtl/>
        </w:rPr>
        <w:t xml:space="preserve"> </w:t>
      </w:r>
    </w:p>
    <w:p w14:paraId="44033EA5"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מורה רשאי לפטור תלמיד החוזר על הקורס כנ"ל ממילוי החובות השוטפים של הקורס (כגון תרגילים), אך לא מהבחינה.</w:t>
      </w:r>
    </w:p>
    <w:p w14:paraId="4B8722D9"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1A50AFAF" w14:textId="77777777" w:rsidR="00F50562" w:rsidRPr="00645CE8" w:rsidRDefault="00F50562" w:rsidP="00F50562">
      <w:pPr>
        <w:pStyle w:val="2"/>
        <w:rPr>
          <w:rFonts w:asciiTheme="minorBidi" w:hAnsiTheme="minorBidi" w:cstheme="minorBidi"/>
          <w:sz w:val="24"/>
          <w:szCs w:val="24"/>
          <w:rtl/>
        </w:rPr>
      </w:pPr>
      <w:bookmarkStart w:id="108" w:name="_Toc83818187"/>
      <w:r w:rsidRPr="00645CE8">
        <w:rPr>
          <w:rFonts w:asciiTheme="minorBidi" w:hAnsiTheme="minorBidi" w:cstheme="minorBidi"/>
          <w:sz w:val="24"/>
          <w:szCs w:val="24"/>
          <w:rtl/>
        </w:rPr>
        <w:t>10.3 ציון הקורס במקרה של חזרה על קורס</w:t>
      </w:r>
      <w:bookmarkEnd w:id="108"/>
    </w:p>
    <w:p w14:paraId="24707FAD"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הציון המאוחר יותר בקורס הוא המחייב, גם אם הוא נמוך מהציון הקודם.</w:t>
      </w:r>
    </w:p>
    <w:p w14:paraId="0ADEE50B"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24059EA1" w14:textId="77777777" w:rsidR="00F50562" w:rsidRPr="00645CE8" w:rsidRDefault="00F50562" w:rsidP="00F50562">
      <w:pPr>
        <w:pStyle w:val="2"/>
        <w:rPr>
          <w:rFonts w:asciiTheme="minorBidi" w:hAnsiTheme="minorBidi" w:cstheme="minorBidi"/>
          <w:sz w:val="24"/>
          <w:szCs w:val="24"/>
          <w:rtl/>
        </w:rPr>
      </w:pPr>
      <w:bookmarkStart w:id="109" w:name="_Toc83818188"/>
      <w:r w:rsidRPr="00645CE8">
        <w:rPr>
          <w:rFonts w:asciiTheme="minorBidi" w:hAnsiTheme="minorBidi" w:cstheme="minorBidi"/>
          <w:sz w:val="24"/>
          <w:szCs w:val="24"/>
          <w:rtl/>
        </w:rPr>
        <w:t>10.4 הגבלת זכות החזרה על קורסים</w:t>
      </w:r>
      <w:bookmarkEnd w:id="109"/>
    </w:p>
    <w:p w14:paraId="06A352D8"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10.4.1 ועדת ההוראה של כל פקולטה תהיה רשאית לקבוע קורסים בהם ייאסר על תלמידים לחזור על הקורס אם נבחנו בו בשני מועדים.</w:t>
      </w:r>
    </w:p>
    <w:p w14:paraId="42ADDF77"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10.4.2 ועדת ההוראה של הפקולטה רשאית להגביל את מספר הקורסים עליהם רשאי תלמיד לחזור במהלך הלימודים לתואר.</w:t>
      </w:r>
    </w:p>
    <w:p w14:paraId="2362BE82"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p>
    <w:p w14:paraId="1E3358BF" w14:textId="77777777" w:rsidR="00F50562" w:rsidRPr="00645CE8" w:rsidRDefault="00F50562" w:rsidP="00F50562">
      <w:pPr>
        <w:bidi w:val="0"/>
        <w:rPr>
          <w:rFonts w:asciiTheme="minorBidi" w:hAnsiTheme="minorBidi" w:cstheme="minorBidi"/>
          <w:sz w:val="24"/>
          <w:szCs w:val="24"/>
          <w:rtl/>
        </w:rPr>
      </w:pPr>
      <w:r w:rsidRPr="00645CE8">
        <w:rPr>
          <w:rFonts w:asciiTheme="minorBidi" w:hAnsiTheme="minorBidi" w:cstheme="minorBidi"/>
          <w:sz w:val="24"/>
          <w:szCs w:val="24"/>
          <w:rtl/>
        </w:rPr>
        <w:br w:type="page"/>
      </w:r>
    </w:p>
    <w:p w14:paraId="32E050DC" w14:textId="77777777" w:rsidR="00F50562" w:rsidRPr="00645CE8" w:rsidRDefault="00F50562" w:rsidP="00F50562">
      <w:pPr>
        <w:pStyle w:val="1"/>
        <w:rPr>
          <w:rFonts w:asciiTheme="minorBidi" w:hAnsiTheme="minorBidi" w:cstheme="minorBidi"/>
          <w:sz w:val="24"/>
          <w:szCs w:val="24"/>
          <w:rtl/>
        </w:rPr>
      </w:pPr>
      <w:bookmarkStart w:id="110" w:name="_Toc83818189"/>
      <w:r w:rsidRPr="00645CE8">
        <w:rPr>
          <w:rFonts w:asciiTheme="minorBidi" w:hAnsiTheme="minorBidi" w:cstheme="minorBidi"/>
          <w:sz w:val="24"/>
          <w:szCs w:val="24"/>
          <w:rtl/>
        </w:rPr>
        <w:t>11. תנאי מעבר</w:t>
      </w:r>
      <w:bookmarkEnd w:id="110"/>
    </w:p>
    <w:p w14:paraId="628AC79C" w14:textId="77777777" w:rsidR="00F50562" w:rsidRPr="00645CE8" w:rsidRDefault="00F50562" w:rsidP="00F50562">
      <w:pPr>
        <w:pStyle w:val="2"/>
        <w:rPr>
          <w:rFonts w:asciiTheme="minorBidi" w:hAnsiTheme="minorBidi" w:cstheme="minorBidi"/>
          <w:sz w:val="24"/>
          <w:szCs w:val="24"/>
          <w:rtl/>
        </w:rPr>
      </w:pPr>
      <w:bookmarkStart w:id="111" w:name="_Toc83818190"/>
      <w:r w:rsidRPr="00645CE8">
        <w:rPr>
          <w:rFonts w:asciiTheme="minorBidi" w:hAnsiTheme="minorBidi" w:cstheme="minorBidi"/>
          <w:sz w:val="24"/>
          <w:szCs w:val="24"/>
          <w:rtl/>
        </w:rPr>
        <w:t>11.1 קורסי החובה והציונים הנדרשים בקורסים</w:t>
      </w:r>
      <w:bookmarkEnd w:id="111"/>
      <w:r w:rsidRPr="00645CE8">
        <w:rPr>
          <w:rFonts w:asciiTheme="minorBidi" w:hAnsiTheme="minorBidi" w:cstheme="minorBidi"/>
          <w:sz w:val="24"/>
          <w:szCs w:val="24"/>
          <w:rtl/>
        </w:rPr>
        <w:t xml:space="preserve">  </w:t>
      </w:r>
    </w:p>
    <w:p w14:paraId="011894A7"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ועדת ההוראה או מי שהוסמך על ידה, תגדיר ותפרסם בשנתון את רשימת קורסי החובה ותנאי המעבר של החוגים בכל שנת לימוד ואת ציון המעבר הנדרש בקורסים. </w:t>
      </w:r>
    </w:p>
    <w:p w14:paraId="270B6A24" w14:textId="77777777" w:rsidR="00F50562" w:rsidRPr="00645CE8" w:rsidRDefault="00F50562" w:rsidP="00F50562">
      <w:pPr>
        <w:ind w:left="720"/>
        <w:rPr>
          <w:rFonts w:asciiTheme="minorBidi" w:hAnsiTheme="minorBidi" w:cstheme="minorBidi"/>
          <w:b/>
          <w:bCs/>
          <w:sz w:val="24"/>
          <w:szCs w:val="24"/>
          <w:rtl/>
        </w:rPr>
      </w:pPr>
      <w:r w:rsidRPr="00645CE8">
        <w:rPr>
          <w:rFonts w:asciiTheme="minorBidi" w:hAnsiTheme="minorBidi" w:cstheme="minorBidi"/>
          <w:sz w:val="24"/>
          <w:szCs w:val="24"/>
          <w:rtl/>
        </w:rPr>
        <w:t>11.1.1  ציון העובר המינימאלי בקורס הוא 60.</w:t>
      </w:r>
      <w:r w:rsidRPr="00645CE8">
        <w:rPr>
          <w:rFonts w:asciiTheme="minorBidi" w:hAnsiTheme="minorBidi" w:cstheme="minorBidi"/>
          <w:b/>
          <w:bCs/>
          <w:sz w:val="24"/>
          <w:szCs w:val="24"/>
          <w:rtl/>
        </w:rPr>
        <w:t xml:space="preserve"> </w:t>
      </w:r>
      <w:r w:rsidRPr="00645CE8">
        <w:rPr>
          <w:rFonts w:asciiTheme="minorBidi" w:hAnsiTheme="minorBidi" w:cstheme="minorBidi"/>
          <w:sz w:val="24"/>
          <w:szCs w:val="24"/>
          <w:rtl/>
        </w:rPr>
        <w:t>פקולטה רשאית לקבוע שבקורס מסוים ציון המעבר יהיה גבוה מ- 60.</w:t>
      </w:r>
    </w:p>
    <w:p w14:paraId="7BF3A5A4"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11.1.2  ממוצע הציונים המינימאלי ˗ תנאי מעבר משנה לשנה בתואר בוגר הוא הצלחה בכל קורסי החובה.</w:t>
      </w:r>
    </w:p>
    <w:p w14:paraId="4D26839E"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11.1.3   ציון מינימאלי בלימודי שפה ˗ לתלמיד שנה א' לתואר בוגר שאינו פטור מלימודי הכנה באנגלית ו/או בעברית (כמפורט בפרק 5), נדרש ציון 70 לפחות בלימודי האנגלית וציון 75 לפחות בלימודי העברית כדי לעבור לשנה ב' (פקולטה רשאית לדרוש ציון מעבר גבוה יותר בעברית).</w:t>
      </w:r>
    </w:p>
    <w:p w14:paraId="5994305E"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11.2  תלמיד לתואר בוגר שעובר ממסלול לימודים דו-חוגי למסלול חד-חוגי, חייב לעמוד בתנאי המעבר של שני החוגים. פקולטה רשאית לקבוע תנאי מעבר גבוה כתנאי כניסה למסלול חד-חוגי.</w:t>
      </w:r>
    </w:p>
    <w:p w14:paraId="25107C89" w14:textId="77777777" w:rsidR="00F50562" w:rsidRPr="00645CE8" w:rsidRDefault="00F50562" w:rsidP="00F50562">
      <w:pPr>
        <w:rPr>
          <w:rFonts w:asciiTheme="minorBidi" w:hAnsiTheme="minorBidi" w:cstheme="minorBidi"/>
          <w:b/>
          <w:bCs/>
          <w:sz w:val="24"/>
          <w:szCs w:val="24"/>
          <w:rtl/>
        </w:rPr>
      </w:pPr>
      <w:r w:rsidRPr="00645CE8">
        <w:rPr>
          <w:rFonts w:asciiTheme="minorBidi" w:hAnsiTheme="minorBidi" w:cstheme="minorBidi"/>
          <w:sz w:val="24"/>
          <w:szCs w:val="24"/>
          <w:rtl/>
        </w:rPr>
        <w:t xml:space="preserve">11.3  פקולטה רשאית לאשר לתלמיד שלא עמד בתנאי המעבר לחזור על לימודי השנה בחוג על פי שיקוליה. </w:t>
      </w:r>
    </w:p>
    <w:p w14:paraId="04866D50" w14:textId="77777777" w:rsidR="00F50562" w:rsidRPr="00645CE8" w:rsidRDefault="00F50562" w:rsidP="00F50562">
      <w:pPr>
        <w:rPr>
          <w:rFonts w:asciiTheme="minorBidi" w:hAnsiTheme="minorBidi" w:cstheme="minorBidi"/>
          <w:sz w:val="24"/>
          <w:szCs w:val="24"/>
          <w:rtl/>
        </w:rPr>
      </w:pPr>
    </w:p>
    <w:p w14:paraId="341C4BDD"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11.4 תלמיד שלא השלים חובותיו בקורס בשל אירוע מזכה על פי סעיף 1.12.3 או בשל שירות מילואים יוכל ללמוד על תנאי בקורס מתקדם או בשנה מתקדמת עד להשלמת הבחינה או המטלה, בכפוף לעמידתו בהוראות סעיף 4.6.2 באשר לחובותיו של "תלמיד על תנאי".</w:t>
      </w:r>
    </w:p>
    <w:p w14:paraId="3C9720CC" w14:textId="77777777" w:rsidR="00F50562" w:rsidRPr="00645CE8" w:rsidRDefault="00F50562" w:rsidP="00F50562">
      <w:pPr>
        <w:bidi w:val="0"/>
        <w:rPr>
          <w:rFonts w:asciiTheme="minorBidi" w:hAnsiTheme="minorBidi" w:cstheme="minorBidi"/>
          <w:sz w:val="24"/>
          <w:szCs w:val="24"/>
        </w:rPr>
      </w:pPr>
      <w:r w:rsidRPr="00645CE8">
        <w:rPr>
          <w:rFonts w:asciiTheme="minorBidi" w:hAnsiTheme="minorBidi" w:cstheme="minorBidi"/>
          <w:sz w:val="24"/>
          <w:szCs w:val="24"/>
          <w:rtl/>
        </w:rPr>
        <w:br w:type="page"/>
      </w:r>
    </w:p>
    <w:p w14:paraId="0CD1FED7" w14:textId="77777777" w:rsidR="00F50562" w:rsidRPr="00645CE8" w:rsidRDefault="00F50562" w:rsidP="00F50562">
      <w:pPr>
        <w:pStyle w:val="1"/>
        <w:rPr>
          <w:rFonts w:asciiTheme="minorBidi" w:hAnsiTheme="minorBidi" w:cstheme="minorBidi"/>
          <w:sz w:val="24"/>
          <w:szCs w:val="24"/>
          <w:rtl/>
        </w:rPr>
      </w:pPr>
      <w:bookmarkStart w:id="112" w:name="_Toc83818191"/>
      <w:r w:rsidRPr="00645CE8">
        <w:rPr>
          <w:rFonts w:asciiTheme="minorBidi" w:hAnsiTheme="minorBidi" w:cstheme="minorBidi"/>
          <w:sz w:val="24"/>
          <w:szCs w:val="24"/>
          <w:rtl/>
        </w:rPr>
        <w:t xml:space="preserve">12. </w:t>
      </w:r>
      <w:r w:rsidRPr="00645CE8">
        <w:rPr>
          <w:rStyle w:val="a3"/>
          <w:rFonts w:asciiTheme="minorBidi" w:hAnsiTheme="minorBidi" w:cstheme="minorBidi"/>
          <w:b w:val="0"/>
          <w:sz w:val="24"/>
          <w:szCs w:val="24"/>
          <w:rtl/>
        </w:rPr>
        <w:t>משך הלימודים, הפסקת לימודים וחידושם</w:t>
      </w:r>
      <w:bookmarkEnd w:id="112"/>
    </w:p>
    <w:p w14:paraId="6F2A3194" w14:textId="77777777" w:rsidR="00F50562" w:rsidRPr="00645CE8" w:rsidRDefault="00F50562" w:rsidP="00F50562">
      <w:pPr>
        <w:pStyle w:val="2"/>
        <w:rPr>
          <w:rFonts w:asciiTheme="minorBidi" w:hAnsiTheme="minorBidi" w:cstheme="minorBidi"/>
          <w:sz w:val="24"/>
          <w:szCs w:val="24"/>
          <w:rtl/>
        </w:rPr>
      </w:pPr>
      <w:bookmarkStart w:id="113" w:name="_Toc83818192"/>
      <w:r w:rsidRPr="00645CE8">
        <w:rPr>
          <w:rFonts w:asciiTheme="minorBidi" w:hAnsiTheme="minorBidi" w:cstheme="minorBidi"/>
          <w:sz w:val="24"/>
          <w:szCs w:val="24"/>
          <w:rtl/>
        </w:rPr>
        <w:t xml:space="preserve">12.1  </w:t>
      </w:r>
      <w:r w:rsidRPr="00645CE8">
        <w:rPr>
          <w:rStyle w:val="a3"/>
          <w:rFonts w:asciiTheme="minorBidi" w:hAnsiTheme="minorBidi" w:cstheme="minorBidi"/>
          <w:b w:val="0"/>
          <w:sz w:val="24"/>
          <w:szCs w:val="24"/>
          <w:rtl/>
        </w:rPr>
        <w:t>משך הלימודים</w:t>
      </w:r>
      <w:bookmarkEnd w:id="113"/>
      <w:r w:rsidRPr="00645CE8">
        <w:rPr>
          <w:rFonts w:asciiTheme="minorBidi" w:hAnsiTheme="minorBidi" w:cstheme="minorBidi"/>
          <w:sz w:val="24"/>
          <w:szCs w:val="24"/>
          <w:rtl/>
        </w:rPr>
        <w:t xml:space="preserve"> </w:t>
      </w:r>
    </w:p>
    <w:p w14:paraId="40BCF2CD"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ועדת ההוראה של הפקולטה מוסמכת לבחון את לימודיו של תלמיד הגורר את לימודיו לתואר מעבר לשנות התקן ולקבוע אם ואלו לימודים לא יוכרו כחלק מלימודיו לתואר. אולם, תלמיד שנעדר בשל שירות מילואים מצטבר של 150 ימים במהלך תקופת לימודיו התקנית ותלמיד שנעדר בשל אירוע מזכה (על פי סעיף 1.12.3) יהיו זכאים להאריך את לימודיהם בשני סמסטרים ומבלי שיחויבו בשכ"ל או בתשלום נוסף בשל הארכה זו.</w:t>
      </w:r>
    </w:p>
    <w:p w14:paraId="2BBB7C03"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52915B40" w14:textId="77777777" w:rsidR="00F50562" w:rsidRPr="00645CE8" w:rsidRDefault="00F50562" w:rsidP="00F50562">
      <w:pPr>
        <w:pStyle w:val="2"/>
        <w:rPr>
          <w:rFonts w:asciiTheme="minorBidi" w:hAnsiTheme="minorBidi" w:cstheme="minorBidi"/>
          <w:sz w:val="24"/>
          <w:szCs w:val="24"/>
          <w:rtl/>
        </w:rPr>
      </w:pPr>
      <w:bookmarkStart w:id="114" w:name="_Toc83818193"/>
      <w:r w:rsidRPr="00645CE8">
        <w:rPr>
          <w:rFonts w:asciiTheme="minorBidi" w:hAnsiTheme="minorBidi" w:cstheme="minorBidi"/>
          <w:sz w:val="24"/>
          <w:szCs w:val="24"/>
          <w:rtl/>
        </w:rPr>
        <w:t xml:space="preserve">12.2 </w:t>
      </w:r>
      <w:r w:rsidRPr="00645CE8">
        <w:rPr>
          <w:rStyle w:val="a3"/>
          <w:rFonts w:asciiTheme="minorBidi" w:hAnsiTheme="minorBidi" w:cstheme="minorBidi"/>
          <w:b w:val="0"/>
          <w:sz w:val="24"/>
          <w:szCs w:val="24"/>
          <w:rtl/>
        </w:rPr>
        <w:t>ביטול לימודים</w:t>
      </w:r>
      <w:bookmarkEnd w:id="114"/>
      <w:r w:rsidRPr="00645CE8">
        <w:rPr>
          <w:rStyle w:val="a3"/>
          <w:rFonts w:asciiTheme="minorBidi" w:hAnsiTheme="minorBidi" w:cstheme="minorBidi"/>
          <w:b w:val="0"/>
          <w:sz w:val="24"/>
          <w:szCs w:val="24"/>
          <w:rtl/>
        </w:rPr>
        <w:t xml:space="preserve"> </w:t>
      </w:r>
      <w:r w:rsidRPr="00645CE8">
        <w:rPr>
          <w:rFonts w:asciiTheme="minorBidi" w:hAnsiTheme="minorBidi" w:cstheme="minorBidi"/>
          <w:sz w:val="24"/>
          <w:szCs w:val="24"/>
          <w:rtl/>
        </w:rPr>
        <w:t xml:space="preserve"> </w:t>
      </w:r>
    </w:p>
    <w:p w14:paraId="2D669020"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תלמיד או מועמד המבטל את לימודיו במהלך שנת הלימודים (גם אם לא הגיש תכנית לימודים ) חייב להודיע על כך למחלקת מערכות לימודים ותשלומי סטודנטים דרך</w:t>
      </w:r>
      <w:r>
        <w:rPr>
          <w:rFonts w:asciiTheme="minorBidi" w:hAnsiTheme="minorBidi" w:cstheme="minorBidi" w:hint="cs"/>
          <w:sz w:val="24"/>
          <w:szCs w:val="24"/>
          <w:rtl/>
        </w:rPr>
        <w:t>:</w:t>
      </w:r>
      <w:r w:rsidRPr="00645CE8">
        <w:rPr>
          <w:rFonts w:asciiTheme="minorBidi" w:hAnsiTheme="minorBidi" w:cstheme="minorBidi"/>
          <w:sz w:val="24"/>
          <w:szCs w:val="24"/>
          <w:rtl/>
        </w:rPr>
        <w:t xml:space="preserve"> </w:t>
      </w:r>
      <w:r>
        <w:rPr>
          <w:rFonts w:asciiTheme="minorBidi" w:hAnsiTheme="minorBidi" w:cstheme="minorBidi" w:hint="cs"/>
          <w:sz w:val="24"/>
          <w:szCs w:val="24"/>
          <w:rtl/>
        </w:rPr>
        <w:t xml:space="preserve">צור קשר במידע האישי </w:t>
      </w:r>
      <w:r>
        <w:rPr>
          <w:rFonts w:asciiTheme="minorBidi" w:hAnsiTheme="minorBidi" w:cstheme="minorBidi"/>
          <w:sz w:val="24"/>
          <w:szCs w:val="24"/>
          <w:rtl/>
        </w:rPr>
        <w:t>–</w:t>
      </w:r>
      <w:r>
        <w:rPr>
          <w:rFonts w:asciiTheme="minorBidi" w:hAnsiTheme="minorBidi" w:cstheme="minorBidi" w:hint="cs"/>
          <w:sz w:val="24"/>
          <w:szCs w:val="24"/>
          <w:rtl/>
        </w:rPr>
        <w:t xml:space="preserve"> מנהל סטודנטים </w:t>
      </w:r>
      <w:r>
        <w:rPr>
          <w:rFonts w:asciiTheme="minorBidi" w:hAnsiTheme="minorBidi" w:cstheme="minorBidi"/>
          <w:sz w:val="24"/>
          <w:szCs w:val="24"/>
          <w:rtl/>
        </w:rPr>
        <w:t>–</w:t>
      </w:r>
      <w:r>
        <w:rPr>
          <w:rFonts w:asciiTheme="minorBidi" w:hAnsiTheme="minorBidi" w:cstheme="minorBidi" w:hint="cs"/>
          <w:sz w:val="24"/>
          <w:szCs w:val="24"/>
          <w:rtl/>
        </w:rPr>
        <w:t xml:space="preserve"> שכר לימוד- הפסקת לימודים.</w:t>
      </w:r>
    </w:p>
    <w:p w14:paraId="52B3E85A" w14:textId="77777777" w:rsidR="00F50562" w:rsidRPr="00645CE8" w:rsidRDefault="00F50562" w:rsidP="00F50562">
      <w:pPr>
        <w:rPr>
          <w:rFonts w:asciiTheme="minorBidi" w:hAnsiTheme="minorBidi" w:cstheme="minorBidi"/>
          <w:b/>
          <w:bCs/>
          <w:sz w:val="24"/>
          <w:szCs w:val="24"/>
          <w:rtl/>
        </w:rPr>
      </w:pPr>
    </w:p>
    <w:p w14:paraId="5AE59E88" w14:textId="77777777" w:rsidR="00F50562" w:rsidRPr="00645CE8" w:rsidRDefault="00F50562" w:rsidP="00F50562">
      <w:pPr>
        <w:rPr>
          <w:rFonts w:asciiTheme="minorBidi" w:hAnsiTheme="minorBidi" w:cstheme="minorBidi"/>
          <w:b/>
          <w:bCs/>
          <w:sz w:val="24"/>
          <w:szCs w:val="24"/>
          <w:rtl/>
        </w:rPr>
      </w:pPr>
    </w:p>
    <w:p w14:paraId="35FFBF71" w14:textId="77777777" w:rsidR="00F50562" w:rsidRPr="00645CE8" w:rsidRDefault="00F50562" w:rsidP="00F50562">
      <w:pPr>
        <w:pStyle w:val="2"/>
        <w:rPr>
          <w:rFonts w:asciiTheme="minorBidi" w:hAnsiTheme="minorBidi" w:cstheme="minorBidi"/>
          <w:sz w:val="24"/>
          <w:szCs w:val="24"/>
          <w:rtl/>
        </w:rPr>
      </w:pPr>
      <w:bookmarkStart w:id="115" w:name="_Toc83818194"/>
      <w:r w:rsidRPr="00645CE8">
        <w:rPr>
          <w:rFonts w:asciiTheme="minorBidi" w:hAnsiTheme="minorBidi" w:cstheme="minorBidi"/>
          <w:sz w:val="24"/>
          <w:szCs w:val="24"/>
          <w:rtl/>
        </w:rPr>
        <w:t>12.</w:t>
      </w:r>
      <w:bookmarkStart w:id="116" w:name="_Hlk53940893"/>
      <w:r w:rsidRPr="00645CE8">
        <w:rPr>
          <w:rFonts w:asciiTheme="minorBidi" w:hAnsiTheme="minorBidi" w:cstheme="minorBidi"/>
          <w:sz w:val="24"/>
          <w:szCs w:val="24"/>
          <w:rtl/>
        </w:rPr>
        <w:t>3</w:t>
      </w:r>
      <w:r w:rsidRPr="00645CE8">
        <w:rPr>
          <w:rStyle w:val="a3"/>
          <w:rFonts w:asciiTheme="minorBidi" w:hAnsiTheme="minorBidi" w:cstheme="minorBidi"/>
          <w:b w:val="0"/>
          <w:sz w:val="24"/>
          <w:szCs w:val="24"/>
          <w:rtl/>
        </w:rPr>
        <w:t> רישום מחדש – לתלמידים חדשים</w:t>
      </w:r>
      <w:bookmarkEnd w:id="115"/>
      <w:r w:rsidRPr="00645CE8">
        <w:rPr>
          <w:rFonts w:asciiTheme="minorBidi" w:hAnsiTheme="minorBidi" w:cstheme="minorBidi"/>
          <w:sz w:val="24"/>
          <w:szCs w:val="24"/>
          <w:rtl/>
        </w:rPr>
        <w:t xml:space="preserve"> </w:t>
      </w:r>
    </w:p>
    <w:p w14:paraId="2F602B71" w14:textId="77777777" w:rsidR="00F50562" w:rsidRPr="00645CE8" w:rsidRDefault="00F50562" w:rsidP="00F50562">
      <w:pPr>
        <w:spacing w:after="150"/>
        <w:rPr>
          <w:rFonts w:asciiTheme="minorBidi" w:hAnsiTheme="minorBidi" w:cstheme="minorBidi"/>
          <w:sz w:val="24"/>
          <w:szCs w:val="24"/>
        </w:rPr>
      </w:pPr>
      <w:r w:rsidRPr="00645CE8">
        <w:rPr>
          <w:rFonts w:asciiTheme="minorBidi" w:hAnsiTheme="minorBidi" w:cstheme="minorBidi"/>
          <w:sz w:val="24"/>
          <w:szCs w:val="24"/>
          <w:rtl/>
        </w:rPr>
        <w:t>תלמיד שהתקבל ללימודים באחת התוכניות הבאות</w:t>
      </w:r>
      <w:r w:rsidRPr="00645CE8">
        <w:rPr>
          <w:rFonts w:asciiTheme="minorBidi" w:hAnsiTheme="minorBidi" w:cstheme="minorBidi"/>
          <w:b/>
          <w:bCs/>
          <w:sz w:val="24"/>
          <w:szCs w:val="24"/>
          <w:rtl/>
        </w:rPr>
        <w:t xml:space="preserve"> -רפואה, רפואה צבאית -צמרת, רפואת שיניים, רפואה ומחקר ביו-רפואי, אמירים- מדעי הרוח, ריפוי בעיסוק , תכנית רביבים, רוקחות- תכנית מצוינות -</w:t>
      </w:r>
      <w:r w:rsidRPr="00645CE8">
        <w:rPr>
          <w:rFonts w:asciiTheme="minorBidi" w:hAnsiTheme="minorBidi" w:cstheme="minorBidi"/>
          <w:sz w:val="24"/>
          <w:szCs w:val="24"/>
          <w:rtl/>
        </w:rPr>
        <w:t xml:space="preserve"> אך לא מימש קבלתו, כלומר, לא קלט תכנית לימודים, יידרש להירשם מחדש ולשוב לעמוד בתנאי הקבלה</w:t>
      </w:r>
      <w:r w:rsidRPr="00645CE8">
        <w:rPr>
          <w:rFonts w:asciiTheme="minorBidi" w:hAnsiTheme="minorBidi" w:cstheme="minorBidi"/>
          <w:sz w:val="24"/>
          <w:szCs w:val="24"/>
        </w:rPr>
        <w:t>.</w:t>
      </w:r>
    </w:p>
    <w:p w14:paraId="176F5C47" w14:textId="77777777" w:rsidR="00F50562" w:rsidRPr="00645CE8" w:rsidRDefault="00F50562" w:rsidP="00F50562">
      <w:pPr>
        <w:pStyle w:val="2"/>
        <w:rPr>
          <w:rFonts w:asciiTheme="minorBidi" w:hAnsiTheme="minorBidi" w:cstheme="minorBidi"/>
          <w:sz w:val="24"/>
          <w:szCs w:val="24"/>
          <w:rtl/>
        </w:rPr>
      </w:pPr>
      <w:bookmarkStart w:id="117" w:name="_Toc83818195"/>
      <w:bookmarkEnd w:id="116"/>
    </w:p>
    <w:p w14:paraId="2633DB8C" w14:textId="77777777" w:rsidR="00F50562" w:rsidRPr="00645CE8" w:rsidRDefault="00F50562" w:rsidP="00F50562">
      <w:pPr>
        <w:pStyle w:val="2"/>
        <w:rPr>
          <w:rFonts w:asciiTheme="minorBidi" w:hAnsiTheme="minorBidi" w:cstheme="minorBidi"/>
          <w:sz w:val="24"/>
          <w:szCs w:val="24"/>
          <w:rtl/>
        </w:rPr>
      </w:pPr>
      <w:r w:rsidRPr="00645CE8">
        <w:rPr>
          <w:rFonts w:asciiTheme="minorBidi" w:hAnsiTheme="minorBidi" w:cstheme="minorBidi"/>
          <w:sz w:val="24"/>
          <w:szCs w:val="24"/>
          <w:rtl/>
        </w:rPr>
        <w:t>12.4 </w:t>
      </w:r>
      <w:r w:rsidRPr="00645CE8">
        <w:rPr>
          <w:rStyle w:val="a3"/>
          <w:rFonts w:asciiTheme="minorBidi" w:hAnsiTheme="minorBidi" w:cstheme="minorBidi"/>
          <w:b w:val="0"/>
          <w:sz w:val="24"/>
          <w:szCs w:val="24"/>
          <w:rtl/>
        </w:rPr>
        <w:t>חידוש לימודים</w:t>
      </w:r>
      <w:r w:rsidRPr="00645CE8">
        <w:rPr>
          <w:rFonts w:asciiTheme="minorBidi" w:hAnsiTheme="minorBidi" w:cstheme="minorBidi"/>
          <w:sz w:val="24"/>
          <w:szCs w:val="24"/>
          <w:rtl/>
        </w:rPr>
        <w:t xml:space="preserve"> - לתלמידים ותיקים</w:t>
      </w:r>
      <w:bookmarkEnd w:id="117"/>
    </w:p>
    <w:p w14:paraId="2E7A55D7"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 xml:space="preserve">12.4.1 תלמיד ותיק לתואר בוגר, שרשאי היה להמשיך את לימודיו אך הפסיקם לתקופה אחת של עד שתי שנות לימוד רצופות, יהיה רשאי לחזור ללימודים באותו תחום מבלי שיהיה עליו להתקבל מחדש לתחום זה. ההחלטה בנוגע להכרה בלימודיו הקודמים ולהמשך לימודיו היא בסמכותה של ועדת ההוראה של הפקולטה. על התלמיד המבקש לחדש את לימודיו לפנות בבקשה בכתב אל מזכירות הפקולטה. </w:t>
      </w:r>
    </w:p>
    <w:p w14:paraId="263BD3A0" w14:textId="77777777" w:rsidR="00F50562"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12.4.2 תלמיד ותיק, שהפסיק את לימודיו ומעוניין לחדשם ואיננו עונה על ההגדרה בסעיף 12.4.1, יגיש בקשה בכתב לוועדת ההוראה של הפקולטה. ההחלטה אם לקבלו ללימודים לשנה מתקדמת בתואר או לדרוש ממנו לעמוד מחדש בתנאי הקבלה לחוג, וכן ההחלטה בנוגע להכרה בלימודיו הקודמים היא בסמכותה של ועדת ההוראה של הפקולטה.</w:t>
      </w:r>
    </w:p>
    <w:p w14:paraId="603275A4"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Pr>
          <w:rFonts w:asciiTheme="minorBidi" w:hAnsiTheme="minorBidi" w:cstheme="minorBidi" w:hint="cs"/>
          <w:rtl/>
        </w:rPr>
        <w:t>החידוש כרוך בדמי חידוש שאינם מוחזרים במקרה שהחידוש לא אושר</w:t>
      </w:r>
    </w:p>
    <w:p w14:paraId="0AD81097" w14:textId="77777777" w:rsidR="00F50562" w:rsidRDefault="00F50562" w:rsidP="00F50562">
      <w:pPr>
        <w:pStyle w:val="1"/>
        <w:rPr>
          <w:rFonts w:asciiTheme="minorBidi" w:hAnsiTheme="minorBidi" w:cstheme="minorBidi"/>
          <w:sz w:val="24"/>
          <w:szCs w:val="24"/>
          <w:rtl/>
        </w:rPr>
      </w:pPr>
      <w:bookmarkStart w:id="118" w:name="_Toc83818196"/>
    </w:p>
    <w:p w14:paraId="1E011593" w14:textId="77777777" w:rsidR="00F50562" w:rsidRDefault="00F50562" w:rsidP="00F50562">
      <w:pPr>
        <w:pStyle w:val="1"/>
        <w:rPr>
          <w:rFonts w:asciiTheme="minorBidi" w:hAnsiTheme="minorBidi" w:cstheme="minorBidi"/>
          <w:sz w:val="24"/>
          <w:szCs w:val="24"/>
          <w:rtl/>
        </w:rPr>
      </w:pPr>
    </w:p>
    <w:p w14:paraId="2AA55C08" w14:textId="77777777" w:rsidR="00F50562" w:rsidRDefault="00F50562" w:rsidP="00F50562">
      <w:pPr>
        <w:rPr>
          <w:rtl/>
          <w:lang w:val="x-none" w:eastAsia="x-none"/>
        </w:rPr>
      </w:pPr>
    </w:p>
    <w:p w14:paraId="24C85827" w14:textId="77777777" w:rsidR="00F50562" w:rsidRDefault="00F50562" w:rsidP="00F50562">
      <w:pPr>
        <w:rPr>
          <w:rtl/>
          <w:lang w:val="x-none" w:eastAsia="x-none"/>
        </w:rPr>
      </w:pPr>
    </w:p>
    <w:p w14:paraId="34EAA151" w14:textId="77777777" w:rsidR="00F50562" w:rsidRDefault="00F50562" w:rsidP="00F50562">
      <w:pPr>
        <w:rPr>
          <w:rtl/>
          <w:lang w:val="x-none" w:eastAsia="x-none"/>
        </w:rPr>
      </w:pPr>
    </w:p>
    <w:p w14:paraId="283B6F67" w14:textId="77777777" w:rsidR="00F50562" w:rsidRDefault="00F50562" w:rsidP="00F50562">
      <w:pPr>
        <w:rPr>
          <w:rtl/>
          <w:lang w:val="x-none" w:eastAsia="x-none"/>
        </w:rPr>
      </w:pPr>
    </w:p>
    <w:p w14:paraId="0B2D8721" w14:textId="77777777" w:rsidR="00F50562" w:rsidRDefault="00F50562" w:rsidP="00F50562">
      <w:pPr>
        <w:rPr>
          <w:rtl/>
          <w:lang w:val="x-none" w:eastAsia="x-none"/>
        </w:rPr>
      </w:pPr>
    </w:p>
    <w:p w14:paraId="6CA5C61E" w14:textId="77777777" w:rsidR="00F50562" w:rsidRDefault="00F50562" w:rsidP="00F50562">
      <w:pPr>
        <w:rPr>
          <w:rtl/>
          <w:lang w:val="x-none" w:eastAsia="x-none"/>
        </w:rPr>
      </w:pPr>
    </w:p>
    <w:p w14:paraId="2EAE5187" w14:textId="77777777" w:rsidR="00F50562" w:rsidRDefault="00F50562" w:rsidP="00F50562">
      <w:pPr>
        <w:rPr>
          <w:rtl/>
          <w:lang w:val="x-none" w:eastAsia="x-none"/>
        </w:rPr>
      </w:pPr>
    </w:p>
    <w:p w14:paraId="707A7FC8" w14:textId="77777777" w:rsidR="00F50562" w:rsidRDefault="00F50562" w:rsidP="00F50562">
      <w:pPr>
        <w:rPr>
          <w:rtl/>
          <w:lang w:val="x-none" w:eastAsia="x-none"/>
        </w:rPr>
      </w:pPr>
    </w:p>
    <w:p w14:paraId="26851065" w14:textId="77777777" w:rsidR="00F50562" w:rsidRDefault="00F50562" w:rsidP="00F50562">
      <w:pPr>
        <w:rPr>
          <w:rtl/>
          <w:lang w:val="x-none" w:eastAsia="x-none"/>
        </w:rPr>
      </w:pPr>
    </w:p>
    <w:p w14:paraId="59D2CC87" w14:textId="77777777" w:rsidR="00F50562" w:rsidRPr="00924CF6" w:rsidRDefault="00F50562" w:rsidP="00F50562">
      <w:pPr>
        <w:rPr>
          <w:rtl/>
          <w:lang w:val="x-none" w:eastAsia="x-none"/>
        </w:rPr>
      </w:pPr>
    </w:p>
    <w:p w14:paraId="06FD4F15" w14:textId="77777777" w:rsidR="00F50562" w:rsidRPr="00645CE8" w:rsidRDefault="00F50562" w:rsidP="00F50562">
      <w:pPr>
        <w:pStyle w:val="1"/>
        <w:rPr>
          <w:rFonts w:asciiTheme="minorBidi" w:hAnsiTheme="minorBidi" w:cstheme="minorBidi"/>
          <w:sz w:val="24"/>
          <w:szCs w:val="24"/>
          <w:rtl/>
        </w:rPr>
      </w:pPr>
      <w:r w:rsidRPr="00645CE8">
        <w:rPr>
          <w:rFonts w:asciiTheme="minorBidi" w:hAnsiTheme="minorBidi" w:cstheme="minorBidi"/>
          <w:sz w:val="24"/>
          <w:szCs w:val="24"/>
          <w:rtl/>
        </w:rPr>
        <w:t>13</w:t>
      </w:r>
      <w:r w:rsidRPr="00687D46">
        <w:rPr>
          <w:rFonts w:asciiTheme="minorBidi" w:hAnsiTheme="minorBidi" w:cstheme="minorBidi"/>
          <w:sz w:val="24"/>
          <w:szCs w:val="24"/>
          <w:highlight w:val="yellow"/>
          <w:rtl/>
        </w:rPr>
        <w:t xml:space="preserve">. </w:t>
      </w:r>
      <w:r w:rsidRPr="00687D46">
        <w:rPr>
          <w:rStyle w:val="a3"/>
          <w:rFonts w:asciiTheme="minorBidi" w:hAnsiTheme="minorBidi" w:cstheme="minorBidi"/>
          <w:b w:val="0"/>
          <w:sz w:val="24"/>
          <w:szCs w:val="24"/>
          <w:highlight w:val="yellow"/>
          <w:rtl/>
        </w:rPr>
        <w:t>זיכויים אקדמיים</w:t>
      </w:r>
      <w:bookmarkEnd w:id="118"/>
    </w:p>
    <w:p w14:paraId="3ECF8BA8" w14:textId="77777777" w:rsidR="00F50562" w:rsidRPr="00645CE8" w:rsidRDefault="00F50562" w:rsidP="00F50562">
      <w:pPr>
        <w:rPr>
          <w:rFonts w:asciiTheme="minorBidi" w:hAnsiTheme="minorBidi" w:cstheme="minorBidi"/>
          <w:sz w:val="24"/>
          <w:szCs w:val="24"/>
          <w:lang w:val="x-none" w:eastAsia="x-none"/>
        </w:rPr>
      </w:pPr>
    </w:p>
    <w:p w14:paraId="3B2D7A42" w14:textId="77777777" w:rsidR="00F50562" w:rsidRPr="00645CE8" w:rsidRDefault="00F50562" w:rsidP="00F50562">
      <w:pPr>
        <w:pStyle w:val="2"/>
        <w:rPr>
          <w:rFonts w:asciiTheme="minorBidi" w:hAnsiTheme="minorBidi" w:cstheme="minorBidi"/>
          <w:b/>
          <w:bCs w:val="0"/>
          <w:sz w:val="24"/>
          <w:szCs w:val="24"/>
          <w:rtl/>
        </w:rPr>
      </w:pPr>
      <w:bookmarkStart w:id="119" w:name="_Toc83818197"/>
      <w:r w:rsidRPr="00645CE8">
        <w:rPr>
          <w:rFonts w:asciiTheme="minorBidi" w:hAnsiTheme="minorBidi" w:cstheme="minorBidi"/>
          <w:b/>
          <w:bCs w:val="0"/>
          <w:sz w:val="24"/>
          <w:szCs w:val="24"/>
          <w:rtl/>
        </w:rPr>
        <w:t>13.1  ההחלטה בדבר הכרה בלימודים מתחום אחר באוניברסיטה או מחוצה לה, היא בידי ועדת ההוראה של הפקולטה.</w:t>
      </w:r>
      <w:bookmarkEnd w:id="119"/>
    </w:p>
    <w:p w14:paraId="5AB801BA"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rtl/>
        </w:rPr>
      </w:pPr>
    </w:p>
    <w:p w14:paraId="60272EE9" w14:textId="77777777" w:rsidR="00F50562" w:rsidRPr="00645CE8" w:rsidRDefault="00F50562" w:rsidP="00F50562">
      <w:pPr>
        <w:pStyle w:val="2"/>
        <w:rPr>
          <w:rFonts w:asciiTheme="minorBidi" w:hAnsiTheme="minorBidi" w:cstheme="minorBidi"/>
          <w:b/>
          <w:bCs w:val="0"/>
          <w:sz w:val="24"/>
          <w:szCs w:val="24"/>
          <w:rtl/>
        </w:rPr>
      </w:pPr>
      <w:bookmarkStart w:id="120" w:name="_Toc83818198"/>
      <w:r w:rsidRPr="00645CE8">
        <w:rPr>
          <w:rFonts w:asciiTheme="minorBidi" w:hAnsiTheme="minorBidi" w:cstheme="minorBidi"/>
          <w:b/>
          <w:bCs w:val="0"/>
          <w:sz w:val="24"/>
          <w:szCs w:val="24"/>
          <w:rtl/>
        </w:rPr>
        <w:t xml:space="preserve">13.2  קורסים מתחום אחר באוניברסיטה העברית שהוכרו לצורך המשך לימודים, יחושבו במלוא משקלם </w:t>
      </w:r>
      <w:proofErr w:type="spellStart"/>
      <w:r w:rsidRPr="00645CE8">
        <w:rPr>
          <w:rFonts w:asciiTheme="minorBidi" w:hAnsiTheme="minorBidi" w:cstheme="minorBidi"/>
          <w:b/>
          <w:bCs w:val="0"/>
          <w:sz w:val="24"/>
          <w:szCs w:val="24"/>
          <w:rtl/>
        </w:rPr>
        <w:t>וציוניהם</w:t>
      </w:r>
      <w:proofErr w:type="spellEnd"/>
      <w:r w:rsidRPr="00645CE8">
        <w:rPr>
          <w:rFonts w:asciiTheme="minorBidi" w:hAnsiTheme="minorBidi" w:cstheme="minorBidi"/>
          <w:b/>
          <w:bCs w:val="0"/>
          <w:sz w:val="24"/>
          <w:szCs w:val="24"/>
          <w:rtl/>
        </w:rPr>
        <w:t xml:space="preserve"> ייכללו בממוצע הציונים לתואר או ידווחו כ"זיכוי", מבלי שייכללו בממוצע (לפי החלטת הפקולטה).</w:t>
      </w:r>
      <w:bookmarkEnd w:id="120"/>
      <w:r w:rsidRPr="00645CE8">
        <w:rPr>
          <w:rFonts w:asciiTheme="minorBidi" w:hAnsiTheme="minorBidi" w:cstheme="minorBidi"/>
          <w:b/>
          <w:bCs w:val="0"/>
          <w:sz w:val="24"/>
          <w:szCs w:val="24"/>
          <w:rtl/>
        </w:rPr>
        <w:t xml:space="preserve"> </w:t>
      </w:r>
    </w:p>
    <w:p w14:paraId="5A3F8187"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rtl/>
        </w:rPr>
      </w:pPr>
    </w:p>
    <w:p w14:paraId="5158EC90" w14:textId="77777777" w:rsidR="00F50562" w:rsidRPr="00645CE8" w:rsidRDefault="00F50562" w:rsidP="00F50562">
      <w:pPr>
        <w:pStyle w:val="2"/>
        <w:rPr>
          <w:rFonts w:asciiTheme="minorBidi" w:hAnsiTheme="minorBidi" w:cstheme="minorBidi"/>
          <w:b/>
          <w:bCs w:val="0"/>
          <w:sz w:val="24"/>
          <w:szCs w:val="24"/>
          <w:rtl/>
        </w:rPr>
      </w:pPr>
      <w:bookmarkStart w:id="121" w:name="_Toc83818199"/>
      <w:r w:rsidRPr="00645CE8">
        <w:rPr>
          <w:rFonts w:asciiTheme="minorBidi" w:hAnsiTheme="minorBidi" w:cstheme="minorBidi"/>
          <w:b/>
          <w:bCs w:val="0"/>
          <w:sz w:val="24"/>
          <w:szCs w:val="24"/>
          <w:rtl/>
        </w:rPr>
        <w:t>13.3  קורסים ממוסדות אחרים להשכלה גבוהה שהוכרו לצורך המשך לימודים באוניברסיטה העברית, ידווחו כ"זיכוי" ללא ציון ולא ייכללו בממוצע הציונים לתואר.</w:t>
      </w:r>
      <w:bookmarkEnd w:id="121"/>
    </w:p>
    <w:p w14:paraId="5B7825F4"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rtl/>
        </w:rPr>
      </w:pPr>
    </w:p>
    <w:p w14:paraId="2B54F315" w14:textId="77777777" w:rsidR="00F50562" w:rsidRPr="00645CE8" w:rsidRDefault="00F50562" w:rsidP="00F50562">
      <w:pPr>
        <w:rPr>
          <w:rFonts w:asciiTheme="minorBidi" w:hAnsiTheme="minorBidi" w:cstheme="minorBidi"/>
          <w:b/>
          <w:bCs/>
          <w:sz w:val="24"/>
          <w:szCs w:val="24"/>
          <w:rtl/>
        </w:rPr>
      </w:pPr>
      <w:r w:rsidRPr="00645CE8">
        <w:rPr>
          <w:rFonts w:asciiTheme="minorBidi" w:hAnsiTheme="minorBidi" w:cstheme="minorBidi"/>
          <w:b/>
          <w:sz w:val="24"/>
          <w:szCs w:val="24"/>
          <w:rtl/>
        </w:rPr>
        <w:t xml:space="preserve">13.4  </w:t>
      </w:r>
      <w:r w:rsidRPr="00645CE8">
        <w:rPr>
          <w:rFonts w:asciiTheme="minorBidi" w:hAnsiTheme="minorBidi" w:cstheme="minorBidi"/>
          <w:sz w:val="24"/>
          <w:szCs w:val="24"/>
          <w:rtl/>
        </w:rPr>
        <w:t xml:space="preserve">זיכויים (אקדמיים וכספיים) ופטורים (אקדמיים) לתואר "בוגר" </w:t>
      </w:r>
    </w:p>
    <w:p w14:paraId="74FE469D"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 xml:space="preserve">הגדרות: השימוש להלן במונח "זיכוי" פירושו שחרור מחובת שכר לימוד ומחובה אקדמית כאחד. השימוש במונח "פטור" פירושו שחרור מחובה אקדמית בלבד.  </w:t>
      </w:r>
    </w:p>
    <w:p w14:paraId="59E7FB01" w14:textId="77777777" w:rsidR="00F50562" w:rsidRPr="00645CE8" w:rsidRDefault="00F50562" w:rsidP="00F50562">
      <w:pPr>
        <w:rPr>
          <w:rFonts w:asciiTheme="minorBidi" w:hAnsiTheme="minorBidi" w:cstheme="minorBidi"/>
          <w:sz w:val="24"/>
          <w:szCs w:val="24"/>
          <w:highlight w:val="yellow"/>
        </w:rPr>
      </w:pPr>
    </w:p>
    <w:p w14:paraId="33954CE0"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13.4.1   תלמיד לתואר בוגר</w:t>
      </w:r>
      <w:r w:rsidRPr="00645CE8">
        <w:rPr>
          <w:rFonts w:asciiTheme="minorBidi" w:hAnsiTheme="minorBidi" w:cstheme="minorBidi"/>
          <w:rtl/>
          <w:lang w:bidi="ar-SA"/>
        </w:rPr>
        <w:t> </w:t>
      </w:r>
      <w:r w:rsidRPr="00645CE8">
        <w:rPr>
          <w:rFonts w:asciiTheme="minorBidi" w:hAnsiTheme="minorBidi" w:cstheme="minorBidi"/>
          <w:rtl/>
        </w:rPr>
        <w:t>שלמד לימודים אקדמיים קודמים במוסד מוכר להשכלה גבוהה ולא קיבל תואר בעבור לימודיו אלה - יירשם כמקובל וקבלתו ללימודים תידון על ידי הפקולטה</w:t>
      </w:r>
      <w:r w:rsidRPr="00645CE8">
        <w:rPr>
          <w:rFonts w:asciiTheme="minorBidi" w:hAnsiTheme="minorBidi" w:cstheme="minorBidi"/>
          <w:rtl/>
          <w:lang w:bidi="ar-SA"/>
        </w:rPr>
        <w:t xml:space="preserve">. </w:t>
      </w:r>
      <w:r w:rsidRPr="00645CE8">
        <w:rPr>
          <w:rFonts w:asciiTheme="minorBidi" w:hAnsiTheme="minorBidi" w:cstheme="minorBidi"/>
          <w:rtl/>
        </w:rPr>
        <w:t>הפקולטה</w:t>
      </w:r>
      <w:r w:rsidRPr="00645CE8">
        <w:rPr>
          <w:rFonts w:asciiTheme="minorBidi" w:hAnsiTheme="minorBidi" w:cstheme="minorBidi"/>
          <w:rtl/>
          <w:lang w:bidi="ar-SA"/>
        </w:rPr>
        <w:t> </w:t>
      </w:r>
      <w:r w:rsidRPr="00645CE8">
        <w:rPr>
          <w:rFonts w:asciiTheme="minorBidi" w:hAnsiTheme="minorBidi" w:cstheme="minorBidi"/>
          <w:rtl/>
        </w:rPr>
        <w:t>רשאית להעניק לו זיכויים בגין לימודיו בשיעור שלא יעלה על 2/3 ממכסת הלימודים לבוגר באוניברסיטה העברית. הוא יקבל</w:t>
      </w:r>
      <w:r w:rsidRPr="00645CE8">
        <w:rPr>
          <w:rFonts w:asciiTheme="minorBidi" w:hAnsiTheme="minorBidi" w:cstheme="minorBidi"/>
          <w:rtl/>
          <w:lang w:bidi="ar-SA"/>
        </w:rPr>
        <w:t> </w:t>
      </w:r>
      <w:r w:rsidRPr="00645CE8">
        <w:rPr>
          <w:rFonts w:asciiTheme="minorBidi" w:hAnsiTheme="minorBidi" w:cstheme="minorBidi"/>
          <w:rtl/>
        </w:rPr>
        <w:t>תואר בוגר</w:t>
      </w:r>
      <w:r w:rsidRPr="00645CE8">
        <w:rPr>
          <w:rFonts w:asciiTheme="minorBidi" w:hAnsiTheme="minorBidi" w:cstheme="minorBidi"/>
          <w:rtl/>
          <w:lang w:bidi="ar-SA"/>
        </w:rPr>
        <w:t> </w:t>
      </w:r>
      <w:r w:rsidRPr="00645CE8">
        <w:rPr>
          <w:rFonts w:asciiTheme="minorBidi" w:hAnsiTheme="minorBidi" w:cstheme="minorBidi"/>
          <w:rtl/>
        </w:rPr>
        <w:t xml:space="preserve">מהאוניברסיטה העברית רק אם סיים בה שנה ג', כולל עבודות סמינריוניות </w:t>
      </w:r>
      <w:proofErr w:type="spellStart"/>
      <w:r w:rsidRPr="00645CE8">
        <w:rPr>
          <w:rFonts w:asciiTheme="minorBidi" w:hAnsiTheme="minorBidi" w:cstheme="minorBidi"/>
          <w:rtl/>
        </w:rPr>
        <w:t>בתכניות</w:t>
      </w:r>
      <w:proofErr w:type="spellEnd"/>
      <w:r w:rsidRPr="00645CE8">
        <w:rPr>
          <w:rFonts w:asciiTheme="minorBidi" w:hAnsiTheme="minorBidi" w:cstheme="minorBidi"/>
          <w:rtl/>
        </w:rPr>
        <w:t xml:space="preserve"> הלימודים הדורשות עבודות כאלו והיקף לימודיו מהווה לפחות שליש מלימודי התואר.13.4.2    תלמיד באוניברסיטה העברית הלומד במסלול דו-חוגי, רשאי לקבל זיכוי על לימודיו הקודמים בהיקף של חוג שלם ובלבד שלא קיבל תואר בעבור לימודים אלה. כלומר, באפשרותו ללמוד חוג אחד בלבד לתואר.</w:t>
      </w:r>
    </w:p>
    <w:p w14:paraId="01B2FC5B"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13.4.3    תלמיד האוניברסיטה העברית שרוצה להשלים לימודים לתואר בקורסים ספורים במוסד אקדמי אחר, יכול לעשות זאת בתיאום עם ועדת ההוראה של הפקולטה</w:t>
      </w:r>
      <w:r w:rsidRPr="00645CE8">
        <w:rPr>
          <w:rFonts w:asciiTheme="minorBidi" w:hAnsiTheme="minorBidi" w:cstheme="minorBidi"/>
          <w:sz w:val="24"/>
          <w:szCs w:val="24"/>
          <w:rtl/>
          <w:lang w:bidi="ar-SA"/>
        </w:rPr>
        <w:t xml:space="preserve">. </w:t>
      </w:r>
      <w:r w:rsidRPr="00645CE8">
        <w:rPr>
          <w:rFonts w:asciiTheme="minorBidi" w:hAnsiTheme="minorBidi" w:cstheme="minorBidi"/>
          <w:sz w:val="24"/>
          <w:szCs w:val="24"/>
          <w:rtl/>
        </w:rPr>
        <w:t>הפקולטה</w:t>
      </w:r>
      <w:r w:rsidRPr="00645CE8">
        <w:rPr>
          <w:rFonts w:asciiTheme="minorBidi" w:hAnsiTheme="minorBidi" w:cstheme="minorBidi"/>
          <w:sz w:val="24"/>
          <w:szCs w:val="24"/>
          <w:rtl/>
          <w:lang w:bidi="ar-SA"/>
        </w:rPr>
        <w:t> </w:t>
      </w:r>
      <w:r w:rsidRPr="00645CE8">
        <w:rPr>
          <w:rFonts w:asciiTheme="minorBidi" w:hAnsiTheme="minorBidi" w:cstheme="minorBidi"/>
          <w:sz w:val="24"/>
          <w:szCs w:val="24"/>
          <w:rtl/>
        </w:rPr>
        <w:t>תקבע את היקף הלימודים שיידרשו מהתלמיד באוניברסיטה העברית נוסף על לימודיו במוסד האחר. קורסים אלו יוכרו כזיכוי להשלמת התואר</w:t>
      </w:r>
    </w:p>
    <w:p w14:paraId="4A87CD67"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.13.4.4 . תואר כפול- תלמיד הלומד לתואר כפול יוכל לקבל זיכוי של עד רבע מהיקף </w:t>
      </w:r>
      <w:proofErr w:type="spellStart"/>
      <w:r w:rsidRPr="00645CE8">
        <w:rPr>
          <w:rFonts w:asciiTheme="minorBidi" w:hAnsiTheme="minorBidi" w:cstheme="minorBidi"/>
          <w:sz w:val="24"/>
          <w:szCs w:val="24"/>
          <w:rtl/>
        </w:rPr>
        <w:t>הנ"ז</w:t>
      </w:r>
      <w:proofErr w:type="spellEnd"/>
      <w:r w:rsidRPr="00645CE8">
        <w:rPr>
          <w:rFonts w:asciiTheme="minorBidi" w:hAnsiTheme="minorBidi" w:cstheme="minorBidi"/>
          <w:sz w:val="24"/>
          <w:szCs w:val="24"/>
          <w:rtl/>
        </w:rPr>
        <w:t xml:space="preserve"> בכל אחת </w:t>
      </w:r>
      <w:proofErr w:type="spellStart"/>
      <w:r w:rsidRPr="00645CE8">
        <w:rPr>
          <w:rFonts w:asciiTheme="minorBidi" w:hAnsiTheme="minorBidi" w:cstheme="minorBidi"/>
          <w:sz w:val="24"/>
          <w:szCs w:val="24"/>
          <w:rtl/>
        </w:rPr>
        <w:t>מהתכניות</w:t>
      </w:r>
      <w:proofErr w:type="spellEnd"/>
      <w:r w:rsidRPr="00645CE8">
        <w:rPr>
          <w:rFonts w:asciiTheme="minorBidi" w:hAnsiTheme="minorBidi" w:cstheme="minorBidi"/>
          <w:sz w:val="24"/>
          <w:szCs w:val="24"/>
          <w:rtl/>
        </w:rPr>
        <w:t xml:space="preserve"> במקרים בהם קיימת חפיפה בין קורסים בעלי תוכן דומה.</w:t>
      </w:r>
    </w:p>
    <w:p w14:paraId="56DFD7EA"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 13.4.5.  תלמיד הלומד שני תארי בוגר במקביל באותה</w:t>
      </w:r>
      <w:r w:rsidRPr="00645CE8">
        <w:rPr>
          <w:rFonts w:asciiTheme="minorBidi" w:hAnsiTheme="minorBidi" w:cstheme="minorBidi"/>
          <w:sz w:val="24"/>
          <w:szCs w:val="24"/>
          <w:rtl/>
          <w:lang w:bidi="ar-SA"/>
        </w:rPr>
        <w:t> </w:t>
      </w:r>
      <w:r w:rsidRPr="00645CE8">
        <w:rPr>
          <w:rFonts w:asciiTheme="minorBidi" w:hAnsiTheme="minorBidi" w:cstheme="minorBidi"/>
          <w:sz w:val="24"/>
          <w:szCs w:val="24"/>
          <w:rtl/>
        </w:rPr>
        <w:t>פקולטה</w:t>
      </w:r>
      <w:r w:rsidRPr="00645CE8">
        <w:rPr>
          <w:rFonts w:asciiTheme="minorBidi" w:hAnsiTheme="minorBidi" w:cstheme="minorBidi"/>
          <w:sz w:val="24"/>
          <w:szCs w:val="24"/>
          <w:rtl/>
          <w:lang w:bidi="ar-SA"/>
        </w:rPr>
        <w:t> </w:t>
      </w:r>
      <w:r w:rsidRPr="00645CE8">
        <w:rPr>
          <w:rFonts w:asciiTheme="minorBidi" w:hAnsiTheme="minorBidi" w:cstheme="minorBidi"/>
          <w:sz w:val="24"/>
          <w:szCs w:val="24"/>
          <w:rtl/>
        </w:rPr>
        <w:t>או בפקולטה</w:t>
      </w:r>
      <w:r w:rsidRPr="00645CE8">
        <w:rPr>
          <w:rFonts w:asciiTheme="minorBidi" w:hAnsiTheme="minorBidi" w:cstheme="minorBidi"/>
          <w:sz w:val="24"/>
          <w:szCs w:val="24"/>
          <w:rtl/>
          <w:lang w:bidi="ar-SA"/>
        </w:rPr>
        <w:t> </w:t>
      </w:r>
      <w:r w:rsidRPr="00645CE8">
        <w:rPr>
          <w:rFonts w:asciiTheme="minorBidi" w:hAnsiTheme="minorBidi" w:cstheme="minorBidi"/>
          <w:sz w:val="24"/>
          <w:szCs w:val="24"/>
          <w:rtl/>
        </w:rPr>
        <w:t xml:space="preserve">אחרת באוניברסיטה העברית יכול, במקרים בהם קיימת חפיפה בין קורסים בעלי תוכן דומה, לקבל זיכוי על לימודי התואר האחד בהיקף שלא יעלה על רבע מסה"כ המכסה לתואר הנוסף. הזיכוי יינתן בעבור תואר בוגר אחד נוסף בלבד. </w:t>
      </w:r>
    </w:p>
    <w:p w14:paraId="646B0146"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13.4.6 תלמיד הלומד תכנית חד חוגית וחוג נוסף (במתכונת דו חוגית) יוכל לקבל זיכוי בהיקף של עד רבע </w:t>
      </w:r>
      <w:proofErr w:type="spellStart"/>
      <w:r w:rsidRPr="00645CE8">
        <w:rPr>
          <w:rFonts w:asciiTheme="minorBidi" w:hAnsiTheme="minorBidi" w:cstheme="minorBidi"/>
          <w:sz w:val="24"/>
          <w:szCs w:val="24"/>
          <w:rtl/>
        </w:rPr>
        <w:t>מהנ"ז</w:t>
      </w:r>
      <w:proofErr w:type="spellEnd"/>
      <w:r w:rsidRPr="00645CE8">
        <w:rPr>
          <w:rFonts w:asciiTheme="minorBidi" w:hAnsiTheme="minorBidi" w:cstheme="minorBidi"/>
          <w:sz w:val="24"/>
          <w:szCs w:val="24"/>
          <w:rtl/>
        </w:rPr>
        <w:t xml:space="preserve"> בחוג הנלמד במתכונת חד חוגית, במקרים בהם קיימת חפיפה בין קורסים בעלי תוכן דומה.</w:t>
      </w:r>
    </w:p>
    <w:p w14:paraId="781CCF64"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13.4.7. האוניברסיטה רשאית לתת לסטודנט פטור מקורס (בין חובה ובין רשות)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לימודים בגין קורס אקדמי שלמד במסגרת תכנית לימודים אחרת במוסד להשכלה גבוהה, אשר בגינה הוענק לו תואר אקדמי, ובתנאי שהקורס שנלמד בעבר זהה במתכונתו ולא נופל ברמתו ובהיקפו מהקורס שניתן בו הפטור. בכל מקרה, אם יינתנו פטורים כאמור, היקפם לא יעלה על רבע מהיקף תכנית הלימודים. ככלל, לא ניתן לקבל פטור בגין קורסים אקדמיים שנלמדו לפני יותר משש שנים. ועדת ההוראה תוכל לדון במקרים חריגים. </w:t>
      </w:r>
    </w:p>
    <w:p w14:paraId="044D1DED"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p>
    <w:p w14:paraId="1D81C479"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165B125A" w14:textId="77777777" w:rsidR="00F50562" w:rsidRPr="00645CE8" w:rsidRDefault="00F50562" w:rsidP="00F50562">
      <w:pPr>
        <w:pStyle w:val="2"/>
        <w:rPr>
          <w:rFonts w:asciiTheme="minorBidi" w:hAnsiTheme="minorBidi" w:cstheme="minorBidi"/>
          <w:sz w:val="24"/>
          <w:szCs w:val="24"/>
          <w:rtl/>
        </w:rPr>
      </w:pPr>
      <w:bookmarkStart w:id="122" w:name="_Toc83818200"/>
      <w:r w:rsidRPr="00645CE8">
        <w:rPr>
          <w:rFonts w:asciiTheme="minorBidi" w:hAnsiTheme="minorBidi" w:cstheme="minorBidi"/>
          <w:sz w:val="24"/>
          <w:szCs w:val="24"/>
          <w:rtl/>
        </w:rPr>
        <w:t xml:space="preserve">13.5  </w:t>
      </w:r>
      <w:r w:rsidRPr="00645CE8">
        <w:rPr>
          <w:rStyle w:val="a3"/>
          <w:rFonts w:asciiTheme="minorBidi" w:hAnsiTheme="minorBidi" w:cstheme="minorBidi"/>
          <w:b w:val="0"/>
          <w:sz w:val="24"/>
          <w:szCs w:val="24"/>
          <w:rtl/>
        </w:rPr>
        <w:t>זיכויים אקדמיים לתואר "מוסמך"</w:t>
      </w:r>
      <w:bookmarkEnd w:id="122"/>
    </w:p>
    <w:p w14:paraId="3EDBC99B"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 xml:space="preserve">13.5.1  תלמיד לתואר מוסמך שלמד לימודים אקדמיים קודמים במוסד מוכר להשכלה גבוהה ולא קיבל תואר בעבור לימודיו אלה – יירשם כמקובל וקבלתו ללימודים תידון על ידי הפקולטה. הפקולטה רשאית להעניק לו זיכויים אקדמיים בגין לימודיו הקודמים בשיעור שלא יעלה על מחצית ממכסת הלימודים למוסמך באוניברסיטה העברית. התנאי לקבלת תואר מוסמך מהאוניברסיטה העברית הוא רק אם סיים בה את עבודת הגמר ובחינת הגמר </w:t>
      </w:r>
      <w:proofErr w:type="spellStart"/>
      <w:r w:rsidRPr="00645CE8">
        <w:rPr>
          <w:rFonts w:asciiTheme="minorBidi" w:hAnsiTheme="minorBidi" w:cstheme="minorBidi"/>
          <w:rtl/>
        </w:rPr>
        <w:t>בתכניות</w:t>
      </w:r>
      <w:proofErr w:type="spellEnd"/>
      <w:r w:rsidRPr="00645CE8">
        <w:rPr>
          <w:rFonts w:asciiTheme="minorBidi" w:hAnsiTheme="minorBidi" w:cstheme="minorBidi"/>
          <w:rtl/>
        </w:rPr>
        <w:t xml:space="preserve"> הלימודים הדורשות עבודת גמר ו/או בחינת גמר והיקף לימודיו מהווה לפחות מחצית מלימודי התואר.</w:t>
      </w:r>
    </w:p>
    <w:p w14:paraId="10D22105" w14:textId="77777777" w:rsidR="00F50562" w:rsidRPr="00645CE8" w:rsidRDefault="00F50562" w:rsidP="00F50562">
      <w:pPr>
        <w:ind w:left="720"/>
        <w:rPr>
          <w:rFonts w:asciiTheme="minorBidi" w:hAnsiTheme="minorBidi" w:cstheme="minorBidi"/>
          <w:sz w:val="24"/>
          <w:szCs w:val="24"/>
          <w:rtl/>
          <w:lang w:bidi="ar-SA"/>
        </w:rPr>
      </w:pPr>
      <w:r w:rsidRPr="00645CE8">
        <w:rPr>
          <w:rFonts w:asciiTheme="minorBidi" w:hAnsiTheme="minorBidi" w:cstheme="minorBidi"/>
          <w:sz w:val="24"/>
          <w:szCs w:val="24"/>
          <w:rtl/>
          <w:lang w:bidi="ar-SA"/>
        </w:rPr>
        <w:t>13.5.2 </w:t>
      </w:r>
      <w:r w:rsidRPr="00645CE8">
        <w:rPr>
          <w:rFonts w:asciiTheme="minorBidi" w:hAnsiTheme="minorBidi" w:cstheme="minorBidi"/>
          <w:sz w:val="24"/>
          <w:szCs w:val="24"/>
          <w:rtl/>
        </w:rPr>
        <w:t>תלמיד הלומד לקראת שני תארי מוסמך, יוכל, במקרים בהם קיימת חפיפה בין קורסים בעלי תוכן דומה, לקבל זיכוי על לימודי התואר האחד בהיקף שלא יעלה על רבע</w:t>
      </w:r>
      <w:r w:rsidRPr="00645CE8" w:rsidDel="002813A8">
        <w:rPr>
          <w:rFonts w:asciiTheme="minorBidi" w:hAnsiTheme="minorBidi" w:cstheme="minorBidi"/>
          <w:sz w:val="24"/>
          <w:szCs w:val="24"/>
          <w:rtl/>
        </w:rPr>
        <w:t xml:space="preserve"> </w:t>
      </w:r>
      <w:r w:rsidRPr="00645CE8">
        <w:rPr>
          <w:rFonts w:asciiTheme="minorBidi" w:hAnsiTheme="minorBidi" w:cstheme="minorBidi"/>
          <w:sz w:val="24"/>
          <w:szCs w:val="24"/>
          <w:rtl/>
        </w:rPr>
        <w:t xml:space="preserve">מסה"כ המכסה לתואר הנוסף. </w:t>
      </w:r>
    </w:p>
    <w:p w14:paraId="68496AE5"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r w:rsidRPr="00645CE8">
        <w:rPr>
          <w:rFonts w:asciiTheme="minorBidi" w:hAnsiTheme="minorBidi" w:cstheme="minorBidi"/>
          <w:rtl/>
        </w:rPr>
        <w:t xml:space="preserve">13.5.3  תלמיד שלמד או לומד לתואר תעודת הוראה ולומד גם לתואר מוסמך, יכול לקבל זיכוי אקדמי שלא יעלה על רבע </w:t>
      </w:r>
      <w:proofErr w:type="spellStart"/>
      <w:r w:rsidRPr="00645CE8">
        <w:rPr>
          <w:rFonts w:asciiTheme="minorBidi" w:hAnsiTheme="minorBidi" w:cstheme="minorBidi"/>
          <w:rtl/>
        </w:rPr>
        <w:t>מתכנית</w:t>
      </w:r>
      <w:proofErr w:type="spellEnd"/>
      <w:r w:rsidRPr="00645CE8">
        <w:rPr>
          <w:rFonts w:asciiTheme="minorBidi" w:hAnsiTheme="minorBidi" w:cstheme="minorBidi"/>
          <w:rtl/>
        </w:rPr>
        <w:t xml:space="preserve"> הלימודים למוסמך, במקרים בהם קיימת חפיפה בין קורסים בעלי תוכן דומה על סמך לימודיו לתעודת ההוראה.</w:t>
      </w:r>
    </w:p>
    <w:p w14:paraId="6396C83A" w14:textId="77777777" w:rsidR="00F50562" w:rsidRPr="00645CE8" w:rsidRDefault="00F50562" w:rsidP="00F50562">
      <w:pPr>
        <w:ind w:left="720"/>
        <w:rPr>
          <w:rFonts w:asciiTheme="minorBidi" w:hAnsiTheme="minorBidi" w:cstheme="minorBidi"/>
          <w:sz w:val="24"/>
          <w:szCs w:val="24"/>
          <w:rtl/>
          <w:lang w:bidi="ar-SA"/>
        </w:rPr>
      </w:pPr>
      <w:r w:rsidRPr="00645CE8">
        <w:rPr>
          <w:rFonts w:asciiTheme="minorBidi" w:hAnsiTheme="minorBidi" w:cstheme="minorBidi"/>
          <w:sz w:val="24"/>
          <w:szCs w:val="24"/>
          <w:rtl/>
        </w:rPr>
        <w:t xml:space="preserve">13.5.4 הכרה בלימודי מוסמך קודמים. האוניברסיטה רשאית לפטור סטודנט מקורס (בין חובה ובין רשות)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לימודי המוסמך בגין קורס אקדמי שלמד במסגרת תכנית לימודים אחרת למוסמך במוסד להשכלה גבוהה, אשר בגינה הוענק לו תואר אקדמי, ובתנאי שהקורס שנלמד בעבר זהה במתכונתו ולא נופל ברמתו ובהיקפו מהקורס שניתן בו הפטור. בכל מקרה, אם יינתנו פטורים כאמור, היקפם לא יעלה על רבע מהיקף תכנית הלימודים. ככלל, לא ניתן לקבל פטור בגין קורסים אקדמיים שנלמדו לפני יותר משש שנים. ועדת ההוראה תוכל לדון במקרים חריגים. תלמיד שאושרה לו הכרה זו, יוכל לקבל עד 9 נ"ז זיכוי במסלול העיוני</w:t>
      </w:r>
      <w:r>
        <w:rPr>
          <w:rFonts w:asciiTheme="minorBidi" w:hAnsiTheme="minorBidi" w:cstheme="minorBidi" w:hint="cs"/>
          <w:sz w:val="24"/>
          <w:szCs w:val="24"/>
          <w:rtl/>
        </w:rPr>
        <w:t xml:space="preserve"> </w:t>
      </w:r>
      <w:r w:rsidRPr="00645CE8">
        <w:rPr>
          <w:rFonts w:asciiTheme="minorBidi" w:hAnsiTheme="minorBidi" w:cstheme="minorBidi"/>
          <w:sz w:val="24"/>
          <w:szCs w:val="24"/>
          <w:rtl/>
        </w:rPr>
        <w:t>ועד 5 נ"ז זיכוי במסלול המחקרי. יתרת </w:t>
      </w:r>
      <w:proofErr w:type="spellStart"/>
      <w:r w:rsidRPr="00645CE8">
        <w:rPr>
          <w:rFonts w:asciiTheme="minorBidi" w:hAnsiTheme="minorBidi" w:cstheme="minorBidi"/>
          <w:sz w:val="24"/>
          <w:szCs w:val="24"/>
          <w:rtl/>
        </w:rPr>
        <w:t>הנ"ז</w:t>
      </w:r>
      <w:proofErr w:type="spellEnd"/>
      <w:r w:rsidRPr="00645CE8">
        <w:rPr>
          <w:rFonts w:asciiTheme="minorBidi" w:hAnsiTheme="minorBidi" w:cstheme="minorBidi"/>
          <w:sz w:val="24"/>
          <w:szCs w:val="24"/>
          <w:rtl/>
        </w:rPr>
        <w:t> שהוכרו יעודכנו כפטור.</w:t>
      </w:r>
    </w:p>
    <w:p w14:paraId="2A8C4EA2" w14:textId="77777777" w:rsidR="00F50562" w:rsidRPr="00645CE8" w:rsidRDefault="00F50562" w:rsidP="00F50562">
      <w:pPr>
        <w:pStyle w:val="NormalWeb"/>
        <w:bidi/>
        <w:spacing w:before="0" w:beforeAutospacing="0" w:after="0" w:afterAutospacing="0" w:line="276" w:lineRule="auto"/>
        <w:ind w:left="720"/>
        <w:rPr>
          <w:rFonts w:asciiTheme="minorBidi" w:hAnsiTheme="minorBidi" w:cstheme="minorBidi"/>
          <w:rtl/>
        </w:rPr>
      </w:pPr>
    </w:p>
    <w:p w14:paraId="63B17677" w14:textId="77777777" w:rsidR="00F50562" w:rsidRPr="00645CE8" w:rsidRDefault="00F50562" w:rsidP="00F50562">
      <w:pPr>
        <w:bidi w:val="0"/>
        <w:rPr>
          <w:rFonts w:asciiTheme="minorBidi" w:hAnsiTheme="minorBidi" w:cstheme="minorBidi"/>
          <w:sz w:val="24"/>
          <w:szCs w:val="24"/>
        </w:rPr>
      </w:pPr>
      <w:r w:rsidRPr="00645CE8">
        <w:rPr>
          <w:rFonts w:asciiTheme="minorBidi" w:hAnsiTheme="minorBidi" w:cstheme="minorBidi"/>
          <w:sz w:val="24"/>
          <w:szCs w:val="24"/>
          <w:rtl/>
        </w:rPr>
        <w:br w:type="page"/>
      </w:r>
    </w:p>
    <w:p w14:paraId="2A1A965D" w14:textId="77777777" w:rsidR="00F50562" w:rsidRPr="00645CE8" w:rsidRDefault="00F50562" w:rsidP="00F50562">
      <w:pPr>
        <w:pStyle w:val="1"/>
        <w:rPr>
          <w:rFonts w:asciiTheme="minorBidi" w:hAnsiTheme="minorBidi" w:cstheme="minorBidi"/>
          <w:sz w:val="24"/>
          <w:szCs w:val="24"/>
          <w:rtl/>
        </w:rPr>
      </w:pPr>
      <w:bookmarkStart w:id="123" w:name="_Toc409682580"/>
      <w:bookmarkStart w:id="124" w:name="_Toc83818201"/>
      <w:r w:rsidRPr="00645CE8">
        <w:rPr>
          <w:rStyle w:val="20"/>
          <w:rFonts w:asciiTheme="minorBidi" w:hAnsiTheme="minorBidi" w:cstheme="minorBidi"/>
          <w:bCs/>
          <w:sz w:val="24"/>
          <w:szCs w:val="24"/>
          <w:rtl/>
        </w:rPr>
        <w:t>14. זכאות לתואר</w:t>
      </w:r>
      <w:bookmarkEnd w:id="123"/>
      <w:bookmarkEnd w:id="124"/>
    </w:p>
    <w:p w14:paraId="59072D2C" w14:textId="77777777" w:rsidR="00F50562" w:rsidRPr="00645CE8" w:rsidRDefault="00F50562" w:rsidP="00F50562">
      <w:pPr>
        <w:pStyle w:val="2"/>
        <w:rPr>
          <w:rFonts w:asciiTheme="minorBidi" w:hAnsiTheme="minorBidi" w:cstheme="minorBidi"/>
          <w:bCs w:val="0"/>
          <w:sz w:val="24"/>
          <w:szCs w:val="24"/>
          <w:rtl/>
        </w:rPr>
      </w:pPr>
      <w:bookmarkStart w:id="125" w:name="_Toc83818202"/>
      <w:r w:rsidRPr="00645CE8">
        <w:rPr>
          <w:rFonts w:asciiTheme="minorBidi" w:hAnsiTheme="minorBidi" w:cstheme="minorBidi"/>
          <w:b/>
          <w:sz w:val="24"/>
          <w:szCs w:val="24"/>
          <w:rtl/>
        </w:rPr>
        <w:t xml:space="preserve">14.1 </w:t>
      </w:r>
      <w:r w:rsidRPr="00645CE8">
        <w:rPr>
          <w:rFonts w:asciiTheme="minorBidi" w:hAnsiTheme="minorBidi" w:cstheme="minorBidi"/>
          <w:sz w:val="24"/>
          <w:szCs w:val="24"/>
          <w:rtl/>
        </w:rPr>
        <w:t>תנאי זכאות</w:t>
      </w:r>
      <w:bookmarkEnd w:id="125"/>
    </w:p>
    <w:p w14:paraId="035CE474" w14:textId="77777777" w:rsidR="00F50562" w:rsidRPr="00645CE8" w:rsidRDefault="00F50562" w:rsidP="00F50562">
      <w:pPr>
        <w:ind w:left="425"/>
        <w:rPr>
          <w:rFonts w:asciiTheme="minorBidi" w:hAnsiTheme="minorBidi" w:cstheme="minorBidi"/>
          <w:sz w:val="24"/>
          <w:szCs w:val="24"/>
          <w:rtl/>
        </w:rPr>
      </w:pPr>
      <w:r w:rsidRPr="00645CE8">
        <w:rPr>
          <w:rFonts w:asciiTheme="minorBidi" w:hAnsiTheme="minorBidi" w:cstheme="minorBidi"/>
          <w:sz w:val="24"/>
          <w:szCs w:val="24"/>
          <w:rtl/>
        </w:rPr>
        <w:t>תלמיד זכאי לתואר בחוג נתון, בתנאי שקיים את כל התחייבויותיו האקדמיות כמפורט להלן:</w:t>
      </w:r>
      <w:r w:rsidRPr="00645CE8">
        <w:rPr>
          <w:rFonts w:asciiTheme="minorBidi" w:hAnsiTheme="minorBidi" w:cstheme="minorBidi"/>
          <w:b/>
          <w:bCs/>
          <w:sz w:val="24"/>
          <w:szCs w:val="24"/>
          <w:rtl/>
        </w:rPr>
        <w:t xml:space="preserve"> </w:t>
      </w:r>
    </w:p>
    <w:p w14:paraId="1DB4E619" w14:textId="77777777" w:rsidR="00F50562" w:rsidRPr="00645CE8" w:rsidRDefault="00F50562" w:rsidP="00F50562">
      <w:pPr>
        <w:ind w:left="425"/>
        <w:rPr>
          <w:rFonts w:asciiTheme="minorBidi" w:hAnsiTheme="minorBidi" w:cstheme="minorBidi"/>
          <w:sz w:val="24"/>
          <w:szCs w:val="24"/>
          <w:rtl/>
        </w:rPr>
      </w:pPr>
      <w:r w:rsidRPr="00645CE8">
        <w:rPr>
          <w:rFonts w:asciiTheme="minorBidi" w:hAnsiTheme="minorBidi" w:cstheme="minorBidi"/>
          <w:sz w:val="24"/>
          <w:szCs w:val="24"/>
          <w:rtl/>
        </w:rPr>
        <w:t xml:space="preserve">א. סטודנט זכאי לקבל תואר בחוג לימודים מסוים בתנאי שהתקבל אליו על פי דין וקיבל הודעה רשמית על קבלה ללימודים בחוג. יובהר, כי סטודנט שלא התקבל ללימודים לתואר כאמור לעיל, לא יהיה זכאי לקבל תואר באותו חוג לימודים, גם אם סיים את כל החובות האקדמיות באותו חוג. הקורסים שלמד במסגרת החובות האקדמיות של אותו חוג אליו לא התקבל, ייחשבו כקורסים או קורסים עודפים בחוג אליו התקבל הסטודנט ובו הוא רשום על פי החלטת החוג. </w:t>
      </w:r>
    </w:p>
    <w:p w14:paraId="3FEC0A26" w14:textId="77777777" w:rsidR="00F50562" w:rsidRPr="00645CE8" w:rsidRDefault="00F50562" w:rsidP="00F50562">
      <w:pPr>
        <w:pStyle w:val="ae"/>
        <w:spacing w:after="0" w:line="276" w:lineRule="auto"/>
        <w:ind w:left="281"/>
        <w:jc w:val="left"/>
        <w:rPr>
          <w:rFonts w:asciiTheme="minorBidi" w:hAnsiTheme="minorBidi" w:cstheme="minorBidi"/>
          <w:sz w:val="24"/>
          <w:szCs w:val="24"/>
          <w:rtl/>
          <w:lang w:eastAsia="en-US"/>
        </w:rPr>
      </w:pPr>
      <w:r w:rsidRPr="00645CE8">
        <w:rPr>
          <w:rFonts w:asciiTheme="minorBidi" w:hAnsiTheme="minorBidi" w:cstheme="minorBidi"/>
          <w:b w:val="0"/>
          <w:bCs w:val="0"/>
          <w:sz w:val="24"/>
          <w:szCs w:val="24"/>
          <w:rtl/>
          <w:lang w:eastAsia="en-US"/>
        </w:rPr>
        <w:t>ב השלים את לימודיו על פי דרישות הפקולטה והחוגים, הן מבחינת היקף הקורסים ודרישות הקורסים והן מבחינת ציון המעבר בקורס, כפי שקבעה הפקולטה.</w:t>
      </w:r>
    </w:p>
    <w:p w14:paraId="5D4E2F11" w14:textId="77777777" w:rsidR="00F50562" w:rsidRPr="00645CE8" w:rsidRDefault="00F50562" w:rsidP="00F50562">
      <w:pPr>
        <w:pStyle w:val="ae"/>
        <w:spacing w:after="0" w:line="276" w:lineRule="auto"/>
        <w:ind w:left="281"/>
        <w:jc w:val="left"/>
        <w:rPr>
          <w:rFonts w:asciiTheme="minorBidi" w:hAnsiTheme="minorBidi" w:cstheme="minorBidi"/>
          <w:b w:val="0"/>
          <w:bCs w:val="0"/>
          <w:sz w:val="24"/>
          <w:szCs w:val="24"/>
          <w:rtl/>
          <w:lang w:eastAsia="en-US"/>
        </w:rPr>
      </w:pPr>
      <w:r w:rsidRPr="00645CE8">
        <w:rPr>
          <w:rFonts w:asciiTheme="minorBidi" w:hAnsiTheme="minorBidi" w:cstheme="minorBidi"/>
          <w:b w:val="0"/>
          <w:bCs w:val="0"/>
          <w:sz w:val="24"/>
          <w:szCs w:val="24"/>
          <w:rtl/>
          <w:lang w:eastAsia="en-US"/>
        </w:rPr>
        <w:t>ג</w:t>
      </w:r>
      <w:r w:rsidRPr="00645CE8">
        <w:rPr>
          <w:rFonts w:asciiTheme="minorBidi" w:hAnsiTheme="minorBidi" w:cstheme="minorBidi"/>
          <w:sz w:val="24"/>
          <w:szCs w:val="24"/>
          <w:rtl/>
          <w:lang w:eastAsia="en-US"/>
        </w:rPr>
        <w:t xml:space="preserve">. </w:t>
      </w:r>
      <w:r w:rsidRPr="00645CE8">
        <w:rPr>
          <w:rFonts w:asciiTheme="minorBidi" w:hAnsiTheme="minorBidi" w:cstheme="minorBidi"/>
          <w:b w:val="0"/>
          <w:bCs w:val="0"/>
          <w:sz w:val="24"/>
          <w:szCs w:val="24"/>
          <w:rtl/>
          <w:lang w:eastAsia="en-US"/>
        </w:rPr>
        <w:t xml:space="preserve">קיבל ציון מעבר כפי שקבעה הפקולטה (סעיף 7.9), בכל אחד מהקורסים הנכללים בממוצע </w:t>
      </w:r>
      <w:proofErr w:type="spellStart"/>
      <w:r w:rsidRPr="00645CE8">
        <w:rPr>
          <w:rFonts w:asciiTheme="minorBidi" w:hAnsiTheme="minorBidi" w:cstheme="minorBidi"/>
          <w:b w:val="0"/>
          <w:bCs w:val="0"/>
          <w:sz w:val="24"/>
          <w:szCs w:val="24"/>
          <w:rtl/>
          <w:lang w:eastAsia="en-US"/>
        </w:rPr>
        <w:t>ציוניו</w:t>
      </w:r>
      <w:proofErr w:type="spellEnd"/>
      <w:r w:rsidRPr="00645CE8">
        <w:rPr>
          <w:rFonts w:asciiTheme="minorBidi" w:hAnsiTheme="minorBidi" w:cstheme="minorBidi"/>
          <w:b w:val="0"/>
          <w:bCs w:val="0"/>
          <w:sz w:val="24"/>
          <w:szCs w:val="24"/>
          <w:rtl/>
          <w:lang w:eastAsia="en-US"/>
        </w:rPr>
        <w:t>.</w:t>
      </w:r>
    </w:p>
    <w:p w14:paraId="1B708229" w14:textId="77777777" w:rsidR="00F50562" w:rsidRPr="00645CE8" w:rsidRDefault="00F50562" w:rsidP="00F50562">
      <w:pPr>
        <w:pStyle w:val="ae"/>
        <w:tabs>
          <w:tab w:val="clear" w:pos="284"/>
          <w:tab w:val="left" w:pos="26"/>
        </w:tabs>
        <w:spacing w:after="0" w:line="276" w:lineRule="auto"/>
        <w:ind w:left="281"/>
        <w:jc w:val="left"/>
        <w:rPr>
          <w:rFonts w:asciiTheme="minorBidi" w:hAnsiTheme="minorBidi" w:cstheme="minorBidi"/>
          <w:b w:val="0"/>
          <w:bCs w:val="0"/>
          <w:sz w:val="24"/>
          <w:szCs w:val="24"/>
          <w:rtl/>
          <w:lang w:eastAsia="en-US"/>
        </w:rPr>
      </w:pPr>
      <w:r w:rsidRPr="00645CE8">
        <w:rPr>
          <w:rFonts w:asciiTheme="minorBidi" w:hAnsiTheme="minorBidi" w:cstheme="minorBidi"/>
          <w:b w:val="0"/>
          <w:bCs w:val="0"/>
          <w:sz w:val="24"/>
          <w:szCs w:val="24"/>
          <w:rtl/>
          <w:lang w:eastAsia="en-US"/>
        </w:rPr>
        <w:t>ד. השיג לפחות ממוצע ציונים סופי כפי שנקבע בפקולטה ולא פחות מ- 60.</w:t>
      </w:r>
    </w:p>
    <w:p w14:paraId="463E1059" w14:textId="77777777" w:rsidR="00F50562" w:rsidRPr="00645CE8" w:rsidRDefault="00F50562" w:rsidP="00F50562">
      <w:pPr>
        <w:pStyle w:val="ae"/>
        <w:tabs>
          <w:tab w:val="left" w:pos="26"/>
        </w:tabs>
        <w:spacing w:after="0" w:line="276" w:lineRule="auto"/>
        <w:jc w:val="left"/>
        <w:rPr>
          <w:rFonts w:asciiTheme="minorBidi" w:hAnsiTheme="minorBidi" w:cstheme="minorBidi"/>
          <w:sz w:val="24"/>
          <w:szCs w:val="24"/>
          <w:rtl/>
        </w:rPr>
      </w:pPr>
    </w:p>
    <w:p w14:paraId="5605FBAD" w14:textId="77777777" w:rsidR="00F50562" w:rsidRPr="00645CE8" w:rsidRDefault="00F50562" w:rsidP="00F50562">
      <w:pPr>
        <w:pStyle w:val="ae"/>
        <w:tabs>
          <w:tab w:val="left" w:pos="26"/>
        </w:tabs>
        <w:spacing w:after="0" w:line="276" w:lineRule="auto"/>
        <w:jc w:val="left"/>
        <w:rPr>
          <w:rFonts w:asciiTheme="minorBidi" w:hAnsiTheme="minorBidi" w:cstheme="minorBidi"/>
          <w:b w:val="0"/>
          <w:bCs w:val="0"/>
          <w:sz w:val="24"/>
          <w:szCs w:val="24"/>
          <w:rtl/>
        </w:rPr>
      </w:pPr>
      <w:r w:rsidRPr="00645CE8">
        <w:rPr>
          <w:rFonts w:asciiTheme="minorBidi" w:hAnsiTheme="minorBidi" w:cstheme="minorBidi"/>
          <w:b w:val="0"/>
          <w:bCs w:val="0"/>
          <w:sz w:val="24"/>
          <w:szCs w:val="24"/>
          <w:rtl/>
        </w:rPr>
        <w:t>על אף האמור, תלמיד יהיה זכאי לקבל אישור הזכאות לתואר או התעודה רק לאחר שהסדיר את חובותיו הכספיים.</w:t>
      </w:r>
    </w:p>
    <w:p w14:paraId="3E94F16B" w14:textId="77777777" w:rsidR="00F50562" w:rsidRPr="00645CE8" w:rsidRDefault="00F50562" w:rsidP="00F50562">
      <w:pPr>
        <w:pStyle w:val="ae"/>
        <w:tabs>
          <w:tab w:val="clear" w:pos="284"/>
          <w:tab w:val="left" w:pos="26"/>
        </w:tabs>
        <w:spacing w:after="0" w:line="276" w:lineRule="auto"/>
        <w:jc w:val="left"/>
        <w:rPr>
          <w:rFonts w:asciiTheme="minorBidi" w:hAnsiTheme="minorBidi" w:cstheme="minorBidi"/>
          <w:b w:val="0"/>
          <w:bCs w:val="0"/>
          <w:sz w:val="24"/>
          <w:szCs w:val="24"/>
          <w:rtl/>
          <w:lang w:eastAsia="en-US"/>
        </w:rPr>
      </w:pPr>
    </w:p>
    <w:p w14:paraId="72FE59FA" w14:textId="77777777" w:rsidR="00F50562" w:rsidRPr="00645CE8" w:rsidRDefault="00F50562" w:rsidP="00F50562">
      <w:pPr>
        <w:pStyle w:val="2"/>
        <w:rPr>
          <w:rFonts w:asciiTheme="minorBidi" w:hAnsiTheme="minorBidi" w:cstheme="minorBidi"/>
          <w:sz w:val="24"/>
          <w:szCs w:val="24"/>
        </w:rPr>
      </w:pPr>
      <w:bookmarkStart w:id="126" w:name="_Toc83818203"/>
      <w:r w:rsidRPr="00645CE8">
        <w:rPr>
          <w:rFonts w:asciiTheme="minorBidi" w:hAnsiTheme="minorBidi" w:cstheme="minorBidi"/>
          <w:sz w:val="24"/>
          <w:szCs w:val="24"/>
          <w:rtl/>
        </w:rPr>
        <w:t>14.2 חישו</w:t>
      </w:r>
      <w:r w:rsidRPr="00645CE8">
        <w:rPr>
          <w:rStyle w:val="10"/>
          <w:rFonts w:asciiTheme="minorBidi" w:hAnsiTheme="minorBidi" w:cstheme="minorBidi"/>
          <w:bCs/>
          <w:sz w:val="24"/>
          <w:szCs w:val="24"/>
          <w:rtl/>
        </w:rPr>
        <w:t>ב</w:t>
      </w:r>
      <w:r w:rsidRPr="00645CE8">
        <w:rPr>
          <w:rFonts w:asciiTheme="minorBidi" w:hAnsiTheme="minorBidi" w:cstheme="minorBidi"/>
          <w:sz w:val="24"/>
          <w:szCs w:val="24"/>
          <w:rtl/>
        </w:rPr>
        <w:t xml:space="preserve"> ציון הגמר לתואר</w:t>
      </w:r>
      <w:bookmarkEnd w:id="126"/>
    </w:p>
    <w:p w14:paraId="22CED04C" w14:textId="2EA309CE" w:rsidR="00F50562" w:rsidRPr="00645CE8" w:rsidRDefault="00F50562" w:rsidP="00F50562">
      <w:pPr>
        <w:tabs>
          <w:tab w:val="left" w:pos="26"/>
          <w:tab w:val="left" w:pos="284"/>
          <w:tab w:val="left" w:pos="386"/>
          <w:tab w:val="left" w:pos="1531"/>
          <w:tab w:val="left" w:pos="2041"/>
          <w:tab w:val="right" w:leader="underscore" w:pos="2381"/>
        </w:tabs>
        <w:ind w:left="26"/>
        <w:rPr>
          <w:rFonts w:asciiTheme="minorBidi" w:hAnsiTheme="minorBidi" w:cstheme="minorBidi"/>
          <w:sz w:val="24"/>
          <w:szCs w:val="24"/>
          <w:rtl/>
        </w:rPr>
      </w:pPr>
      <w:r w:rsidRPr="00645CE8">
        <w:rPr>
          <w:rFonts w:asciiTheme="minorBidi" w:hAnsiTheme="minorBidi" w:cstheme="minorBidi"/>
          <w:sz w:val="24"/>
          <w:szCs w:val="24"/>
          <w:rtl/>
        </w:rPr>
        <w:t>תלמיד הסבור שהוא זכאי לתואר יגיש למזכירות (החוג/הפקולטה/ביה"ס) בקשה לסגור את תוארו</w:t>
      </w:r>
      <w:r>
        <w:rPr>
          <w:rFonts w:asciiTheme="minorBidi" w:hAnsiTheme="minorBidi" w:cstheme="minorBidi" w:hint="cs"/>
          <w:sz w:val="24"/>
          <w:szCs w:val="24"/>
          <w:rtl/>
        </w:rPr>
        <w:t xml:space="preserve"> דרך מידע האישי. </w:t>
      </w:r>
      <w:r w:rsidRPr="00645CE8">
        <w:rPr>
          <w:rFonts w:asciiTheme="minorBidi" w:hAnsiTheme="minorBidi" w:cstheme="minorBidi"/>
          <w:sz w:val="24"/>
          <w:szCs w:val="24"/>
          <w:rtl/>
        </w:rPr>
        <w:t xml:space="preserve">בבקשה זו יציין את מסלול </w:t>
      </w:r>
      <w:r>
        <w:rPr>
          <w:rFonts w:asciiTheme="minorBidi" w:hAnsiTheme="minorBidi" w:cstheme="minorBidi"/>
          <w:sz w:val="24"/>
          <w:szCs w:val="24"/>
          <w:rtl/>
        </w:rPr>
        <w:t>הלימודים שבו הוא מבקש לקבל תואר</w:t>
      </w:r>
      <w:r w:rsidRPr="00645CE8">
        <w:rPr>
          <w:rFonts w:asciiTheme="minorBidi" w:hAnsiTheme="minorBidi" w:cstheme="minorBidi"/>
          <w:sz w:val="24"/>
          <w:szCs w:val="24"/>
          <w:rtl/>
        </w:rPr>
        <w:t xml:space="preserve"> </w:t>
      </w:r>
      <w:r>
        <w:rPr>
          <w:rFonts w:asciiTheme="minorBidi" w:hAnsiTheme="minorBidi" w:cstheme="minorBidi" w:hint="cs"/>
          <w:sz w:val="24"/>
          <w:szCs w:val="24"/>
          <w:rtl/>
        </w:rPr>
        <w:t>ו</w:t>
      </w:r>
      <w:r w:rsidRPr="00645CE8">
        <w:rPr>
          <w:rFonts w:asciiTheme="minorBidi" w:hAnsiTheme="minorBidi" w:cstheme="minorBidi"/>
          <w:sz w:val="24"/>
          <w:szCs w:val="24"/>
          <w:rtl/>
        </w:rPr>
        <w:t>יזהה את הלימודים העודפים שלו (ראו סעיף 6.3</w:t>
      </w:r>
      <w:r w:rsidRPr="00D474F0">
        <w:rPr>
          <w:rFonts w:asciiTheme="minorBidi" w:hAnsiTheme="minorBidi" w:cstheme="minorBidi"/>
          <w:sz w:val="24"/>
          <w:szCs w:val="24"/>
          <w:highlight w:val="yellow"/>
          <w:rtl/>
        </w:rPr>
        <w:t xml:space="preserve">), </w:t>
      </w:r>
      <w:r w:rsidRPr="00645CE8">
        <w:rPr>
          <w:rFonts w:asciiTheme="minorBidi" w:hAnsiTheme="minorBidi" w:cstheme="minorBidi"/>
          <w:sz w:val="24"/>
          <w:szCs w:val="24"/>
          <w:rtl/>
        </w:rPr>
        <w:t xml:space="preserve">המזכירות תבדוק את הדברים, תחשב את ציון הגמר, ותמסור לתלמיד אישור זכאות לתואר המציין את שם התואר, את ציון הגמר לתואר, את ציון הגמר החוגי, ואת מועד הזכאות.  </w:t>
      </w:r>
    </w:p>
    <w:p w14:paraId="7319AC7A" w14:textId="77777777" w:rsidR="00F50562" w:rsidRPr="00645CE8" w:rsidRDefault="00F50562" w:rsidP="00F50562">
      <w:pPr>
        <w:pStyle w:val="220"/>
        <w:tabs>
          <w:tab w:val="clear" w:pos="1531"/>
          <w:tab w:val="clear" w:pos="2041"/>
          <w:tab w:val="left" w:pos="1699"/>
        </w:tabs>
        <w:spacing w:line="276" w:lineRule="auto"/>
        <w:ind w:left="680" w:firstLine="0"/>
        <w:jc w:val="left"/>
        <w:rPr>
          <w:rFonts w:asciiTheme="minorBidi" w:hAnsiTheme="minorBidi" w:cstheme="minorBidi"/>
          <w:lang w:eastAsia="en-US"/>
        </w:rPr>
      </w:pPr>
      <w:r w:rsidRPr="00645CE8">
        <w:rPr>
          <w:rFonts w:asciiTheme="minorBidi" w:hAnsiTheme="minorBidi" w:cstheme="minorBidi"/>
          <w:rtl/>
          <w:lang w:eastAsia="en-US"/>
        </w:rPr>
        <w:t>14.2.1 ציוני גמר לתואר בוגר:</w:t>
      </w:r>
    </w:p>
    <w:p w14:paraId="3AFABF5A" w14:textId="77777777" w:rsidR="00F50562" w:rsidRPr="00645CE8" w:rsidRDefault="00F50562" w:rsidP="00F50562">
      <w:pPr>
        <w:pStyle w:val="220"/>
        <w:tabs>
          <w:tab w:val="clear" w:pos="1077"/>
          <w:tab w:val="clear" w:pos="1531"/>
          <w:tab w:val="left" w:pos="926"/>
        </w:tabs>
        <w:spacing w:line="276" w:lineRule="auto"/>
        <w:ind w:left="1440" w:firstLine="0"/>
        <w:jc w:val="left"/>
        <w:rPr>
          <w:rFonts w:asciiTheme="minorBidi" w:hAnsiTheme="minorBidi" w:cstheme="minorBidi"/>
          <w:lang w:eastAsia="en-US"/>
        </w:rPr>
      </w:pPr>
      <w:r w:rsidRPr="00645CE8">
        <w:rPr>
          <w:rFonts w:asciiTheme="minorBidi" w:hAnsiTheme="minorBidi" w:cstheme="minorBidi"/>
          <w:rtl/>
          <w:lang w:eastAsia="en-US"/>
        </w:rPr>
        <w:t xml:space="preserve">14.2.1.1 ציון הגמר לתואר בוגר ייקבע על סמך הציונים (למעט המוגדרים בסעיף 9.2) של </w:t>
      </w:r>
      <w:r w:rsidRPr="00645CE8">
        <w:rPr>
          <w:rFonts w:asciiTheme="minorBidi" w:hAnsiTheme="minorBidi" w:cstheme="minorBidi"/>
          <w:b/>
          <w:bCs/>
          <w:rtl/>
          <w:lang w:eastAsia="en-US"/>
        </w:rPr>
        <w:t>כל</w:t>
      </w:r>
      <w:r w:rsidRPr="00645CE8">
        <w:rPr>
          <w:rFonts w:asciiTheme="minorBidi" w:hAnsiTheme="minorBidi" w:cstheme="minorBidi"/>
          <w:rtl/>
          <w:lang w:eastAsia="en-US"/>
        </w:rPr>
        <w:t xml:space="preserve"> הקורסים הנדרשים על פי תכנית הלימודים לתואר בפקולטה שבה למד – </w:t>
      </w:r>
      <w:r w:rsidRPr="00645CE8">
        <w:rPr>
          <w:rFonts w:asciiTheme="minorBidi" w:hAnsiTheme="minorBidi" w:cstheme="minorBidi"/>
          <w:b/>
          <w:bCs/>
          <w:rtl/>
          <w:lang w:eastAsia="en-US"/>
        </w:rPr>
        <w:t>ורק</w:t>
      </w:r>
      <w:r w:rsidRPr="00645CE8">
        <w:rPr>
          <w:rFonts w:asciiTheme="minorBidi" w:hAnsiTheme="minorBidi" w:cstheme="minorBidi"/>
          <w:rtl/>
          <w:lang w:eastAsia="en-US"/>
        </w:rPr>
        <w:t xml:space="preserve"> על פיהם, וללא התייחסות לשיוך החוגי של הקורסים. ציון הגמר לתואר בוגר יחושב כממוצע משוקלל של הציונים הסופיים בקורסים לעיל, כדלקמן: </w:t>
      </w:r>
    </w:p>
    <w:p w14:paraId="408BC36D" w14:textId="77777777" w:rsidR="00F50562" w:rsidRPr="00645CE8" w:rsidRDefault="00F50562" w:rsidP="00F50562">
      <w:pPr>
        <w:pStyle w:val="220"/>
        <w:tabs>
          <w:tab w:val="clear" w:pos="680"/>
          <w:tab w:val="clear" w:pos="1531"/>
          <w:tab w:val="left" w:pos="26"/>
        </w:tabs>
        <w:spacing w:line="276" w:lineRule="auto"/>
        <w:ind w:left="2041" w:firstLine="0"/>
        <w:jc w:val="left"/>
        <w:rPr>
          <w:rFonts w:asciiTheme="minorBidi" w:hAnsiTheme="minorBidi" w:cstheme="minorBidi"/>
          <w:rtl/>
          <w:lang w:eastAsia="en-US"/>
        </w:rPr>
      </w:pPr>
      <w:r w:rsidRPr="00645CE8">
        <w:rPr>
          <w:rFonts w:asciiTheme="minorBidi" w:hAnsiTheme="minorBidi" w:cstheme="minorBidi"/>
          <w:rtl/>
          <w:lang w:eastAsia="en-US"/>
        </w:rPr>
        <w:t>א. הציון הסופי בקורס יוכפל במספר נקודות הזכות של הקורס.</w:t>
      </w:r>
    </w:p>
    <w:p w14:paraId="4CD4FD5F" w14:textId="77777777" w:rsidR="00F50562" w:rsidRPr="00645CE8" w:rsidRDefault="00F50562" w:rsidP="00F50562">
      <w:pPr>
        <w:pStyle w:val="220"/>
        <w:tabs>
          <w:tab w:val="clear" w:pos="680"/>
          <w:tab w:val="clear" w:pos="1531"/>
        </w:tabs>
        <w:spacing w:line="276" w:lineRule="auto"/>
        <w:ind w:left="2041" w:firstLine="0"/>
        <w:jc w:val="left"/>
        <w:rPr>
          <w:rFonts w:asciiTheme="minorBidi" w:hAnsiTheme="minorBidi" w:cstheme="minorBidi"/>
          <w:rtl/>
          <w:lang w:eastAsia="en-US"/>
        </w:rPr>
      </w:pPr>
      <w:r w:rsidRPr="00645CE8">
        <w:rPr>
          <w:rFonts w:asciiTheme="minorBidi" w:hAnsiTheme="minorBidi" w:cstheme="minorBidi"/>
          <w:rtl/>
          <w:lang w:eastAsia="en-US"/>
        </w:rPr>
        <w:t>ב. סכום המכפלות יחולק בסכום הנקודות.</w:t>
      </w:r>
    </w:p>
    <w:p w14:paraId="2208F803" w14:textId="77777777" w:rsidR="00F50562" w:rsidRPr="00645CE8" w:rsidRDefault="00F50562" w:rsidP="00F50562">
      <w:pPr>
        <w:pStyle w:val="220"/>
        <w:tabs>
          <w:tab w:val="clear" w:pos="1077"/>
          <w:tab w:val="clear" w:pos="1531"/>
          <w:tab w:val="left" w:pos="926"/>
        </w:tabs>
        <w:spacing w:line="276" w:lineRule="auto"/>
        <w:ind w:left="1440" w:firstLine="0"/>
        <w:jc w:val="left"/>
        <w:rPr>
          <w:rFonts w:asciiTheme="minorBidi" w:hAnsiTheme="minorBidi" w:cstheme="minorBidi"/>
          <w:lang w:eastAsia="en-US"/>
        </w:rPr>
      </w:pPr>
      <w:r w:rsidRPr="00645CE8">
        <w:rPr>
          <w:rFonts w:asciiTheme="minorBidi" w:hAnsiTheme="minorBidi" w:cstheme="minorBidi"/>
          <w:rtl/>
          <w:lang w:eastAsia="en-US"/>
        </w:rPr>
        <w:t xml:space="preserve">14.2.1.2 ציון גמר חוגי ייקבע באותו אופן על פי כל הקורסים הנדרשים </w:t>
      </w:r>
      <w:proofErr w:type="spellStart"/>
      <w:r w:rsidRPr="00645CE8">
        <w:rPr>
          <w:rFonts w:asciiTheme="minorBidi" w:hAnsiTheme="minorBidi" w:cstheme="minorBidi"/>
          <w:rtl/>
          <w:lang w:eastAsia="en-US"/>
        </w:rPr>
        <w:t>בתכנית</w:t>
      </w:r>
      <w:proofErr w:type="spellEnd"/>
      <w:r w:rsidRPr="00645CE8">
        <w:rPr>
          <w:rFonts w:asciiTheme="minorBidi" w:hAnsiTheme="minorBidi" w:cstheme="minorBidi"/>
          <w:rtl/>
          <w:lang w:eastAsia="en-US"/>
        </w:rPr>
        <w:t xml:space="preserve"> הלימודים החוגית ורק על פיהם (למעט המוגדרים בסעיף 9.2). גם במסלול דו-חוגי ייקבעו כאמור לעיל הציון החוגי בכל אחד מהחוגים. קורסים הדרושים לתואר ולא לחוג ייכללו בחישוב הציון הסופי לתואר ולא בחישוב הציון הסופי לחוג/ים.</w:t>
      </w:r>
    </w:p>
    <w:p w14:paraId="4D1F3E0A" w14:textId="77777777" w:rsidR="00F50562" w:rsidRPr="00645CE8" w:rsidRDefault="00F50562" w:rsidP="00F50562">
      <w:pPr>
        <w:pStyle w:val="220"/>
        <w:tabs>
          <w:tab w:val="clear" w:pos="1077"/>
          <w:tab w:val="clear" w:pos="1531"/>
          <w:tab w:val="left" w:pos="566"/>
          <w:tab w:val="left" w:pos="926"/>
        </w:tabs>
        <w:spacing w:line="276" w:lineRule="auto"/>
        <w:ind w:left="1440" w:firstLine="0"/>
        <w:jc w:val="left"/>
        <w:rPr>
          <w:rFonts w:asciiTheme="minorBidi" w:hAnsiTheme="minorBidi" w:cstheme="minorBidi"/>
          <w:lang w:eastAsia="en-US"/>
        </w:rPr>
      </w:pPr>
      <w:r w:rsidRPr="00645CE8">
        <w:rPr>
          <w:rFonts w:asciiTheme="minorBidi" w:hAnsiTheme="minorBidi" w:cstheme="minorBidi"/>
          <w:rtl/>
          <w:lang w:eastAsia="en-US"/>
        </w:rPr>
        <w:t xml:space="preserve"> 14.2.1.3 הכללים חלים על כל התלמידים החל מטקס חלוקת התעודות תשס"ט.</w:t>
      </w:r>
    </w:p>
    <w:p w14:paraId="429BF341" w14:textId="77777777" w:rsidR="00F50562" w:rsidRPr="00645CE8" w:rsidRDefault="00F50562" w:rsidP="00F50562">
      <w:pPr>
        <w:pStyle w:val="220"/>
        <w:tabs>
          <w:tab w:val="clear" w:pos="1531"/>
          <w:tab w:val="clear" w:pos="2041"/>
          <w:tab w:val="left" w:pos="1699"/>
        </w:tabs>
        <w:spacing w:line="276" w:lineRule="auto"/>
        <w:ind w:left="720" w:firstLine="0"/>
        <w:jc w:val="left"/>
        <w:rPr>
          <w:rFonts w:asciiTheme="minorBidi" w:hAnsiTheme="minorBidi" w:cstheme="minorBidi"/>
          <w:rtl/>
          <w:lang w:eastAsia="en-US"/>
        </w:rPr>
      </w:pPr>
      <w:r w:rsidRPr="00645CE8">
        <w:rPr>
          <w:rFonts w:asciiTheme="minorBidi" w:hAnsiTheme="minorBidi" w:cstheme="minorBidi"/>
          <w:rtl/>
          <w:lang w:eastAsia="en-US"/>
        </w:rPr>
        <w:t xml:space="preserve">14.2.2 ציוני הגמר לתואר מוסמך ייקבעו על בסיס המרכיבים הבאים:    </w:t>
      </w:r>
    </w:p>
    <w:p w14:paraId="73CFD47C" w14:textId="77777777" w:rsidR="00F50562" w:rsidRPr="00645CE8" w:rsidRDefault="00F50562" w:rsidP="00F50562">
      <w:pPr>
        <w:pStyle w:val="33"/>
        <w:tabs>
          <w:tab w:val="clear" w:pos="680"/>
          <w:tab w:val="clear" w:pos="1077"/>
          <w:tab w:val="clear" w:pos="1531"/>
        </w:tabs>
        <w:spacing w:line="276" w:lineRule="auto"/>
        <w:ind w:left="1440" w:firstLine="0"/>
        <w:jc w:val="left"/>
        <w:rPr>
          <w:rFonts w:asciiTheme="minorBidi" w:hAnsiTheme="minorBidi" w:cstheme="minorBidi"/>
          <w:lang w:eastAsia="en-US"/>
        </w:rPr>
      </w:pPr>
      <w:r w:rsidRPr="00645CE8">
        <w:rPr>
          <w:rFonts w:asciiTheme="minorBidi" w:hAnsiTheme="minorBidi" w:cstheme="minorBidi"/>
          <w:rtl/>
          <w:lang w:eastAsia="en-US"/>
        </w:rPr>
        <w:t>14.2.2.1מסלול מחקרי: עבודת גמר מחקרית, ממוצע ציוני הקורסים ובחינת גמר. הכללת בחינת הגמר והמשקל היחסי של כל אחד מהמרכיבים בציון הכולל נתונים לשיקול דעת הפקולטה.</w:t>
      </w:r>
    </w:p>
    <w:p w14:paraId="07178B04" w14:textId="77777777" w:rsidR="00F50562" w:rsidRPr="00645CE8" w:rsidRDefault="00F50562" w:rsidP="00F50562">
      <w:pPr>
        <w:pStyle w:val="33"/>
        <w:tabs>
          <w:tab w:val="clear" w:pos="680"/>
          <w:tab w:val="clear" w:pos="1077"/>
          <w:tab w:val="clear" w:pos="1531"/>
          <w:tab w:val="left" w:pos="1466"/>
        </w:tabs>
        <w:spacing w:line="276" w:lineRule="auto"/>
        <w:ind w:left="1440" w:firstLine="0"/>
        <w:jc w:val="left"/>
        <w:rPr>
          <w:rFonts w:asciiTheme="minorBidi" w:hAnsiTheme="minorBidi" w:cstheme="minorBidi"/>
          <w:lang w:eastAsia="en-US"/>
        </w:rPr>
      </w:pPr>
      <w:r w:rsidRPr="00645CE8">
        <w:rPr>
          <w:rFonts w:asciiTheme="minorBidi" w:hAnsiTheme="minorBidi" w:cstheme="minorBidi"/>
          <w:rtl/>
          <w:lang w:eastAsia="en-US"/>
        </w:rPr>
        <w:t>14.2.2.2 מסלול לא מחקרי: ממוצע ציוני הקורסים. הכללת עבודת גמר לא מחקרית, עבודה סמינריונית ובחינת גמר ומשקלם היחסי בציון הכולל נתונים לשיקול דעת הפקולטה.</w:t>
      </w:r>
    </w:p>
    <w:p w14:paraId="2D3CD692" w14:textId="77777777" w:rsidR="00F50562" w:rsidRPr="00645CE8" w:rsidRDefault="00F50562" w:rsidP="00F50562">
      <w:pPr>
        <w:pStyle w:val="33"/>
        <w:tabs>
          <w:tab w:val="clear" w:pos="680"/>
          <w:tab w:val="clear" w:pos="1077"/>
          <w:tab w:val="clear" w:pos="1531"/>
          <w:tab w:val="left" w:pos="1466"/>
        </w:tabs>
        <w:spacing w:line="276" w:lineRule="auto"/>
        <w:ind w:left="1466" w:firstLine="0"/>
        <w:jc w:val="left"/>
        <w:rPr>
          <w:rFonts w:asciiTheme="minorBidi" w:hAnsiTheme="minorBidi" w:cstheme="minorBidi"/>
          <w:lang w:eastAsia="en-US"/>
        </w:rPr>
      </w:pPr>
      <w:r w:rsidRPr="00645CE8">
        <w:rPr>
          <w:rFonts w:asciiTheme="minorBidi" w:hAnsiTheme="minorBidi" w:cstheme="minorBidi"/>
          <w:rtl/>
        </w:rPr>
        <w:t>14.2.2.</w:t>
      </w:r>
      <w:r w:rsidRPr="00D474F0">
        <w:rPr>
          <w:rFonts w:asciiTheme="minorBidi" w:hAnsiTheme="minorBidi" w:cstheme="minorBidi"/>
          <w:highlight w:val="yellow"/>
          <w:rtl/>
        </w:rPr>
        <w:t>3 ציון גמר לתואר מוסמך איננו מחושב</w:t>
      </w:r>
      <w:r w:rsidRPr="00D474F0">
        <w:rPr>
          <w:rFonts w:asciiTheme="minorBidi" w:hAnsiTheme="minorBidi" w:cstheme="minorBidi" w:hint="cs"/>
          <w:highlight w:val="yellow"/>
          <w:rtl/>
        </w:rPr>
        <w:t xml:space="preserve"> במסלולים </w:t>
      </w:r>
      <w:proofErr w:type="spellStart"/>
      <w:r w:rsidRPr="00D474F0">
        <w:rPr>
          <w:rFonts w:asciiTheme="minorBidi" w:hAnsiTheme="minorBidi" w:cstheme="minorBidi" w:hint="cs"/>
          <w:highlight w:val="yellow"/>
          <w:rtl/>
        </w:rPr>
        <w:t>מסויימים</w:t>
      </w:r>
      <w:proofErr w:type="spellEnd"/>
      <w:r w:rsidRPr="00D474F0">
        <w:rPr>
          <w:rFonts w:asciiTheme="minorBidi" w:hAnsiTheme="minorBidi" w:cstheme="minorBidi"/>
          <w:highlight w:val="yellow"/>
          <w:rtl/>
        </w:rPr>
        <w:t xml:space="preserve"> עבור המסיימים</w:t>
      </w:r>
      <w:r w:rsidRPr="00645CE8">
        <w:rPr>
          <w:rFonts w:asciiTheme="minorBidi" w:hAnsiTheme="minorBidi" w:cstheme="minorBidi"/>
          <w:rtl/>
        </w:rPr>
        <w:t xml:space="preserve"> תואר מוסמך במסגרת המסלול הישיר לתואר דוקטור. לפיכך, הם אינם נכללים במדרג המסיימים ואין נקבעת לגביהם רמת סיום (סעיף 14.5).</w:t>
      </w:r>
    </w:p>
    <w:p w14:paraId="120068C6" w14:textId="77777777" w:rsidR="00F50562" w:rsidRPr="00645CE8" w:rsidRDefault="00F50562" w:rsidP="00F50562">
      <w:pPr>
        <w:pStyle w:val="33"/>
        <w:tabs>
          <w:tab w:val="clear" w:pos="1077"/>
          <w:tab w:val="clear" w:pos="1531"/>
          <w:tab w:val="left" w:pos="926"/>
          <w:tab w:val="left" w:pos="1466"/>
        </w:tabs>
        <w:spacing w:line="276" w:lineRule="auto"/>
        <w:ind w:left="230" w:firstLine="0"/>
        <w:jc w:val="left"/>
        <w:rPr>
          <w:rFonts w:asciiTheme="minorBidi" w:hAnsiTheme="minorBidi" w:cstheme="minorBidi"/>
          <w:rtl/>
          <w:lang w:eastAsia="en-US"/>
        </w:rPr>
      </w:pPr>
    </w:p>
    <w:p w14:paraId="34C01D37" w14:textId="77777777" w:rsidR="00F50562" w:rsidRPr="00645CE8" w:rsidRDefault="00F50562" w:rsidP="00F50562">
      <w:pPr>
        <w:pStyle w:val="2"/>
        <w:rPr>
          <w:rFonts w:asciiTheme="minorBidi" w:hAnsiTheme="minorBidi" w:cstheme="minorBidi"/>
          <w:sz w:val="24"/>
          <w:szCs w:val="24"/>
        </w:rPr>
      </w:pPr>
      <w:bookmarkStart w:id="127" w:name="_Toc83818204"/>
      <w:r w:rsidRPr="00645CE8">
        <w:rPr>
          <w:rFonts w:asciiTheme="minorBidi" w:hAnsiTheme="minorBidi" w:cstheme="minorBidi"/>
          <w:sz w:val="24"/>
          <w:szCs w:val="24"/>
          <w:rtl/>
        </w:rPr>
        <w:t>14.3 מועד זכאות:</w:t>
      </w:r>
      <w:bookmarkEnd w:id="127"/>
      <w:r w:rsidRPr="00645CE8">
        <w:rPr>
          <w:rFonts w:asciiTheme="minorBidi" w:hAnsiTheme="minorBidi" w:cstheme="minorBidi"/>
          <w:sz w:val="24"/>
          <w:szCs w:val="24"/>
          <w:rtl/>
        </w:rPr>
        <w:t xml:space="preserve"> </w:t>
      </w:r>
    </w:p>
    <w:p w14:paraId="492DA40B" w14:textId="77777777" w:rsidR="00F50562" w:rsidRPr="00645CE8" w:rsidRDefault="00F50562" w:rsidP="00F50562">
      <w:pPr>
        <w:pStyle w:val="a4"/>
        <w:widowControl w:val="0"/>
        <w:tabs>
          <w:tab w:val="left" w:pos="284"/>
          <w:tab w:val="left" w:pos="566"/>
          <w:tab w:val="left" w:pos="926"/>
          <w:tab w:val="left" w:pos="1531"/>
          <w:tab w:val="left" w:pos="2041"/>
          <w:tab w:val="right" w:leader="underscore" w:pos="2381"/>
        </w:tabs>
        <w:bidi/>
        <w:spacing w:before="0" w:beforeAutospacing="0" w:after="0" w:afterAutospacing="0" w:line="276" w:lineRule="auto"/>
        <w:ind w:left="26"/>
        <w:rPr>
          <w:rFonts w:asciiTheme="minorBidi" w:hAnsiTheme="minorBidi" w:cstheme="minorBidi"/>
        </w:rPr>
      </w:pPr>
      <w:r w:rsidRPr="00645CE8">
        <w:rPr>
          <w:rFonts w:asciiTheme="minorBidi" w:hAnsiTheme="minorBidi" w:cstheme="minorBidi"/>
          <w:rtl/>
        </w:rPr>
        <w:t>ככלל, תאריך הזכאות לתואר ייקבע לפי מתן הציון האחרון לתואר. בכל מקרה לא יהיה זה יותר משבועיים לאחר מועד הבחינה האחרונה או חודשיים מיום הגשת העבודה הסמינריונית האחרונה, למעט מקרים בהם הוגש ערעור.</w:t>
      </w:r>
    </w:p>
    <w:p w14:paraId="76FB0466" w14:textId="77777777" w:rsidR="00F50562" w:rsidRPr="00645CE8" w:rsidRDefault="00F50562" w:rsidP="00F50562">
      <w:pPr>
        <w:pStyle w:val="a4"/>
        <w:widowControl w:val="0"/>
        <w:tabs>
          <w:tab w:val="left" w:pos="284"/>
          <w:tab w:val="left" w:pos="746"/>
          <w:tab w:val="left" w:pos="926"/>
          <w:tab w:val="left" w:pos="1531"/>
          <w:tab w:val="left" w:pos="2041"/>
          <w:tab w:val="right" w:leader="underscore" w:pos="2381"/>
        </w:tabs>
        <w:bidi/>
        <w:spacing w:before="0" w:beforeAutospacing="0" w:after="0" w:afterAutospacing="0" w:line="276" w:lineRule="auto"/>
        <w:ind w:left="706"/>
        <w:rPr>
          <w:rFonts w:asciiTheme="minorBidi" w:hAnsiTheme="minorBidi" w:cstheme="minorBidi"/>
        </w:rPr>
      </w:pPr>
      <w:r w:rsidRPr="00645CE8">
        <w:rPr>
          <w:rFonts w:asciiTheme="minorBidi" w:hAnsiTheme="minorBidi" w:cstheme="minorBidi"/>
          <w:rtl/>
        </w:rPr>
        <w:t>14.3.1 תלמיד שיגיש בקשה לסגור תואר לאחר תום שנה מסיום חובותיו, בקשתו תיבדק כבקשה לחידוש לימודים כמפורט בפרק 12. החליטה הפקולטה לסגור תואר לתלמיד הנ"ל מבלי לחייבו בהשלמות כלשהן, תאריך הזכאות לתואר יהיה מועד הגשת הבקשה לסגירת התואר. התלמיד יקבל את תעודתו יחד עם מחזור המסיימים השוטף ובהתאם לכללי מחזור זה.</w:t>
      </w:r>
    </w:p>
    <w:p w14:paraId="16E4A50F" w14:textId="77777777" w:rsidR="00F50562" w:rsidRPr="00645CE8" w:rsidRDefault="00F50562" w:rsidP="00F50562">
      <w:pPr>
        <w:pStyle w:val="a4"/>
        <w:widowControl w:val="0"/>
        <w:tabs>
          <w:tab w:val="left" w:pos="284"/>
          <w:tab w:val="left" w:pos="746"/>
          <w:tab w:val="left" w:pos="926"/>
          <w:tab w:val="left" w:pos="1531"/>
          <w:tab w:val="left" w:pos="2041"/>
          <w:tab w:val="right" w:leader="underscore" w:pos="2381"/>
        </w:tabs>
        <w:bidi/>
        <w:spacing w:before="0" w:beforeAutospacing="0" w:after="0" w:afterAutospacing="0" w:line="276" w:lineRule="auto"/>
        <w:ind w:left="26"/>
        <w:rPr>
          <w:rFonts w:asciiTheme="minorBidi" w:hAnsiTheme="minorBidi" w:cstheme="minorBidi"/>
        </w:rPr>
      </w:pPr>
    </w:p>
    <w:p w14:paraId="5C9CE86B" w14:textId="77777777" w:rsidR="00F50562" w:rsidRPr="00645CE8" w:rsidRDefault="00F50562" w:rsidP="00F50562">
      <w:pPr>
        <w:pStyle w:val="2"/>
        <w:rPr>
          <w:rFonts w:asciiTheme="minorBidi" w:hAnsiTheme="minorBidi" w:cstheme="minorBidi"/>
          <w:sz w:val="24"/>
          <w:szCs w:val="24"/>
        </w:rPr>
      </w:pPr>
      <w:bookmarkStart w:id="128" w:name="_Toc83818205"/>
      <w:r w:rsidRPr="00645CE8">
        <w:rPr>
          <w:rFonts w:asciiTheme="minorBidi" w:hAnsiTheme="minorBidi" w:cstheme="minorBidi"/>
          <w:sz w:val="24"/>
          <w:szCs w:val="24"/>
          <w:rtl/>
        </w:rPr>
        <w:t>14.4 סופיות ציוני גמר ותעודות.</w:t>
      </w:r>
      <w:bookmarkEnd w:id="128"/>
      <w:r w:rsidRPr="00645CE8">
        <w:rPr>
          <w:rFonts w:asciiTheme="minorBidi" w:hAnsiTheme="minorBidi" w:cstheme="minorBidi"/>
          <w:sz w:val="24"/>
          <w:szCs w:val="24"/>
          <w:rtl/>
        </w:rPr>
        <w:t xml:space="preserve"> </w:t>
      </w:r>
    </w:p>
    <w:p w14:paraId="0A8D4503" w14:textId="77777777" w:rsidR="00F50562" w:rsidRPr="00645CE8" w:rsidRDefault="00F50562" w:rsidP="00F50562">
      <w:pPr>
        <w:pStyle w:val="a4"/>
        <w:widowControl w:val="0"/>
        <w:tabs>
          <w:tab w:val="left" w:pos="284"/>
          <w:tab w:val="left" w:pos="566"/>
          <w:tab w:val="left" w:pos="1531"/>
          <w:tab w:val="left" w:pos="2041"/>
          <w:tab w:val="right" w:leader="underscore" w:pos="2381"/>
        </w:tabs>
        <w:bidi/>
        <w:spacing w:before="0" w:beforeAutospacing="0" w:after="0" w:afterAutospacing="0" w:line="276" w:lineRule="auto"/>
        <w:ind w:left="26"/>
        <w:rPr>
          <w:rFonts w:asciiTheme="minorBidi" w:hAnsiTheme="minorBidi" w:cstheme="minorBidi"/>
        </w:rPr>
      </w:pPr>
      <w:r w:rsidRPr="00645CE8">
        <w:rPr>
          <w:rFonts w:asciiTheme="minorBidi" w:hAnsiTheme="minorBidi" w:cstheme="minorBidi"/>
          <w:rtl/>
        </w:rPr>
        <w:t>לאחר קבלת אישור הזכאות לתואר, לא תהיה לתלמיד אפשרות לתקן את ציון הגמר ו/או לשנות את אישור הזכאות ו/או את תעודת התואר. תעודת התואר תימסר לתלמיד בטקס חלוקת תעודות התואר המתקיים בפקולטה פעם בשנה.</w:t>
      </w:r>
    </w:p>
    <w:p w14:paraId="689D4C65" w14:textId="77777777" w:rsidR="00F50562" w:rsidRPr="00645CE8" w:rsidRDefault="00F50562" w:rsidP="00F50562">
      <w:pPr>
        <w:pStyle w:val="a4"/>
        <w:widowControl w:val="0"/>
        <w:numPr>
          <w:ilvl w:val="2"/>
          <w:numId w:val="17"/>
        </w:numPr>
        <w:tabs>
          <w:tab w:val="left" w:pos="284"/>
          <w:tab w:val="left" w:pos="746"/>
          <w:tab w:val="left" w:pos="1557"/>
          <w:tab w:val="right" w:leader="underscore" w:pos="2381"/>
        </w:tabs>
        <w:bidi/>
        <w:spacing w:before="0" w:beforeAutospacing="0" w:after="0" w:afterAutospacing="0" w:line="276" w:lineRule="auto"/>
        <w:ind w:left="706" w:firstLine="0"/>
        <w:rPr>
          <w:rFonts w:asciiTheme="minorBidi" w:hAnsiTheme="minorBidi" w:cstheme="minorBidi"/>
        </w:rPr>
      </w:pPr>
      <w:r w:rsidRPr="00645CE8">
        <w:rPr>
          <w:rFonts w:asciiTheme="minorBidi" w:hAnsiTheme="minorBidi" w:cstheme="minorBidi"/>
          <w:rtl/>
        </w:rPr>
        <w:t xml:space="preserve">על תלמיד שירצה לתקן ציונים בודדים לקבל את הסכמת הפקולטה, והוא יקבל אישור נפרד על כך. </w:t>
      </w:r>
    </w:p>
    <w:p w14:paraId="7588A364" w14:textId="77777777" w:rsidR="00F50562" w:rsidRDefault="00F50562" w:rsidP="00F50562">
      <w:pPr>
        <w:pStyle w:val="a4"/>
        <w:numPr>
          <w:ilvl w:val="2"/>
          <w:numId w:val="17"/>
        </w:numPr>
        <w:bidi/>
        <w:spacing w:beforeAutospacing="0" w:after="0" w:afterAutospacing="0" w:line="360" w:lineRule="auto"/>
        <w:rPr>
          <w:rFonts w:eastAsiaTheme="minorHAnsi"/>
        </w:rPr>
      </w:pPr>
      <w:r>
        <w:rPr>
          <w:rFonts w:ascii="Arial" w:hAnsi="Arial" w:cs="Arial"/>
          <w:rtl/>
        </w:rPr>
        <w:t xml:space="preserve">תלמיד שלמד קורסים לאחר שסגר תואר – בין אם למד את הקורסים במסגרת התואר ובהסכמת הפקולטה וחזר עליהם לאחר שסגר תואר ובין אם למד קורסים אחרים - יוכל לקבל אישור נפרד על </w:t>
      </w:r>
      <w:proofErr w:type="spellStart"/>
      <w:r>
        <w:rPr>
          <w:rFonts w:ascii="Arial" w:hAnsi="Arial" w:cs="Arial"/>
          <w:rtl/>
        </w:rPr>
        <w:t>ציוניו</w:t>
      </w:r>
      <w:proofErr w:type="spellEnd"/>
      <w:r>
        <w:rPr>
          <w:rFonts w:ascii="Arial" w:hAnsi="Arial" w:cs="Arial"/>
          <w:rtl/>
        </w:rPr>
        <w:t xml:space="preserve"> בקורסים אלה. מדובר בלימוד של קורסים שהתקיים שלא במסגרת התואר.</w:t>
      </w:r>
    </w:p>
    <w:p w14:paraId="620AB1E0" w14:textId="77777777" w:rsidR="00F50562" w:rsidRPr="00645CE8" w:rsidRDefault="00F50562" w:rsidP="00F50562">
      <w:pPr>
        <w:pStyle w:val="a4"/>
        <w:widowControl w:val="0"/>
        <w:numPr>
          <w:ilvl w:val="2"/>
          <w:numId w:val="17"/>
        </w:numPr>
        <w:tabs>
          <w:tab w:val="left" w:pos="284"/>
          <w:tab w:val="left" w:pos="746"/>
          <w:tab w:val="left" w:pos="1557"/>
          <w:tab w:val="right" w:leader="underscore" w:pos="2381"/>
        </w:tabs>
        <w:bidi/>
        <w:spacing w:before="0" w:beforeAutospacing="0" w:after="0" w:afterAutospacing="0" w:line="276" w:lineRule="auto"/>
        <w:ind w:left="706" w:firstLine="0"/>
        <w:rPr>
          <w:rFonts w:asciiTheme="minorBidi" w:hAnsiTheme="minorBidi" w:cstheme="minorBidi"/>
        </w:rPr>
      </w:pPr>
      <w:r w:rsidRPr="00645CE8">
        <w:rPr>
          <w:rFonts w:asciiTheme="minorBidi" w:hAnsiTheme="minorBidi" w:cstheme="minorBidi"/>
          <w:rtl/>
        </w:rPr>
        <w:t>בעל תעודת תואר מהאוניברסיטה העברית ששמו השתנה רשאי לקבל ( תמורת תשלום ולאחר הצגת אישור רשמי על שינוי השם ) תעודה חדשה על פי שמו החדש במקום תעודת התואר הנושאת את שמו הקודם. המבקש תעודה חדשה בנסיבות אלו יגיש בקשה בכתב אל הפקולטה שהעניקה לו את התעודה הקודמת. התעודה החדשה תהיה במתכונת המקובלת במועד הפקתה ותיחתם על ידי בעלי התפקידים בהווה. על גבי התעודה החדשה יצוין שהיא מחליפה תעודה קודמת, שהוענקה בשנת ( שנה עברית ) / ( שנה לועזית ).</w:t>
      </w:r>
    </w:p>
    <w:p w14:paraId="4F56C387" w14:textId="77777777" w:rsidR="00F50562" w:rsidRPr="00645CE8" w:rsidRDefault="00F50562" w:rsidP="00F50562">
      <w:pPr>
        <w:pStyle w:val="a4"/>
        <w:widowControl w:val="0"/>
        <w:tabs>
          <w:tab w:val="left" w:pos="284"/>
          <w:tab w:val="left" w:pos="746"/>
          <w:tab w:val="left" w:pos="2041"/>
          <w:tab w:val="right" w:leader="underscore" w:pos="2381"/>
        </w:tabs>
        <w:bidi/>
        <w:spacing w:before="0" w:beforeAutospacing="0" w:after="0" w:afterAutospacing="0" w:line="276" w:lineRule="auto"/>
        <w:ind w:left="26"/>
        <w:rPr>
          <w:rFonts w:asciiTheme="minorBidi" w:hAnsiTheme="minorBidi" w:cstheme="minorBidi"/>
          <w:rtl/>
        </w:rPr>
      </w:pPr>
    </w:p>
    <w:p w14:paraId="4E97F420" w14:textId="77777777" w:rsidR="00F50562" w:rsidRPr="00645CE8" w:rsidRDefault="00F50562" w:rsidP="00F50562">
      <w:pPr>
        <w:pStyle w:val="2"/>
        <w:rPr>
          <w:rFonts w:asciiTheme="minorBidi" w:hAnsiTheme="minorBidi" w:cstheme="minorBidi"/>
          <w:b/>
          <w:bCs w:val="0"/>
          <w:sz w:val="24"/>
          <w:szCs w:val="24"/>
          <w:rtl/>
        </w:rPr>
      </w:pPr>
      <w:bookmarkStart w:id="129" w:name="_Toc83818206"/>
      <w:r w:rsidRPr="00645CE8">
        <w:rPr>
          <w:rFonts w:asciiTheme="minorBidi" w:hAnsiTheme="minorBidi" w:cstheme="minorBidi"/>
          <w:b/>
          <w:bCs w:val="0"/>
          <w:sz w:val="24"/>
          <w:szCs w:val="24"/>
          <w:rtl/>
        </w:rPr>
        <w:t xml:space="preserve">14.5 הגדרה מילולית של ציון הגמר לתואר בתעודה ("בוגר" ו"מוסמך"): </w:t>
      </w:r>
    </w:p>
    <w:p w14:paraId="367D408C" w14:textId="77777777" w:rsidR="00F50562" w:rsidRPr="00645CE8" w:rsidRDefault="00F50562" w:rsidP="00F50562">
      <w:pPr>
        <w:rPr>
          <w:rFonts w:asciiTheme="minorBidi" w:hAnsiTheme="minorBidi" w:cstheme="minorBidi"/>
          <w:sz w:val="24"/>
          <w:szCs w:val="24"/>
          <w:rtl/>
          <w:lang w:val="x-none" w:eastAsia="x-none"/>
        </w:rPr>
      </w:pPr>
    </w:p>
    <w:p w14:paraId="7E221B4A" w14:textId="77777777" w:rsidR="00F50562" w:rsidRPr="00645CE8" w:rsidRDefault="00F50562" w:rsidP="00F50562">
      <w:pPr>
        <w:rPr>
          <w:rFonts w:asciiTheme="minorBidi" w:hAnsiTheme="minorBidi" w:cstheme="minorBidi"/>
          <w:sz w:val="24"/>
          <w:szCs w:val="24"/>
          <w:lang w:val="x-none" w:eastAsia="x-none"/>
        </w:rPr>
      </w:pPr>
      <w:r w:rsidRPr="00645CE8">
        <w:rPr>
          <w:rFonts w:asciiTheme="minorBidi" w:hAnsiTheme="minorBidi" w:cstheme="minorBidi"/>
          <w:sz w:val="24"/>
          <w:szCs w:val="24"/>
          <w:rtl/>
          <w:lang w:val="x-none" w:eastAsia="x-none"/>
        </w:rPr>
        <w:t>14.5.1 ציון הגמר לתואר בוגר</w:t>
      </w:r>
    </w:p>
    <w:p w14:paraId="7D7DDD51" w14:textId="77777777" w:rsidR="00F50562" w:rsidRPr="00645CE8" w:rsidRDefault="00F50562" w:rsidP="00F50562">
      <w:pPr>
        <w:tabs>
          <w:tab w:val="left" w:pos="26"/>
          <w:tab w:val="left" w:pos="284"/>
          <w:tab w:val="left" w:pos="1531"/>
          <w:tab w:val="left" w:pos="2041"/>
          <w:tab w:val="right" w:leader="underscore" w:pos="2381"/>
        </w:tabs>
        <w:ind w:left="26"/>
        <w:rPr>
          <w:rFonts w:asciiTheme="minorBidi" w:hAnsiTheme="minorBidi" w:cstheme="minorBidi"/>
          <w:sz w:val="24"/>
          <w:szCs w:val="24"/>
        </w:rPr>
      </w:pPr>
      <w:r w:rsidRPr="00645CE8">
        <w:rPr>
          <w:rFonts w:asciiTheme="minorBidi" w:hAnsiTheme="minorBidi" w:cstheme="minorBidi"/>
          <w:sz w:val="24"/>
          <w:szCs w:val="24"/>
          <w:rtl/>
        </w:rPr>
        <w:t>רמת הסיום</w:t>
      </w:r>
      <w:r>
        <w:rPr>
          <w:rFonts w:asciiTheme="minorBidi" w:hAnsiTheme="minorBidi" w:cstheme="minorBidi" w:hint="cs"/>
          <w:sz w:val="24"/>
          <w:szCs w:val="24"/>
          <w:rtl/>
        </w:rPr>
        <w:t xml:space="preserve"> </w:t>
      </w:r>
      <w:r w:rsidRPr="00645CE8">
        <w:rPr>
          <w:rFonts w:asciiTheme="minorBidi" w:hAnsiTheme="minorBidi" w:cstheme="minorBidi"/>
          <w:sz w:val="24"/>
          <w:szCs w:val="24"/>
          <w:rtl/>
        </w:rPr>
        <w:t>נקבעת לפי מקומו היחסי של התלמיד בין המסיימים בחוג באותה שנה (בתנאי שהציון לא יהיה נמוך מהסף שנקבע לכל רמה), כמפורט להלן:</w:t>
      </w:r>
    </w:p>
    <w:tbl>
      <w:tblPr>
        <w:bidiVisual/>
        <w:tblW w:w="0" w:type="auto"/>
        <w:tblInd w:w="647" w:type="dxa"/>
        <w:tblLayout w:type="fixed"/>
        <w:tblLook w:val="0000" w:firstRow="0" w:lastRow="0" w:firstColumn="0" w:lastColumn="0" w:noHBand="0" w:noVBand="0"/>
      </w:tblPr>
      <w:tblGrid>
        <w:gridCol w:w="1876"/>
        <w:gridCol w:w="1808"/>
        <w:gridCol w:w="9"/>
        <w:gridCol w:w="1173"/>
      </w:tblGrid>
      <w:tr w:rsidR="00F50562" w:rsidRPr="00645CE8" w14:paraId="06CC9CCA" w14:textId="77777777" w:rsidTr="00D7269C">
        <w:tc>
          <w:tcPr>
            <w:tcW w:w="1876" w:type="dxa"/>
            <w:tcBorders>
              <w:top w:val="single" w:sz="4" w:space="0" w:color="auto"/>
              <w:left w:val="single" w:sz="4" w:space="0" w:color="auto"/>
              <w:bottom w:val="single" w:sz="6" w:space="0" w:color="000000"/>
              <w:right w:val="single" w:sz="6" w:space="0" w:color="000000"/>
            </w:tcBorders>
          </w:tcPr>
          <w:p w14:paraId="60A05AF1" w14:textId="77777777" w:rsidR="00F50562" w:rsidRPr="00645CE8" w:rsidRDefault="00F50562" w:rsidP="00D7269C">
            <w:pPr>
              <w:tabs>
                <w:tab w:val="left" w:pos="284"/>
                <w:tab w:val="left" w:pos="680"/>
                <w:tab w:val="left" w:pos="1077"/>
                <w:tab w:val="left" w:pos="1531"/>
                <w:tab w:val="left" w:pos="2041"/>
                <w:tab w:val="right" w:leader="underscore" w:pos="2381"/>
              </w:tabs>
              <w:rPr>
                <w:rFonts w:asciiTheme="minorBidi" w:hAnsiTheme="minorBidi" w:cstheme="minorBidi"/>
                <w:sz w:val="24"/>
                <w:szCs w:val="24"/>
              </w:rPr>
            </w:pPr>
            <w:r w:rsidRPr="00645CE8">
              <w:rPr>
                <w:rFonts w:asciiTheme="minorBidi" w:hAnsiTheme="minorBidi" w:cstheme="minorBidi"/>
                <w:sz w:val="24"/>
                <w:szCs w:val="24"/>
                <w:rtl/>
              </w:rPr>
              <w:t>רמת סיום</w:t>
            </w:r>
          </w:p>
        </w:tc>
        <w:tc>
          <w:tcPr>
            <w:tcW w:w="1808" w:type="dxa"/>
            <w:tcBorders>
              <w:top w:val="single" w:sz="4" w:space="0" w:color="auto"/>
              <w:left w:val="single" w:sz="6" w:space="0" w:color="000000"/>
              <w:bottom w:val="single" w:sz="6" w:space="0" w:color="000000"/>
              <w:right w:val="single" w:sz="6" w:space="0" w:color="000000"/>
            </w:tcBorders>
          </w:tcPr>
          <w:p w14:paraId="02CDCCC3" w14:textId="77777777" w:rsidR="00F50562" w:rsidRPr="00645CE8" w:rsidRDefault="00F50562" w:rsidP="00D7269C">
            <w:pPr>
              <w:tabs>
                <w:tab w:val="left" w:pos="284"/>
                <w:tab w:val="left" w:pos="680"/>
                <w:tab w:val="left" w:pos="1077"/>
                <w:tab w:val="left" w:pos="1531"/>
                <w:tab w:val="left" w:pos="2041"/>
                <w:tab w:val="right" w:leader="underscore" w:pos="2381"/>
              </w:tabs>
              <w:jc w:val="center"/>
              <w:rPr>
                <w:rFonts w:asciiTheme="minorBidi" w:hAnsiTheme="minorBidi" w:cstheme="minorBidi"/>
                <w:sz w:val="24"/>
                <w:szCs w:val="24"/>
              </w:rPr>
            </w:pPr>
            <w:r w:rsidRPr="00645CE8">
              <w:rPr>
                <w:rFonts w:asciiTheme="minorBidi" w:hAnsiTheme="minorBidi" w:cstheme="minorBidi"/>
                <w:sz w:val="24"/>
                <w:szCs w:val="24"/>
                <w:rtl/>
              </w:rPr>
              <w:t>אחוזים</w:t>
            </w:r>
          </w:p>
        </w:tc>
        <w:tc>
          <w:tcPr>
            <w:tcW w:w="1182" w:type="dxa"/>
            <w:gridSpan w:val="2"/>
            <w:tcBorders>
              <w:top w:val="single" w:sz="4" w:space="0" w:color="auto"/>
              <w:left w:val="single" w:sz="6" w:space="0" w:color="000000"/>
              <w:bottom w:val="single" w:sz="6" w:space="0" w:color="000000"/>
              <w:right w:val="single" w:sz="4" w:space="0" w:color="auto"/>
            </w:tcBorders>
          </w:tcPr>
          <w:p w14:paraId="2C34F5F6" w14:textId="77777777" w:rsidR="00F50562" w:rsidRPr="00645CE8" w:rsidRDefault="00F50562" w:rsidP="00D7269C">
            <w:pPr>
              <w:tabs>
                <w:tab w:val="left" w:pos="2041"/>
                <w:tab w:val="right" w:leader="underscore" w:pos="2381"/>
              </w:tabs>
              <w:jc w:val="center"/>
              <w:rPr>
                <w:rFonts w:asciiTheme="minorBidi" w:hAnsiTheme="minorBidi" w:cstheme="minorBidi"/>
                <w:sz w:val="24"/>
                <w:szCs w:val="24"/>
              </w:rPr>
            </w:pPr>
            <w:r w:rsidRPr="00645CE8">
              <w:rPr>
                <w:rFonts w:asciiTheme="minorBidi" w:hAnsiTheme="minorBidi" w:cstheme="minorBidi"/>
                <w:sz w:val="24"/>
                <w:szCs w:val="24"/>
                <w:rtl/>
              </w:rPr>
              <w:t>סף ציון מינימלי</w:t>
            </w:r>
          </w:p>
        </w:tc>
      </w:tr>
      <w:tr w:rsidR="00F50562" w:rsidRPr="00645CE8" w14:paraId="1F4A09E8" w14:textId="77777777" w:rsidTr="00D7269C">
        <w:tc>
          <w:tcPr>
            <w:tcW w:w="1876" w:type="dxa"/>
            <w:tcBorders>
              <w:top w:val="single" w:sz="6" w:space="0" w:color="000000"/>
              <w:left w:val="single" w:sz="4" w:space="0" w:color="auto"/>
              <w:bottom w:val="single" w:sz="6" w:space="0" w:color="000000"/>
              <w:right w:val="single" w:sz="6" w:space="0" w:color="000000"/>
            </w:tcBorders>
          </w:tcPr>
          <w:p w14:paraId="72A7A142" w14:textId="77777777" w:rsidR="00F50562" w:rsidRPr="00645CE8" w:rsidRDefault="00F50562" w:rsidP="00D7269C">
            <w:pPr>
              <w:tabs>
                <w:tab w:val="left" w:pos="284"/>
                <w:tab w:val="left" w:pos="680"/>
                <w:tab w:val="left" w:pos="1077"/>
                <w:tab w:val="left" w:pos="1531"/>
                <w:tab w:val="left" w:pos="2041"/>
                <w:tab w:val="right" w:leader="underscore" w:pos="2381"/>
              </w:tabs>
              <w:rPr>
                <w:rFonts w:asciiTheme="minorBidi" w:hAnsiTheme="minorBidi" w:cstheme="minorBidi"/>
                <w:sz w:val="24"/>
                <w:szCs w:val="24"/>
              </w:rPr>
            </w:pPr>
            <w:r w:rsidRPr="00645CE8">
              <w:rPr>
                <w:rFonts w:asciiTheme="minorBidi" w:hAnsiTheme="minorBidi" w:cstheme="minorBidi"/>
                <w:sz w:val="24"/>
                <w:szCs w:val="24"/>
                <w:rtl/>
              </w:rPr>
              <w:t xml:space="preserve">בהצטיינות </w:t>
            </w:r>
          </w:p>
        </w:tc>
        <w:tc>
          <w:tcPr>
            <w:tcW w:w="1817" w:type="dxa"/>
            <w:gridSpan w:val="2"/>
            <w:tcBorders>
              <w:top w:val="single" w:sz="6" w:space="0" w:color="000000"/>
              <w:left w:val="single" w:sz="6" w:space="0" w:color="000000"/>
              <w:bottom w:val="single" w:sz="6" w:space="0" w:color="000000"/>
              <w:right w:val="single" w:sz="6" w:space="0" w:color="000000"/>
            </w:tcBorders>
          </w:tcPr>
          <w:p w14:paraId="23E263CE" w14:textId="77777777" w:rsidR="00F50562" w:rsidRPr="00645CE8" w:rsidRDefault="00F50562" w:rsidP="00D7269C">
            <w:pPr>
              <w:tabs>
                <w:tab w:val="left" w:pos="284"/>
                <w:tab w:val="left" w:pos="680"/>
                <w:tab w:val="left" w:pos="1077"/>
                <w:tab w:val="left" w:pos="1531"/>
                <w:tab w:val="left" w:pos="2041"/>
                <w:tab w:val="right" w:leader="underscore" w:pos="2381"/>
              </w:tabs>
              <w:jc w:val="center"/>
              <w:rPr>
                <w:rFonts w:asciiTheme="minorBidi" w:hAnsiTheme="minorBidi" w:cstheme="minorBidi"/>
                <w:sz w:val="24"/>
                <w:szCs w:val="24"/>
              </w:rPr>
            </w:pPr>
            <w:r w:rsidRPr="00645CE8">
              <w:rPr>
                <w:rFonts w:asciiTheme="minorBidi" w:hAnsiTheme="minorBidi" w:cstheme="minorBidi"/>
                <w:sz w:val="24"/>
                <w:szCs w:val="24"/>
                <w:rtl/>
              </w:rPr>
              <w:t xml:space="preserve">20% </w:t>
            </w:r>
          </w:p>
        </w:tc>
        <w:tc>
          <w:tcPr>
            <w:tcW w:w="1173" w:type="dxa"/>
            <w:tcBorders>
              <w:top w:val="single" w:sz="6" w:space="0" w:color="000000"/>
              <w:left w:val="single" w:sz="6" w:space="0" w:color="000000"/>
              <w:bottom w:val="single" w:sz="6" w:space="0" w:color="000000"/>
              <w:right w:val="single" w:sz="6" w:space="0" w:color="000000"/>
            </w:tcBorders>
          </w:tcPr>
          <w:p w14:paraId="3F1B8F02" w14:textId="77777777" w:rsidR="00F50562" w:rsidRPr="00645CE8" w:rsidRDefault="00F50562" w:rsidP="00D7269C">
            <w:pPr>
              <w:tabs>
                <w:tab w:val="left" w:pos="284"/>
                <w:tab w:val="left" w:pos="680"/>
                <w:tab w:val="left" w:pos="1077"/>
                <w:tab w:val="left" w:pos="1531"/>
                <w:tab w:val="left" w:pos="2041"/>
                <w:tab w:val="right" w:leader="underscore" w:pos="2381"/>
              </w:tabs>
              <w:jc w:val="center"/>
              <w:rPr>
                <w:rFonts w:asciiTheme="minorBidi" w:hAnsiTheme="minorBidi" w:cstheme="minorBidi"/>
                <w:sz w:val="24"/>
                <w:szCs w:val="24"/>
              </w:rPr>
            </w:pPr>
            <w:r w:rsidRPr="00645CE8">
              <w:rPr>
                <w:rFonts w:asciiTheme="minorBidi" w:hAnsiTheme="minorBidi" w:cstheme="minorBidi"/>
                <w:sz w:val="24"/>
                <w:szCs w:val="24"/>
                <w:rtl/>
              </w:rPr>
              <w:t>85</w:t>
            </w:r>
          </w:p>
        </w:tc>
      </w:tr>
      <w:tr w:rsidR="00F50562" w:rsidRPr="00645CE8" w14:paraId="256CB109" w14:textId="77777777" w:rsidTr="00D7269C">
        <w:tc>
          <w:tcPr>
            <w:tcW w:w="1876" w:type="dxa"/>
            <w:tcBorders>
              <w:top w:val="single" w:sz="6" w:space="0" w:color="000000"/>
              <w:left w:val="single" w:sz="4" w:space="0" w:color="auto"/>
              <w:bottom w:val="single" w:sz="6" w:space="0" w:color="000000"/>
              <w:right w:val="single" w:sz="6" w:space="0" w:color="000000"/>
            </w:tcBorders>
          </w:tcPr>
          <w:p w14:paraId="766ADC60" w14:textId="77777777" w:rsidR="00F50562" w:rsidRPr="00645CE8" w:rsidRDefault="00F50562" w:rsidP="00D7269C">
            <w:pPr>
              <w:tabs>
                <w:tab w:val="left" w:pos="284"/>
                <w:tab w:val="left" w:pos="680"/>
                <w:tab w:val="left" w:pos="1077"/>
                <w:tab w:val="left" w:pos="1531"/>
                <w:tab w:val="left" w:pos="2041"/>
                <w:tab w:val="right" w:leader="underscore" w:pos="2381"/>
              </w:tabs>
              <w:rPr>
                <w:rFonts w:asciiTheme="minorBidi" w:hAnsiTheme="minorBidi" w:cstheme="minorBidi"/>
                <w:sz w:val="24"/>
                <w:szCs w:val="24"/>
              </w:rPr>
            </w:pPr>
            <w:r w:rsidRPr="00645CE8">
              <w:rPr>
                <w:rFonts w:asciiTheme="minorBidi" w:hAnsiTheme="minorBidi" w:cstheme="minorBidi"/>
                <w:sz w:val="24"/>
                <w:szCs w:val="24"/>
                <w:rtl/>
              </w:rPr>
              <w:t>מתוכם- בהצטיינות יתרה</w:t>
            </w:r>
          </w:p>
        </w:tc>
        <w:tc>
          <w:tcPr>
            <w:tcW w:w="1817" w:type="dxa"/>
            <w:gridSpan w:val="2"/>
            <w:tcBorders>
              <w:top w:val="single" w:sz="6" w:space="0" w:color="000000"/>
              <w:left w:val="single" w:sz="6" w:space="0" w:color="000000"/>
              <w:bottom w:val="single" w:sz="6" w:space="0" w:color="000000"/>
              <w:right w:val="single" w:sz="6" w:space="0" w:color="000000"/>
            </w:tcBorders>
          </w:tcPr>
          <w:p w14:paraId="7C953992" w14:textId="77777777" w:rsidR="00F50562" w:rsidRPr="00645CE8" w:rsidRDefault="00F50562" w:rsidP="00D7269C">
            <w:pPr>
              <w:tabs>
                <w:tab w:val="left" w:pos="284"/>
                <w:tab w:val="left" w:pos="680"/>
                <w:tab w:val="left" w:pos="1077"/>
                <w:tab w:val="left" w:pos="1531"/>
                <w:tab w:val="left" w:pos="2041"/>
                <w:tab w:val="right" w:leader="underscore" w:pos="2381"/>
              </w:tabs>
              <w:jc w:val="center"/>
              <w:rPr>
                <w:rFonts w:asciiTheme="minorBidi" w:hAnsiTheme="minorBidi" w:cstheme="minorBidi"/>
                <w:sz w:val="24"/>
                <w:szCs w:val="24"/>
              </w:rPr>
            </w:pPr>
            <w:r w:rsidRPr="00645CE8">
              <w:rPr>
                <w:rFonts w:asciiTheme="minorBidi" w:hAnsiTheme="minorBidi" w:cstheme="minorBidi"/>
                <w:sz w:val="24"/>
                <w:szCs w:val="24"/>
                <w:rtl/>
              </w:rPr>
              <w:t>2% העליונים</w:t>
            </w:r>
          </w:p>
        </w:tc>
        <w:tc>
          <w:tcPr>
            <w:tcW w:w="1173" w:type="dxa"/>
            <w:tcBorders>
              <w:top w:val="single" w:sz="6" w:space="0" w:color="000000"/>
              <w:left w:val="single" w:sz="6" w:space="0" w:color="000000"/>
              <w:bottom w:val="single" w:sz="6" w:space="0" w:color="000000"/>
              <w:right w:val="single" w:sz="6" w:space="0" w:color="000000"/>
            </w:tcBorders>
          </w:tcPr>
          <w:p w14:paraId="03CE890F" w14:textId="77777777" w:rsidR="00F50562" w:rsidRPr="00645CE8" w:rsidRDefault="00F50562" w:rsidP="00D7269C">
            <w:pPr>
              <w:tabs>
                <w:tab w:val="left" w:pos="284"/>
                <w:tab w:val="left" w:pos="680"/>
                <w:tab w:val="left" w:pos="1077"/>
                <w:tab w:val="left" w:pos="1531"/>
                <w:tab w:val="left" w:pos="2041"/>
                <w:tab w:val="right" w:leader="underscore" w:pos="2381"/>
              </w:tabs>
              <w:jc w:val="center"/>
              <w:rPr>
                <w:rFonts w:asciiTheme="minorBidi" w:hAnsiTheme="minorBidi" w:cstheme="minorBidi"/>
                <w:sz w:val="24"/>
                <w:szCs w:val="24"/>
              </w:rPr>
            </w:pPr>
            <w:r w:rsidRPr="00645CE8">
              <w:rPr>
                <w:rFonts w:asciiTheme="minorBidi" w:hAnsiTheme="minorBidi" w:cstheme="minorBidi"/>
                <w:sz w:val="24"/>
                <w:szCs w:val="24"/>
                <w:rtl/>
              </w:rPr>
              <w:t>90</w:t>
            </w:r>
          </w:p>
        </w:tc>
      </w:tr>
    </w:tbl>
    <w:p w14:paraId="55D05CAB" w14:textId="77777777" w:rsidR="00F50562" w:rsidRPr="00645CE8" w:rsidRDefault="00F50562" w:rsidP="00F50562">
      <w:pPr>
        <w:pStyle w:val="ad"/>
        <w:numPr>
          <w:ilvl w:val="0"/>
          <w:numId w:val="46"/>
        </w:numPr>
        <w:spacing w:before="240" w:after="0"/>
        <w:rPr>
          <w:rFonts w:asciiTheme="minorBidi" w:hAnsiTheme="minorBidi" w:cstheme="minorBidi"/>
          <w:sz w:val="24"/>
          <w:szCs w:val="24"/>
        </w:rPr>
      </w:pPr>
      <w:r w:rsidRPr="00645CE8">
        <w:rPr>
          <w:rFonts w:asciiTheme="minorBidi" w:hAnsiTheme="minorBidi" w:cstheme="minorBidi"/>
          <w:sz w:val="24"/>
          <w:szCs w:val="24"/>
          <w:rtl/>
        </w:rPr>
        <w:t>בחוגים בהם מספר המסיימים לא מאפשר חישוב מדרג חוגי יתכן איחוד בין חוגים.</w:t>
      </w:r>
    </w:p>
    <w:p w14:paraId="357FE104" w14:textId="77777777" w:rsidR="00F50562" w:rsidRPr="00645CE8" w:rsidRDefault="00F50562" w:rsidP="00F50562">
      <w:pPr>
        <w:pStyle w:val="ad"/>
        <w:numPr>
          <w:ilvl w:val="0"/>
          <w:numId w:val="46"/>
        </w:numPr>
        <w:spacing w:before="240" w:after="0"/>
        <w:rPr>
          <w:rFonts w:asciiTheme="minorBidi" w:hAnsiTheme="minorBidi" w:cstheme="minorBidi"/>
          <w:sz w:val="24"/>
          <w:szCs w:val="24"/>
          <w:rtl/>
        </w:rPr>
      </w:pPr>
      <w:r w:rsidRPr="00645CE8">
        <w:rPr>
          <w:rFonts w:asciiTheme="minorBidi" w:hAnsiTheme="minorBidi" w:cstheme="minorBidi"/>
          <w:sz w:val="24"/>
          <w:szCs w:val="24"/>
          <w:rtl/>
        </w:rPr>
        <w:t>בממוצע החוגי נכללים כל הקורסים שנלמדו במסגרת תכנית הלימודים בחוג ורק קורסים אלו</w:t>
      </w:r>
    </w:p>
    <w:p w14:paraId="05E82894" w14:textId="77777777" w:rsidR="00F50562" w:rsidRPr="00645CE8" w:rsidRDefault="00F50562" w:rsidP="00F50562">
      <w:pPr>
        <w:rPr>
          <w:rFonts w:asciiTheme="minorBidi" w:hAnsiTheme="minorBidi" w:cstheme="minorBidi"/>
          <w:sz w:val="24"/>
          <w:szCs w:val="24"/>
          <w:rtl/>
        </w:rPr>
      </w:pPr>
    </w:p>
    <w:p w14:paraId="36696C3D"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14.5.2 ציון הגמר לתואר מוסמך</w:t>
      </w:r>
    </w:p>
    <w:p w14:paraId="056A3C07" w14:textId="77777777" w:rsidR="00F50562" w:rsidRPr="00645CE8" w:rsidRDefault="00F50562" w:rsidP="00F50562">
      <w:pPr>
        <w:tabs>
          <w:tab w:val="left" w:pos="26"/>
          <w:tab w:val="left" w:pos="284"/>
          <w:tab w:val="left" w:pos="1531"/>
          <w:tab w:val="left" w:pos="2041"/>
          <w:tab w:val="right" w:leader="underscore" w:pos="2381"/>
        </w:tabs>
        <w:ind w:left="26"/>
        <w:rPr>
          <w:rFonts w:asciiTheme="minorBidi" w:hAnsiTheme="minorBidi" w:cstheme="minorBidi"/>
          <w:sz w:val="24"/>
          <w:szCs w:val="24"/>
        </w:rPr>
      </w:pPr>
      <w:r w:rsidRPr="00645CE8">
        <w:rPr>
          <w:rFonts w:asciiTheme="minorBidi" w:hAnsiTheme="minorBidi" w:cstheme="minorBidi"/>
          <w:sz w:val="24"/>
          <w:szCs w:val="24"/>
          <w:rtl/>
        </w:rPr>
        <w:t>עבור תואר מוסמך נקבעת רמת הסיום לפי מקומו היחסי של התלמיד בין המסיימים בפקולטה באותה שנה (בתנאי שהציון לא יהיה נמוך מהסף שנקבע לכל רמה), כמפורט להלן:</w:t>
      </w:r>
    </w:p>
    <w:p w14:paraId="578D802E" w14:textId="77777777" w:rsidR="00F50562" w:rsidRPr="00645CE8" w:rsidRDefault="00F50562" w:rsidP="00F50562">
      <w:pPr>
        <w:rPr>
          <w:rFonts w:asciiTheme="minorBidi" w:hAnsiTheme="minorBidi" w:cstheme="minorBidi"/>
          <w:sz w:val="24"/>
          <w:szCs w:val="24"/>
          <w:rtl/>
        </w:rPr>
      </w:pPr>
    </w:p>
    <w:tbl>
      <w:tblPr>
        <w:bidiVisual/>
        <w:tblW w:w="0" w:type="auto"/>
        <w:tblInd w:w="647" w:type="dxa"/>
        <w:tblLayout w:type="fixed"/>
        <w:tblLook w:val="0000" w:firstRow="0" w:lastRow="0" w:firstColumn="0" w:lastColumn="0" w:noHBand="0" w:noVBand="0"/>
      </w:tblPr>
      <w:tblGrid>
        <w:gridCol w:w="1876"/>
        <w:gridCol w:w="1808"/>
        <w:gridCol w:w="9"/>
        <w:gridCol w:w="1173"/>
      </w:tblGrid>
      <w:tr w:rsidR="00F50562" w:rsidRPr="00645CE8" w14:paraId="7214B57A" w14:textId="77777777" w:rsidTr="00D7269C">
        <w:tc>
          <w:tcPr>
            <w:tcW w:w="1876" w:type="dxa"/>
            <w:tcBorders>
              <w:top w:val="single" w:sz="4" w:space="0" w:color="auto"/>
              <w:left w:val="single" w:sz="4" w:space="0" w:color="auto"/>
              <w:bottom w:val="single" w:sz="6" w:space="0" w:color="000000"/>
              <w:right w:val="single" w:sz="6" w:space="0" w:color="000000"/>
            </w:tcBorders>
          </w:tcPr>
          <w:p w14:paraId="6A7B41EB" w14:textId="77777777" w:rsidR="00F50562" w:rsidRPr="00645CE8" w:rsidRDefault="00F50562" w:rsidP="00D7269C">
            <w:pPr>
              <w:tabs>
                <w:tab w:val="left" w:pos="284"/>
                <w:tab w:val="left" w:pos="680"/>
                <w:tab w:val="left" w:pos="1077"/>
                <w:tab w:val="left" w:pos="1531"/>
                <w:tab w:val="left" w:pos="2041"/>
                <w:tab w:val="right" w:leader="underscore" w:pos="2381"/>
              </w:tabs>
              <w:rPr>
                <w:rFonts w:asciiTheme="minorBidi" w:hAnsiTheme="minorBidi" w:cstheme="minorBidi"/>
                <w:sz w:val="24"/>
                <w:szCs w:val="24"/>
              </w:rPr>
            </w:pPr>
            <w:r w:rsidRPr="00645CE8">
              <w:rPr>
                <w:rFonts w:asciiTheme="minorBidi" w:hAnsiTheme="minorBidi" w:cstheme="minorBidi"/>
                <w:sz w:val="24"/>
                <w:szCs w:val="24"/>
                <w:rtl/>
              </w:rPr>
              <w:t>רמת סיום</w:t>
            </w:r>
          </w:p>
        </w:tc>
        <w:tc>
          <w:tcPr>
            <w:tcW w:w="1808" w:type="dxa"/>
            <w:tcBorders>
              <w:top w:val="single" w:sz="4" w:space="0" w:color="auto"/>
              <w:left w:val="single" w:sz="6" w:space="0" w:color="000000"/>
              <w:bottom w:val="single" w:sz="6" w:space="0" w:color="000000"/>
              <w:right w:val="single" w:sz="6" w:space="0" w:color="000000"/>
            </w:tcBorders>
          </w:tcPr>
          <w:p w14:paraId="159CD314" w14:textId="77777777" w:rsidR="00F50562" w:rsidRPr="00645CE8" w:rsidRDefault="00F50562" w:rsidP="00D7269C">
            <w:pPr>
              <w:tabs>
                <w:tab w:val="left" w:pos="284"/>
                <w:tab w:val="left" w:pos="680"/>
                <w:tab w:val="left" w:pos="1077"/>
                <w:tab w:val="left" w:pos="1531"/>
                <w:tab w:val="left" w:pos="2041"/>
                <w:tab w:val="right" w:leader="underscore" w:pos="2381"/>
              </w:tabs>
              <w:jc w:val="center"/>
              <w:rPr>
                <w:rFonts w:asciiTheme="minorBidi" w:hAnsiTheme="minorBidi" w:cstheme="minorBidi"/>
                <w:sz w:val="24"/>
                <w:szCs w:val="24"/>
              </w:rPr>
            </w:pPr>
            <w:r w:rsidRPr="00645CE8">
              <w:rPr>
                <w:rFonts w:asciiTheme="minorBidi" w:hAnsiTheme="minorBidi" w:cstheme="minorBidi"/>
                <w:sz w:val="24"/>
                <w:szCs w:val="24"/>
                <w:rtl/>
              </w:rPr>
              <w:t>אחוזים</w:t>
            </w:r>
          </w:p>
        </w:tc>
        <w:tc>
          <w:tcPr>
            <w:tcW w:w="1182" w:type="dxa"/>
            <w:gridSpan w:val="2"/>
            <w:tcBorders>
              <w:top w:val="single" w:sz="4" w:space="0" w:color="auto"/>
              <w:left w:val="single" w:sz="6" w:space="0" w:color="000000"/>
              <w:bottom w:val="single" w:sz="6" w:space="0" w:color="000000"/>
              <w:right w:val="single" w:sz="4" w:space="0" w:color="auto"/>
            </w:tcBorders>
          </w:tcPr>
          <w:p w14:paraId="3C5A5FA9" w14:textId="77777777" w:rsidR="00F50562" w:rsidRPr="00645CE8" w:rsidRDefault="00F50562" w:rsidP="00D7269C">
            <w:pPr>
              <w:tabs>
                <w:tab w:val="left" w:pos="2041"/>
                <w:tab w:val="right" w:leader="underscore" w:pos="2381"/>
              </w:tabs>
              <w:jc w:val="center"/>
              <w:rPr>
                <w:rFonts w:asciiTheme="minorBidi" w:hAnsiTheme="minorBidi" w:cstheme="minorBidi"/>
                <w:sz w:val="24"/>
                <w:szCs w:val="24"/>
              </w:rPr>
            </w:pPr>
            <w:r w:rsidRPr="00645CE8">
              <w:rPr>
                <w:rFonts w:asciiTheme="minorBidi" w:hAnsiTheme="minorBidi" w:cstheme="minorBidi"/>
                <w:sz w:val="24"/>
                <w:szCs w:val="24"/>
                <w:rtl/>
              </w:rPr>
              <w:t>סף ציון מינימלי</w:t>
            </w:r>
          </w:p>
        </w:tc>
      </w:tr>
      <w:tr w:rsidR="00F50562" w:rsidRPr="00645CE8" w14:paraId="2B9B37AA" w14:textId="77777777" w:rsidTr="00D7269C">
        <w:tc>
          <w:tcPr>
            <w:tcW w:w="1876" w:type="dxa"/>
            <w:tcBorders>
              <w:top w:val="single" w:sz="6" w:space="0" w:color="000000"/>
              <w:left w:val="single" w:sz="4" w:space="0" w:color="auto"/>
              <w:bottom w:val="single" w:sz="6" w:space="0" w:color="000000"/>
              <w:right w:val="single" w:sz="6" w:space="0" w:color="000000"/>
            </w:tcBorders>
          </w:tcPr>
          <w:p w14:paraId="1F82F66B" w14:textId="77777777" w:rsidR="00F50562" w:rsidRPr="00645CE8" w:rsidRDefault="00F50562" w:rsidP="00D7269C">
            <w:pPr>
              <w:tabs>
                <w:tab w:val="left" w:pos="284"/>
                <w:tab w:val="left" w:pos="680"/>
                <w:tab w:val="left" w:pos="1077"/>
                <w:tab w:val="left" w:pos="1531"/>
                <w:tab w:val="left" w:pos="2041"/>
                <w:tab w:val="right" w:leader="underscore" w:pos="2381"/>
              </w:tabs>
              <w:rPr>
                <w:rFonts w:asciiTheme="minorBidi" w:hAnsiTheme="minorBidi" w:cstheme="minorBidi"/>
                <w:sz w:val="24"/>
                <w:szCs w:val="24"/>
              </w:rPr>
            </w:pPr>
            <w:r w:rsidRPr="00645CE8">
              <w:rPr>
                <w:rFonts w:asciiTheme="minorBidi" w:hAnsiTheme="minorBidi" w:cstheme="minorBidi"/>
                <w:sz w:val="24"/>
                <w:szCs w:val="24"/>
                <w:rtl/>
              </w:rPr>
              <w:t xml:space="preserve">בהצטיינות </w:t>
            </w:r>
          </w:p>
        </w:tc>
        <w:tc>
          <w:tcPr>
            <w:tcW w:w="1817" w:type="dxa"/>
            <w:gridSpan w:val="2"/>
            <w:tcBorders>
              <w:top w:val="single" w:sz="6" w:space="0" w:color="000000"/>
              <w:left w:val="single" w:sz="6" w:space="0" w:color="000000"/>
              <w:bottom w:val="single" w:sz="6" w:space="0" w:color="000000"/>
              <w:right w:val="single" w:sz="6" w:space="0" w:color="000000"/>
            </w:tcBorders>
          </w:tcPr>
          <w:p w14:paraId="7E342C53" w14:textId="77777777" w:rsidR="00F50562" w:rsidRPr="00645CE8" w:rsidRDefault="00F50562" w:rsidP="00D7269C">
            <w:pPr>
              <w:tabs>
                <w:tab w:val="left" w:pos="284"/>
                <w:tab w:val="left" w:pos="680"/>
                <w:tab w:val="left" w:pos="1077"/>
                <w:tab w:val="left" w:pos="1531"/>
                <w:tab w:val="left" w:pos="2041"/>
                <w:tab w:val="right" w:leader="underscore" w:pos="2381"/>
              </w:tabs>
              <w:jc w:val="center"/>
              <w:rPr>
                <w:rFonts w:asciiTheme="minorBidi" w:hAnsiTheme="minorBidi" w:cstheme="minorBidi"/>
                <w:sz w:val="24"/>
                <w:szCs w:val="24"/>
              </w:rPr>
            </w:pPr>
            <w:r w:rsidRPr="00645CE8">
              <w:rPr>
                <w:rFonts w:asciiTheme="minorBidi" w:hAnsiTheme="minorBidi" w:cstheme="minorBidi"/>
                <w:sz w:val="24"/>
                <w:szCs w:val="24"/>
                <w:rtl/>
              </w:rPr>
              <w:t xml:space="preserve">25% </w:t>
            </w:r>
          </w:p>
        </w:tc>
        <w:tc>
          <w:tcPr>
            <w:tcW w:w="1173" w:type="dxa"/>
            <w:tcBorders>
              <w:top w:val="single" w:sz="6" w:space="0" w:color="000000"/>
              <w:left w:val="single" w:sz="6" w:space="0" w:color="000000"/>
              <w:bottom w:val="single" w:sz="6" w:space="0" w:color="000000"/>
              <w:right w:val="single" w:sz="6" w:space="0" w:color="000000"/>
            </w:tcBorders>
          </w:tcPr>
          <w:p w14:paraId="32957AF8" w14:textId="77777777" w:rsidR="00F50562" w:rsidRPr="00645CE8" w:rsidRDefault="00F50562" w:rsidP="00D7269C">
            <w:pPr>
              <w:tabs>
                <w:tab w:val="left" w:pos="284"/>
                <w:tab w:val="left" w:pos="680"/>
                <w:tab w:val="left" w:pos="1077"/>
                <w:tab w:val="left" w:pos="1531"/>
                <w:tab w:val="left" w:pos="2041"/>
                <w:tab w:val="right" w:leader="underscore" w:pos="2381"/>
              </w:tabs>
              <w:jc w:val="center"/>
              <w:rPr>
                <w:rFonts w:asciiTheme="minorBidi" w:hAnsiTheme="minorBidi" w:cstheme="minorBidi"/>
                <w:sz w:val="24"/>
                <w:szCs w:val="24"/>
              </w:rPr>
            </w:pPr>
            <w:r w:rsidRPr="00645CE8">
              <w:rPr>
                <w:rFonts w:asciiTheme="minorBidi" w:hAnsiTheme="minorBidi" w:cstheme="minorBidi"/>
                <w:sz w:val="24"/>
                <w:szCs w:val="24"/>
                <w:rtl/>
              </w:rPr>
              <w:t>85</w:t>
            </w:r>
          </w:p>
        </w:tc>
      </w:tr>
      <w:tr w:rsidR="00F50562" w:rsidRPr="00645CE8" w14:paraId="61479E9E" w14:textId="77777777" w:rsidTr="00D7269C">
        <w:tc>
          <w:tcPr>
            <w:tcW w:w="1876" w:type="dxa"/>
            <w:tcBorders>
              <w:top w:val="single" w:sz="6" w:space="0" w:color="000000"/>
              <w:left w:val="single" w:sz="4" w:space="0" w:color="auto"/>
              <w:bottom w:val="single" w:sz="6" w:space="0" w:color="000000"/>
              <w:right w:val="single" w:sz="6" w:space="0" w:color="000000"/>
            </w:tcBorders>
          </w:tcPr>
          <w:p w14:paraId="7CB337BE" w14:textId="77777777" w:rsidR="00F50562" w:rsidRPr="00645CE8" w:rsidRDefault="00F50562" w:rsidP="00D7269C">
            <w:pPr>
              <w:tabs>
                <w:tab w:val="left" w:pos="284"/>
                <w:tab w:val="left" w:pos="680"/>
                <w:tab w:val="left" w:pos="1077"/>
                <w:tab w:val="left" w:pos="1531"/>
                <w:tab w:val="left" w:pos="2041"/>
                <w:tab w:val="right" w:leader="underscore" w:pos="2381"/>
              </w:tabs>
              <w:rPr>
                <w:rFonts w:asciiTheme="minorBidi" w:hAnsiTheme="minorBidi" w:cstheme="minorBidi"/>
                <w:sz w:val="24"/>
                <w:szCs w:val="24"/>
              </w:rPr>
            </w:pPr>
            <w:r w:rsidRPr="00645CE8">
              <w:rPr>
                <w:rFonts w:asciiTheme="minorBidi" w:hAnsiTheme="minorBidi" w:cstheme="minorBidi"/>
                <w:sz w:val="24"/>
                <w:szCs w:val="24"/>
                <w:rtl/>
              </w:rPr>
              <w:t>מתוכם- בהצטיינות יתרה</w:t>
            </w:r>
          </w:p>
        </w:tc>
        <w:tc>
          <w:tcPr>
            <w:tcW w:w="1817" w:type="dxa"/>
            <w:gridSpan w:val="2"/>
            <w:tcBorders>
              <w:top w:val="single" w:sz="6" w:space="0" w:color="000000"/>
              <w:left w:val="single" w:sz="6" w:space="0" w:color="000000"/>
              <w:bottom w:val="single" w:sz="6" w:space="0" w:color="000000"/>
              <w:right w:val="single" w:sz="6" w:space="0" w:color="000000"/>
            </w:tcBorders>
          </w:tcPr>
          <w:p w14:paraId="026E5CB4" w14:textId="77777777" w:rsidR="00F50562" w:rsidRPr="00645CE8" w:rsidRDefault="00F50562" w:rsidP="00D7269C">
            <w:pPr>
              <w:tabs>
                <w:tab w:val="left" w:pos="284"/>
                <w:tab w:val="left" w:pos="680"/>
                <w:tab w:val="left" w:pos="1077"/>
                <w:tab w:val="left" w:pos="1531"/>
                <w:tab w:val="left" w:pos="2041"/>
                <w:tab w:val="right" w:leader="underscore" w:pos="2381"/>
              </w:tabs>
              <w:jc w:val="center"/>
              <w:rPr>
                <w:rFonts w:asciiTheme="minorBidi" w:hAnsiTheme="minorBidi" w:cstheme="minorBidi"/>
                <w:sz w:val="24"/>
                <w:szCs w:val="24"/>
              </w:rPr>
            </w:pPr>
            <w:r w:rsidRPr="00645CE8">
              <w:rPr>
                <w:rFonts w:asciiTheme="minorBidi" w:hAnsiTheme="minorBidi" w:cstheme="minorBidi"/>
                <w:sz w:val="24"/>
                <w:szCs w:val="24"/>
                <w:rtl/>
              </w:rPr>
              <w:t>3% עליונים</w:t>
            </w:r>
          </w:p>
        </w:tc>
        <w:tc>
          <w:tcPr>
            <w:tcW w:w="1173" w:type="dxa"/>
            <w:tcBorders>
              <w:top w:val="single" w:sz="6" w:space="0" w:color="000000"/>
              <w:left w:val="single" w:sz="6" w:space="0" w:color="000000"/>
              <w:bottom w:val="single" w:sz="6" w:space="0" w:color="000000"/>
              <w:right w:val="single" w:sz="6" w:space="0" w:color="000000"/>
            </w:tcBorders>
          </w:tcPr>
          <w:p w14:paraId="5EE70F6D" w14:textId="77777777" w:rsidR="00F50562" w:rsidRPr="00645CE8" w:rsidRDefault="00F50562" w:rsidP="00D7269C">
            <w:pPr>
              <w:tabs>
                <w:tab w:val="left" w:pos="284"/>
                <w:tab w:val="left" w:pos="680"/>
                <w:tab w:val="left" w:pos="1077"/>
                <w:tab w:val="left" w:pos="1531"/>
                <w:tab w:val="left" w:pos="2041"/>
                <w:tab w:val="right" w:leader="underscore" w:pos="2381"/>
              </w:tabs>
              <w:jc w:val="center"/>
              <w:rPr>
                <w:rFonts w:asciiTheme="minorBidi" w:hAnsiTheme="minorBidi" w:cstheme="minorBidi"/>
                <w:sz w:val="24"/>
                <w:szCs w:val="24"/>
              </w:rPr>
            </w:pPr>
            <w:r w:rsidRPr="00645CE8">
              <w:rPr>
                <w:rFonts w:asciiTheme="minorBidi" w:hAnsiTheme="minorBidi" w:cstheme="minorBidi"/>
                <w:sz w:val="24"/>
                <w:szCs w:val="24"/>
                <w:rtl/>
              </w:rPr>
              <w:t>92</w:t>
            </w:r>
          </w:p>
        </w:tc>
      </w:tr>
    </w:tbl>
    <w:p w14:paraId="139CF1F6" w14:textId="77777777" w:rsidR="00F50562" w:rsidRPr="00645CE8" w:rsidRDefault="00F50562" w:rsidP="00F50562">
      <w:pPr>
        <w:pStyle w:val="2"/>
        <w:rPr>
          <w:rFonts w:asciiTheme="minorBidi" w:hAnsiTheme="minorBidi" w:cstheme="minorBidi"/>
          <w:sz w:val="24"/>
          <w:szCs w:val="24"/>
          <w:rtl/>
        </w:rPr>
      </w:pPr>
      <w:bookmarkStart w:id="130" w:name="_Toc83818207"/>
      <w:bookmarkEnd w:id="129"/>
      <w:r w:rsidRPr="00645CE8">
        <w:rPr>
          <w:rFonts w:asciiTheme="minorBidi" w:hAnsiTheme="minorBidi" w:cstheme="minorBidi"/>
          <w:sz w:val="24"/>
          <w:szCs w:val="24"/>
          <w:rtl/>
        </w:rPr>
        <w:t>14.6 דיפלומות</w:t>
      </w:r>
      <w:bookmarkEnd w:id="130"/>
    </w:p>
    <w:p w14:paraId="06FB26B0" w14:textId="77777777" w:rsidR="00F50562" w:rsidRPr="00645CE8" w:rsidRDefault="00F50562" w:rsidP="00F50562">
      <w:pPr>
        <w:ind w:left="360"/>
        <w:rPr>
          <w:rFonts w:asciiTheme="minorBidi" w:hAnsiTheme="minorBidi" w:cstheme="minorBidi"/>
          <w:sz w:val="24"/>
          <w:szCs w:val="24"/>
          <w:rtl/>
        </w:rPr>
      </w:pPr>
      <w:r w:rsidRPr="00645CE8">
        <w:rPr>
          <w:rFonts w:asciiTheme="minorBidi" w:hAnsiTheme="minorBidi" w:cstheme="minorBidi"/>
          <w:sz w:val="24"/>
          <w:szCs w:val="24"/>
          <w:rtl/>
        </w:rPr>
        <w:t>כל תלמיד אשר סיים את לימודיו וסגר את התואר יקבל דיפלומה.</w:t>
      </w:r>
    </w:p>
    <w:p w14:paraId="6C07E9E1"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14.6.1 הדיפלומה תכלול בין היתר את שם הפקולטה/פקולטות, תואר, סוג תואר והחוג בהם התלמיד מקבל את התואר.  </w:t>
      </w:r>
    </w:p>
    <w:p w14:paraId="06A44292"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14.6.2 על הדיפלומה יהיה חתום דיקן הפקולטה בה למד התלמיד. תלמיד שלמד במסגרת דו חוגית- דו </w:t>
      </w:r>
      <w:proofErr w:type="spellStart"/>
      <w:r w:rsidRPr="00645CE8">
        <w:rPr>
          <w:rFonts w:asciiTheme="minorBidi" w:hAnsiTheme="minorBidi" w:cstheme="minorBidi"/>
          <w:sz w:val="24"/>
          <w:szCs w:val="24"/>
          <w:rtl/>
        </w:rPr>
        <w:t>פקולטאית</w:t>
      </w:r>
      <w:proofErr w:type="spellEnd"/>
      <w:r w:rsidRPr="00645CE8">
        <w:rPr>
          <w:rFonts w:asciiTheme="minorBidi" w:hAnsiTheme="minorBidi" w:cstheme="minorBidi"/>
          <w:sz w:val="24"/>
          <w:szCs w:val="24"/>
          <w:rtl/>
        </w:rPr>
        <w:t xml:space="preserve"> יקבל דיפלומה חתומה על ידי דיקני שתי הפקולטות.</w:t>
      </w:r>
    </w:p>
    <w:p w14:paraId="669A88D1"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14.6.3 תלמידי תעודת הוראה יקבלו דיפלומה אשר מציינת את תחום ההוראה שלמדו.</w:t>
      </w:r>
    </w:p>
    <w:p w14:paraId="517FB974"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14.6.4. תלמיד שלמד חוג לאחר תואר יקבל תעודה נוספת עליה ייכתב "חוג לאחר תואר". </w:t>
      </w:r>
    </w:p>
    <w:p w14:paraId="2BFA76D3" w14:textId="77777777" w:rsidR="00F50562" w:rsidRPr="00645CE8" w:rsidRDefault="00F50562" w:rsidP="00F50562">
      <w:pPr>
        <w:ind w:left="720"/>
        <w:rPr>
          <w:rFonts w:asciiTheme="minorBidi" w:hAnsiTheme="minorBidi" w:cstheme="minorBidi"/>
          <w:b/>
          <w:bCs/>
          <w:sz w:val="24"/>
          <w:szCs w:val="24"/>
          <w:u w:val="single"/>
          <w:rtl/>
        </w:rPr>
      </w:pPr>
      <w:r w:rsidRPr="00645CE8">
        <w:rPr>
          <w:rFonts w:asciiTheme="minorBidi" w:hAnsiTheme="minorBidi" w:cstheme="minorBidi"/>
          <w:sz w:val="24"/>
          <w:szCs w:val="24"/>
          <w:rtl/>
        </w:rPr>
        <w:t>14.6.5 תלמיד שלמד במקביל תכנית חד חוגית עם חוג נוסף במתכונת דו חוגית יקבל תעודה אחת עליה יופיעו שני החוגים (תואר בוגר בחוג החד- חוגי ובחוג האחר במתכונת דו-חוגית).</w:t>
      </w:r>
      <w:r w:rsidRPr="00645CE8">
        <w:rPr>
          <w:rFonts w:asciiTheme="minorBidi" w:hAnsiTheme="minorBidi" w:cstheme="minorBidi"/>
          <w:b/>
          <w:bCs/>
          <w:sz w:val="24"/>
          <w:szCs w:val="24"/>
          <w:u w:val="single"/>
          <w:rtl/>
        </w:rPr>
        <w:t xml:space="preserve"> </w:t>
      </w:r>
    </w:p>
    <w:p w14:paraId="42AD54C5" w14:textId="77777777" w:rsidR="00F50562" w:rsidRPr="00645CE8" w:rsidRDefault="00F50562" w:rsidP="00F50562">
      <w:pPr>
        <w:ind w:left="720"/>
        <w:rPr>
          <w:rFonts w:asciiTheme="minorBidi" w:hAnsiTheme="minorBidi" w:cstheme="minorBidi"/>
          <w:sz w:val="24"/>
          <w:szCs w:val="24"/>
          <w:rtl/>
        </w:rPr>
      </w:pPr>
    </w:p>
    <w:p w14:paraId="0E99D46C" w14:textId="77777777" w:rsidR="00F50562" w:rsidRPr="00645CE8" w:rsidRDefault="00F50562" w:rsidP="00F50562">
      <w:pPr>
        <w:spacing w:after="160"/>
        <w:rPr>
          <w:rFonts w:asciiTheme="minorBidi" w:hAnsiTheme="minorBidi" w:cstheme="minorBidi"/>
          <w:b/>
          <w:bCs/>
          <w:sz w:val="24"/>
          <w:szCs w:val="24"/>
          <w:u w:val="single"/>
          <w:rtl/>
        </w:rPr>
      </w:pPr>
    </w:p>
    <w:p w14:paraId="3E76F852" w14:textId="77777777" w:rsidR="00F50562" w:rsidRPr="00645CE8" w:rsidRDefault="00F50562" w:rsidP="00F50562">
      <w:pPr>
        <w:spacing w:after="160"/>
        <w:rPr>
          <w:rFonts w:asciiTheme="minorBidi" w:hAnsiTheme="minorBidi" w:cstheme="minorBidi"/>
          <w:b/>
          <w:bCs/>
          <w:sz w:val="24"/>
          <w:szCs w:val="24"/>
          <w:u w:val="single"/>
          <w:rtl/>
        </w:rPr>
      </w:pPr>
    </w:p>
    <w:p w14:paraId="75212765" w14:textId="77777777" w:rsidR="00F50562" w:rsidRPr="00645CE8" w:rsidRDefault="00F50562" w:rsidP="00F50562">
      <w:pPr>
        <w:spacing w:after="160"/>
        <w:rPr>
          <w:rFonts w:asciiTheme="minorBidi" w:hAnsiTheme="minorBidi" w:cstheme="minorBidi"/>
          <w:b/>
          <w:bCs/>
          <w:sz w:val="24"/>
          <w:szCs w:val="24"/>
          <w:u w:val="single"/>
          <w:rtl/>
        </w:rPr>
      </w:pPr>
    </w:p>
    <w:p w14:paraId="13F14415" w14:textId="77777777" w:rsidR="00F50562" w:rsidRPr="00645CE8" w:rsidRDefault="00F50562" w:rsidP="00F50562">
      <w:pPr>
        <w:spacing w:after="160"/>
        <w:rPr>
          <w:rFonts w:asciiTheme="minorBidi" w:hAnsiTheme="minorBidi" w:cstheme="minorBidi"/>
          <w:b/>
          <w:bCs/>
          <w:sz w:val="24"/>
          <w:szCs w:val="24"/>
          <w:u w:val="single"/>
          <w:rtl/>
        </w:rPr>
      </w:pPr>
    </w:p>
    <w:p w14:paraId="29CD8CCE" w14:textId="77777777" w:rsidR="00F50562" w:rsidRPr="00645CE8" w:rsidRDefault="00F50562" w:rsidP="00F50562">
      <w:pPr>
        <w:spacing w:after="160"/>
        <w:rPr>
          <w:rFonts w:asciiTheme="minorBidi" w:hAnsiTheme="minorBidi" w:cstheme="minorBidi"/>
          <w:b/>
          <w:bCs/>
          <w:sz w:val="24"/>
          <w:szCs w:val="24"/>
          <w:u w:val="single"/>
          <w:rtl/>
        </w:rPr>
      </w:pPr>
    </w:p>
    <w:p w14:paraId="4D9F96FF" w14:textId="77777777" w:rsidR="00F50562" w:rsidRPr="00645CE8" w:rsidRDefault="00F50562" w:rsidP="00F50562">
      <w:pPr>
        <w:spacing w:after="160"/>
        <w:rPr>
          <w:rFonts w:asciiTheme="minorBidi" w:hAnsiTheme="minorBidi" w:cstheme="minorBidi"/>
          <w:b/>
          <w:bCs/>
          <w:sz w:val="24"/>
          <w:szCs w:val="24"/>
          <w:u w:val="single"/>
          <w:rtl/>
        </w:rPr>
      </w:pPr>
    </w:p>
    <w:p w14:paraId="7E709E82" w14:textId="77777777" w:rsidR="00F50562" w:rsidRDefault="00F50562" w:rsidP="00F50562">
      <w:pPr>
        <w:spacing w:after="160"/>
        <w:rPr>
          <w:rFonts w:asciiTheme="minorBidi" w:hAnsiTheme="minorBidi" w:cstheme="minorBidi"/>
          <w:b/>
          <w:bCs/>
          <w:sz w:val="24"/>
          <w:szCs w:val="24"/>
          <w:u w:val="single"/>
          <w:rtl/>
        </w:rPr>
      </w:pPr>
    </w:p>
    <w:p w14:paraId="417DD451" w14:textId="77777777" w:rsidR="00F50562" w:rsidRDefault="00F50562" w:rsidP="00F50562">
      <w:pPr>
        <w:spacing w:after="160"/>
        <w:rPr>
          <w:rFonts w:asciiTheme="minorBidi" w:hAnsiTheme="minorBidi" w:cstheme="minorBidi"/>
          <w:b/>
          <w:bCs/>
          <w:sz w:val="24"/>
          <w:szCs w:val="24"/>
          <w:u w:val="single"/>
          <w:rtl/>
        </w:rPr>
      </w:pPr>
    </w:p>
    <w:p w14:paraId="13470145" w14:textId="77777777" w:rsidR="00F50562" w:rsidRDefault="00F50562" w:rsidP="00F50562">
      <w:pPr>
        <w:spacing w:after="160"/>
        <w:rPr>
          <w:rFonts w:asciiTheme="minorBidi" w:hAnsiTheme="minorBidi" w:cstheme="minorBidi"/>
          <w:b/>
          <w:bCs/>
          <w:sz w:val="24"/>
          <w:szCs w:val="24"/>
          <w:u w:val="single"/>
          <w:rtl/>
        </w:rPr>
      </w:pPr>
    </w:p>
    <w:p w14:paraId="26085F60" w14:textId="77777777" w:rsidR="00F50562" w:rsidRDefault="00F50562" w:rsidP="00F50562">
      <w:pPr>
        <w:spacing w:after="160"/>
        <w:rPr>
          <w:rFonts w:asciiTheme="minorBidi" w:hAnsiTheme="minorBidi" w:cstheme="minorBidi"/>
          <w:b/>
          <w:bCs/>
          <w:sz w:val="24"/>
          <w:szCs w:val="24"/>
          <w:u w:val="single"/>
          <w:rtl/>
        </w:rPr>
      </w:pPr>
    </w:p>
    <w:p w14:paraId="2A3FBF44" w14:textId="77777777" w:rsidR="00F50562" w:rsidRDefault="00F50562" w:rsidP="00F50562">
      <w:pPr>
        <w:spacing w:after="160"/>
        <w:rPr>
          <w:rFonts w:asciiTheme="minorBidi" w:hAnsiTheme="minorBidi" w:cstheme="minorBidi"/>
          <w:b/>
          <w:bCs/>
          <w:sz w:val="24"/>
          <w:szCs w:val="24"/>
          <w:u w:val="single"/>
          <w:rtl/>
        </w:rPr>
      </w:pPr>
    </w:p>
    <w:p w14:paraId="6A9961ED" w14:textId="77777777" w:rsidR="00F50562" w:rsidRDefault="00F50562" w:rsidP="00F50562">
      <w:pPr>
        <w:spacing w:after="160"/>
        <w:rPr>
          <w:rFonts w:asciiTheme="minorBidi" w:hAnsiTheme="minorBidi" w:cstheme="minorBidi"/>
          <w:b/>
          <w:bCs/>
          <w:sz w:val="24"/>
          <w:szCs w:val="24"/>
          <w:u w:val="single"/>
          <w:rtl/>
        </w:rPr>
      </w:pPr>
    </w:p>
    <w:p w14:paraId="194EB337" w14:textId="77777777" w:rsidR="00F50562" w:rsidRDefault="00F50562" w:rsidP="00F50562">
      <w:pPr>
        <w:spacing w:after="160"/>
        <w:rPr>
          <w:rFonts w:asciiTheme="minorBidi" w:hAnsiTheme="minorBidi" w:cstheme="minorBidi"/>
          <w:b/>
          <w:bCs/>
          <w:sz w:val="24"/>
          <w:szCs w:val="24"/>
          <w:u w:val="single"/>
          <w:rtl/>
        </w:rPr>
      </w:pPr>
    </w:p>
    <w:p w14:paraId="7B3E10F4" w14:textId="77777777" w:rsidR="00F50562" w:rsidRPr="00645CE8" w:rsidRDefault="00F50562" w:rsidP="00F50562">
      <w:pPr>
        <w:spacing w:after="160"/>
        <w:rPr>
          <w:rFonts w:asciiTheme="minorBidi" w:hAnsiTheme="minorBidi" w:cstheme="minorBidi"/>
          <w:b/>
          <w:bCs/>
          <w:sz w:val="24"/>
          <w:szCs w:val="24"/>
          <w:u w:val="single"/>
          <w:rtl/>
        </w:rPr>
      </w:pPr>
    </w:p>
    <w:p w14:paraId="171D67E4" w14:textId="77777777" w:rsidR="00F50562" w:rsidRPr="00645CE8" w:rsidRDefault="00F50562" w:rsidP="00F50562">
      <w:pPr>
        <w:spacing w:after="160"/>
        <w:rPr>
          <w:rFonts w:asciiTheme="minorBidi" w:hAnsiTheme="minorBidi" w:cstheme="minorBidi"/>
          <w:b/>
          <w:bCs/>
          <w:sz w:val="24"/>
          <w:szCs w:val="24"/>
          <w:u w:val="single"/>
          <w:rtl/>
        </w:rPr>
      </w:pPr>
    </w:p>
    <w:p w14:paraId="5E27440F" w14:textId="77777777" w:rsidR="00F50562" w:rsidRPr="00645CE8" w:rsidRDefault="00F50562" w:rsidP="00F50562">
      <w:pPr>
        <w:pStyle w:val="1"/>
        <w:rPr>
          <w:rFonts w:asciiTheme="minorBidi" w:hAnsiTheme="minorBidi" w:cstheme="minorBidi"/>
          <w:sz w:val="24"/>
          <w:szCs w:val="24"/>
        </w:rPr>
      </w:pPr>
      <w:bookmarkStart w:id="131" w:name="_Toc83818208"/>
      <w:r w:rsidRPr="00645CE8">
        <w:rPr>
          <w:rFonts w:asciiTheme="minorBidi" w:hAnsiTheme="minorBidi" w:cstheme="minorBidi"/>
          <w:sz w:val="24"/>
          <w:szCs w:val="24"/>
          <w:rtl/>
        </w:rPr>
        <w:t>15. אישורי לימודים ו</w:t>
      </w:r>
      <w:r>
        <w:rPr>
          <w:rFonts w:asciiTheme="minorBidi" w:hAnsiTheme="minorBidi" w:cstheme="minorBidi" w:hint="cs"/>
          <w:sz w:val="24"/>
          <w:szCs w:val="24"/>
          <w:rtl/>
        </w:rPr>
        <w:t xml:space="preserve">גיליון ציונים </w:t>
      </w:r>
      <w:r w:rsidRPr="00645CE8">
        <w:rPr>
          <w:rFonts w:asciiTheme="minorBidi" w:hAnsiTheme="minorBidi" w:cstheme="minorBidi"/>
          <w:sz w:val="24"/>
          <w:szCs w:val="24"/>
          <w:rtl/>
        </w:rPr>
        <w:t>מסוגים שונים</w:t>
      </w:r>
      <w:bookmarkEnd w:id="131"/>
    </w:p>
    <w:p w14:paraId="236AD010"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באוניברסיטה ניתן לקבל מספר סוגי  "תדפיס ציונים" (</w:t>
      </w:r>
      <w:r w:rsidRPr="00645CE8">
        <w:rPr>
          <w:rFonts w:asciiTheme="minorBidi" w:hAnsiTheme="minorBidi" w:cstheme="minorBidi"/>
          <w:sz w:val="24"/>
          <w:szCs w:val="24"/>
        </w:rPr>
        <w:t>record of studies</w:t>
      </w:r>
      <w:r w:rsidRPr="00645CE8">
        <w:rPr>
          <w:rFonts w:asciiTheme="minorBidi" w:hAnsiTheme="minorBidi" w:cstheme="minorBidi"/>
          <w:sz w:val="24"/>
          <w:szCs w:val="24"/>
          <w:rtl/>
        </w:rPr>
        <w:t>):</w:t>
      </w:r>
    </w:p>
    <w:p w14:paraId="53BCBCC5" w14:textId="77777777" w:rsidR="00F50562" w:rsidRPr="00645CE8" w:rsidRDefault="00F50562" w:rsidP="00F50562">
      <w:pPr>
        <w:numPr>
          <w:ilvl w:val="0"/>
          <w:numId w:val="6"/>
        </w:numPr>
        <w:rPr>
          <w:rFonts w:asciiTheme="minorBidi" w:hAnsiTheme="minorBidi" w:cstheme="minorBidi"/>
          <w:sz w:val="24"/>
          <w:szCs w:val="24"/>
          <w:rtl/>
        </w:rPr>
      </w:pPr>
      <w:r w:rsidRPr="00645CE8">
        <w:rPr>
          <w:rFonts w:asciiTheme="minorBidi" w:hAnsiTheme="minorBidi" w:cstheme="minorBidi"/>
          <w:sz w:val="24"/>
          <w:szCs w:val="24"/>
          <w:rtl/>
        </w:rPr>
        <w:t xml:space="preserve">תדפיס ציונים </w:t>
      </w:r>
      <w:r>
        <w:rPr>
          <w:rFonts w:asciiTheme="minorBidi" w:hAnsiTheme="minorBidi" w:cstheme="minorBidi" w:hint="cs"/>
          <w:sz w:val="24"/>
          <w:szCs w:val="24"/>
          <w:rtl/>
        </w:rPr>
        <w:t>סופי</w:t>
      </w:r>
      <w:r w:rsidRPr="00645CE8">
        <w:rPr>
          <w:rFonts w:asciiTheme="minorBidi" w:hAnsiTheme="minorBidi" w:cstheme="minorBidi"/>
          <w:sz w:val="24"/>
          <w:szCs w:val="24"/>
          <w:rtl/>
        </w:rPr>
        <w:t xml:space="preserve">  בעברית ואנגלית. </w:t>
      </w:r>
    </w:p>
    <w:p w14:paraId="0AA2ABEF" w14:textId="77777777" w:rsidR="00F50562" w:rsidRPr="00645CE8" w:rsidRDefault="00F50562" w:rsidP="00F50562">
      <w:pPr>
        <w:numPr>
          <w:ilvl w:val="0"/>
          <w:numId w:val="6"/>
        </w:numPr>
        <w:rPr>
          <w:rFonts w:asciiTheme="minorBidi" w:hAnsiTheme="minorBidi" w:cstheme="minorBidi"/>
          <w:sz w:val="24"/>
          <w:szCs w:val="24"/>
          <w:rtl/>
        </w:rPr>
      </w:pPr>
      <w:r w:rsidRPr="00645CE8">
        <w:rPr>
          <w:rFonts w:asciiTheme="minorBidi" w:hAnsiTheme="minorBidi" w:cstheme="minorBidi"/>
          <w:sz w:val="24"/>
          <w:szCs w:val="24"/>
          <w:rtl/>
        </w:rPr>
        <w:t xml:space="preserve">תדפיס ציונים </w:t>
      </w:r>
      <w:r>
        <w:rPr>
          <w:rFonts w:asciiTheme="minorBidi" w:hAnsiTheme="minorBidi" w:cstheme="minorBidi" w:hint="cs"/>
          <w:sz w:val="24"/>
          <w:szCs w:val="24"/>
          <w:rtl/>
        </w:rPr>
        <w:t xml:space="preserve">שנתי </w:t>
      </w:r>
      <w:r w:rsidRPr="00645CE8">
        <w:rPr>
          <w:rFonts w:asciiTheme="minorBidi" w:hAnsiTheme="minorBidi" w:cstheme="minorBidi"/>
          <w:sz w:val="24"/>
          <w:szCs w:val="24"/>
          <w:rtl/>
        </w:rPr>
        <w:t xml:space="preserve"> בעברית ואנגלית. </w:t>
      </w:r>
    </w:p>
    <w:p w14:paraId="1DAAA58D"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אישורים ותדפיסים יינתנו אך ורק לתלמידים שהסדירו את התחייבויותיהם הכספיות לאוניברסיטה. האישורים יינתנו בתוך שבועיים מיום הגשת הבקשה. לתלמידים שסיימו את לימודיהם לפני 20 שנים או יותר, יינתנו האישורים בתוך 4 שבועות מיום הבקשה</w:t>
      </w:r>
      <w:r w:rsidRPr="00645CE8">
        <w:rPr>
          <w:rFonts w:asciiTheme="minorBidi" w:hAnsiTheme="minorBidi" w:cstheme="minorBidi"/>
          <w:sz w:val="24"/>
          <w:szCs w:val="24"/>
        </w:rPr>
        <w:t>.</w:t>
      </w:r>
    </w:p>
    <w:p w14:paraId="369DCEC4" w14:textId="77777777" w:rsidR="00F50562" w:rsidRPr="00645CE8" w:rsidRDefault="00F50562" w:rsidP="00F50562">
      <w:pPr>
        <w:rPr>
          <w:rFonts w:asciiTheme="minorBidi" w:hAnsiTheme="minorBidi" w:cstheme="minorBidi"/>
          <w:sz w:val="24"/>
          <w:szCs w:val="24"/>
          <w:rtl/>
        </w:rPr>
      </w:pPr>
    </w:p>
    <w:p w14:paraId="5F12060D" w14:textId="77777777" w:rsidR="00F50562" w:rsidRPr="00645CE8" w:rsidRDefault="00F50562" w:rsidP="00F50562">
      <w:pPr>
        <w:pStyle w:val="2"/>
        <w:rPr>
          <w:rFonts w:asciiTheme="minorBidi" w:hAnsiTheme="minorBidi" w:cstheme="minorBidi"/>
          <w:sz w:val="24"/>
          <w:szCs w:val="24"/>
        </w:rPr>
      </w:pPr>
      <w:bookmarkStart w:id="132" w:name="_Toc83818209"/>
      <w:r w:rsidRPr="00645CE8">
        <w:rPr>
          <w:rFonts w:asciiTheme="minorBidi" w:hAnsiTheme="minorBidi" w:cstheme="minorBidi"/>
          <w:sz w:val="24"/>
          <w:szCs w:val="24"/>
          <w:rtl/>
        </w:rPr>
        <w:t>15.1  "</w:t>
      </w:r>
      <w:r>
        <w:rPr>
          <w:rFonts w:asciiTheme="minorBidi" w:hAnsiTheme="minorBidi" w:cstheme="minorBidi" w:hint="cs"/>
          <w:sz w:val="24"/>
          <w:szCs w:val="24"/>
          <w:rtl/>
        </w:rPr>
        <w:t>גיליון</w:t>
      </w:r>
      <w:r w:rsidRPr="00645CE8">
        <w:rPr>
          <w:rFonts w:asciiTheme="minorBidi" w:hAnsiTheme="minorBidi" w:cstheme="minorBidi"/>
          <w:sz w:val="24"/>
          <w:szCs w:val="24"/>
          <w:rtl/>
        </w:rPr>
        <w:t xml:space="preserve"> ציונים"</w:t>
      </w:r>
      <w:bookmarkEnd w:id="132"/>
      <w:r w:rsidRPr="00645CE8">
        <w:rPr>
          <w:rFonts w:asciiTheme="minorBidi" w:hAnsiTheme="minorBidi" w:cstheme="minorBidi"/>
          <w:sz w:val="24"/>
          <w:szCs w:val="24"/>
          <w:rtl/>
        </w:rPr>
        <w:t xml:space="preserve"> </w:t>
      </w:r>
    </w:p>
    <w:p w14:paraId="517EFA30"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15.1.1  מסמך זה משקף את הישגיו האקדמיים של הסטודנט במשך שנות לימודיו באוניברסיטה העברית.</w:t>
      </w:r>
    </w:p>
    <w:p w14:paraId="0F50D8A2"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15.1.2  כל תלמיד זכאי לקבל אישור לימודים ו</w:t>
      </w:r>
      <w:r>
        <w:rPr>
          <w:rFonts w:asciiTheme="minorBidi" w:hAnsiTheme="minorBidi" w:cstheme="minorBidi" w:hint="cs"/>
          <w:sz w:val="24"/>
          <w:szCs w:val="24"/>
          <w:rtl/>
        </w:rPr>
        <w:t>גיליון</w:t>
      </w:r>
      <w:r w:rsidRPr="00645CE8">
        <w:rPr>
          <w:rFonts w:asciiTheme="minorBidi" w:hAnsiTheme="minorBidi" w:cstheme="minorBidi"/>
          <w:sz w:val="24"/>
          <w:szCs w:val="24"/>
          <w:rtl/>
        </w:rPr>
        <w:t xml:space="preserve"> ציונים במהלך לימודיו, בעברית ו/או באנגלית. האישור יונפק תמורת תשלום לפי תעריף שייקבע בכל שנה.</w:t>
      </w:r>
    </w:p>
    <w:p w14:paraId="2B93867C"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15.1.3  תלמיד שסיים לימודי תואר יקבל ללא תשלום אישור בעברית, בזמן חלוקת התעודות. אישורים נוספים יחויבו בתשלום.</w:t>
      </w:r>
    </w:p>
    <w:p w14:paraId="559B0F66"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15.1.4  הפקולטה (ביה"ס) בה למד/לומד התלמיד, אחראית להנפקת האישור ולתוכנו. האישור יהיה בר-תוקף רק בחותמת הפקולטה המנפיקה.</w:t>
      </w:r>
    </w:p>
    <w:p w14:paraId="38AA996B"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15.1.5  האישור יהיה אחיד במתכונתו בכל הפקולטות ובתיה"ס:</w:t>
      </w:r>
      <w:r w:rsidRPr="00645CE8">
        <w:rPr>
          <w:rFonts w:asciiTheme="minorBidi" w:hAnsiTheme="minorBidi" w:cstheme="minorBidi"/>
          <w:sz w:val="24"/>
          <w:szCs w:val="24"/>
          <w:rtl/>
        </w:rPr>
        <w:br/>
        <w:t>בראש האישור יופיעו שם הפקולטה ושמות החוגים בהם למד התלמיד. תלמיד שסיים את לימודיו לתואר, יירשמו באישור רק החוגים בהם קיבל ציוני גמר. לתלמיד שלא סיים לימודיו, יירשמו כל חוגי הלימוד בהם למד (גם אם החליף לימודים במהלך לימודיו).</w:t>
      </w:r>
    </w:p>
    <w:p w14:paraId="03CC5DCA"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 xml:space="preserve">בגוף האישור יירשמו </w:t>
      </w:r>
      <w:proofErr w:type="spellStart"/>
      <w:r w:rsidRPr="00645CE8">
        <w:rPr>
          <w:rFonts w:asciiTheme="minorBidi" w:hAnsiTheme="minorBidi" w:cstheme="minorBidi"/>
          <w:sz w:val="24"/>
          <w:szCs w:val="24"/>
          <w:rtl/>
        </w:rPr>
        <w:t>ציוניהם</w:t>
      </w:r>
      <w:proofErr w:type="spellEnd"/>
      <w:r w:rsidRPr="00645CE8">
        <w:rPr>
          <w:rFonts w:asciiTheme="minorBidi" w:hAnsiTheme="minorBidi" w:cstheme="minorBidi"/>
          <w:sz w:val="24"/>
          <w:szCs w:val="24"/>
          <w:rtl/>
        </w:rPr>
        <w:t xml:space="preserve"> של כל הקורסים שיש בהם ציון סופי (קורסים ללא ציון וקורסים בעלי ציון חלקי - יושמטו). בקורס  בו ניתנת הערכה מילולית, תירשם הערכה זו.</w:t>
      </w:r>
    </w:p>
    <w:p w14:paraId="5236BF89"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15.1.6  נבחן התלמיד באותו קורס יותר מפעם אחת, יירשם רק הציון המאוחר יותר.</w:t>
      </w:r>
    </w:p>
    <w:p w14:paraId="195ECA9B"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15.1.7  תלמיד זכאי לבקש אישור הכולל לימודי תואר אחד בלבד או אישור הכולל את כל לימודיו באוניברסיטה העברית.</w:t>
      </w:r>
    </w:p>
    <w:p w14:paraId="648F5BFF"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15.1.8  לימודי תעודת הוראה, לימודי השלמה ו/או לימודי הכנה, יופיעו תחת כותרת נפרדת.</w:t>
      </w:r>
    </w:p>
    <w:p w14:paraId="6AC92E9C"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15.1.</w:t>
      </w:r>
      <w:r>
        <w:rPr>
          <w:rFonts w:asciiTheme="minorBidi" w:hAnsiTheme="minorBidi" w:cstheme="minorBidi" w:hint="cs"/>
          <w:sz w:val="24"/>
          <w:szCs w:val="24"/>
          <w:rtl/>
        </w:rPr>
        <w:t>9</w:t>
      </w:r>
      <w:r w:rsidRPr="00645CE8">
        <w:rPr>
          <w:rFonts w:asciiTheme="minorBidi" w:hAnsiTheme="minorBidi" w:cstheme="minorBidi"/>
          <w:sz w:val="24"/>
          <w:szCs w:val="24"/>
          <w:rtl/>
        </w:rPr>
        <w:t xml:space="preserve">  "קורסים עודפים" יופיעו בדף נפרד. </w:t>
      </w:r>
    </w:p>
    <w:p w14:paraId="430E02DE"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15.1.1</w:t>
      </w:r>
      <w:r>
        <w:rPr>
          <w:rFonts w:asciiTheme="minorBidi" w:hAnsiTheme="minorBidi" w:cstheme="minorBidi" w:hint="cs"/>
          <w:sz w:val="24"/>
          <w:szCs w:val="24"/>
          <w:rtl/>
        </w:rPr>
        <w:t>0</w:t>
      </w:r>
      <w:r w:rsidRPr="00645CE8">
        <w:rPr>
          <w:rFonts w:asciiTheme="minorBidi" w:hAnsiTheme="minorBidi" w:cstheme="minorBidi"/>
          <w:sz w:val="24"/>
          <w:szCs w:val="24"/>
          <w:rtl/>
        </w:rPr>
        <w:t>  תדפיס ציונים חלקי</w:t>
      </w:r>
      <w:r>
        <w:rPr>
          <w:rFonts w:asciiTheme="minorBidi" w:hAnsiTheme="minorBidi" w:cstheme="minorBidi" w:hint="cs"/>
          <w:sz w:val="24"/>
          <w:szCs w:val="24"/>
          <w:rtl/>
        </w:rPr>
        <w:t xml:space="preserve"> </w:t>
      </w:r>
      <w:r w:rsidRPr="00645CE8">
        <w:rPr>
          <w:rFonts w:asciiTheme="minorBidi" w:hAnsiTheme="minorBidi" w:cstheme="minorBidi"/>
          <w:sz w:val="24"/>
          <w:szCs w:val="24"/>
          <w:rtl/>
        </w:rPr>
        <w:t xml:space="preserve">- תלמיד שטרם סיים את לימודיו ומבקש לקבל תדפיס ציונים שכולל ציון ממוצע לשם הרשמה לחוג/פקולטה/מוסד אחר יוכל לבקש זאת תמורת תשלום לפי תעריף שיקבע בכל שנה. התדפיס יכיל את כל חוגי הלימוד בהם למד </w:t>
      </w:r>
      <w:proofErr w:type="spellStart"/>
      <w:r w:rsidRPr="00645CE8">
        <w:rPr>
          <w:rFonts w:asciiTheme="minorBidi" w:hAnsiTheme="minorBidi" w:cstheme="minorBidi"/>
          <w:sz w:val="24"/>
          <w:szCs w:val="24"/>
          <w:rtl/>
        </w:rPr>
        <w:t>וציוניו</w:t>
      </w:r>
      <w:proofErr w:type="spellEnd"/>
      <w:r w:rsidRPr="00645CE8">
        <w:rPr>
          <w:rFonts w:asciiTheme="minorBidi" w:hAnsiTheme="minorBidi" w:cstheme="minorBidi"/>
          <w:sz w:val="24"/>
          <w:szCs w:val="24"/>
          <w:rtl/>
        </w:rPr>
        <w:t xml:space="preserve"> הסופיים בקורסים כולל ממוצע. </w:t>
      </w:r>
    </w:p>
    <w:p w14:paraId="0B90E395" w14:textId="77777777" w:rsidR="00F50562" w:rsidRPr="00645CE8" w:rsidRDefault="00F50562" w:rsidP="00F50562">
      <w:pPr>
        <w:rPr>
          <w:rFonts w:asciiTheme="minorBidi" w:hAnsiTheme="minorBidi" w:cstheme="minorBidi"/>
          <w:sz w:val="24"/>
          <w:szCs w:val="24"/>
          <w:rtl/>
        </w:rPr>
      </w:pPr>
    </w:p>
    <w:p w14:paraId="507771F1" w14:textId="77777777" w:rsidR="00F50562" w:rsidRPr="00645CE8" w:rsidRDefault="00F50562" w:rsidP="00F50562">
      <w:pPr>
        <w:pStyle w:val="2"/>
        <w:rPr>
          <w:rFonts w:asciiTheme="minorBidi" w:hAnsiTheme="minorBidi" w:cstheme="minorBidi"/>
          <w:sz w:val="24"/>
          <w:szCs w:val="24"/>
          <w:rtl/>
        </w:rPr>
      </w:pPr>
      <w:bookmarkStart w:id="133" w:name="_Toc83818210"/>
      <w:r w:rsidRPr="00645CE8">
        <w:rPr>
          <w:rFonts w:asciiTheme="minorBidi" w:hAnsiTheme="minorBidi" w:cstheme="minorBidi"/>
          <w:sz w:val="24"/>
          <w:szCs w:val="24"/>
          <w:rtl/>
        </w:rPr>
        <w:t>15.2  אישור לימודים כללי</w:t>
      </w:r>
      <w:bookmarkEnd w:id="133"/>
      <w:r w:rsidRPr="00645CE8">
        <w:rPr>
          <w:rFonts w:asciiTheme="minorBidi" w:hAnsiTheme="minorBidi" w:cstheme="minorBidi"/>
          <w:sz w:val="24"/>
          <w:szCs w:val="24"/>
          <w:rtl/>
        </w:rPr>
        <w:t xml:space="preserve">  </w:t>
      </w:r>
    </w:p>
    <w:p w14:paraId="115B07D7"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אישור זה מהווה מסמך רשמי של האוניברסיטה בפני כל גורם חיצוני. האישור מפרט את שנות הלימוד של התלמיד, התואר שלקראתו הוא למד/לומד, תחומי הלימוד (חוגים) ומסלול הלימודים. ניתן להפיק את האישור עצמאית  דרך המידע האישי. </w:t>
      </w:r>
    </w:p>
    <w:p w14:paraId="6C487C0C" w14:textId="77777777" w:rsidR="00F50562" w:rsidRPr="00645CE8" w:rsidRDefault="00F50562" w:rsidP="00F50562">
      <w:pPr>
        <w:rPr>
          <w:rFonts w:asciiTheme="minorBidi" w:hAnsiTheme="minorBidi" w:cstheme="minorBidi"/>
          <w:sz w:val="24"/>
          <w:szCs w:val="24"/>
          <w:rtl/>
        </w:rPr>
      </w:pPr>
    </w:p>
    <w:p w14:paraId="33CBDA5C" w14:textId="77777777" w:rsidR="00F50562" w:rsidRPr="00645CE8" w:rsidRDefault="00F50562" w:rsidP="00F50562">
      <w:pPr>
        <w:rPr>
          <w:rFonts w:asciiTheme="minorBidi" w:hAnsiTheme="minorBidi" w:cstheme="minorBidi"/>
          <w:sz w:val="24"/>
          <w:szCs w:val="24"/>
          <w:rtl/>
        </w:rPr>
      </w:pPr>
    </w:p>
    <w:p w14:paraId="2E84DAF5" w14:textId="77777777" w:rsidR="00F50562" w:rsidRPr="00645CE8" w:rsidRDefault="00F50562" w:rsidP="00F50562">
      <w:pPr>
        <w:pStyle w:val="2"/>
        <w:rPr>
          <w:rFonts w:asciiTheme="minorBidi" w:hAnsiTheme="minorBidi" w:cstheme="minorBidi"/>
          <w:sz w:val="24"/>
          <w:szCs w:val="24"/>
          <w:rtl/>
        </w:rPr>
      </w:pPr>
      <w:bookmarkStart w:id="134" w:name="_Toc83818211"/>
      <w:r w:rsidRPr="00645CE8">
        <w:rPr>
          <w:rFonts w:asciiTheme="minorBidi" w:hAnsiTheme="minorBidi" w:cstheme="minorBidi"/>
          <w:sz w:val="24"/>
          <w:szCs w:val="24"/>
          <w:rtl/>
        </w:rPr>
        <w:t>15.3  תעודת גמר ואישור זכאות לתואר</w:t>
      </w:r>
      <w:bookmarkEnd w:id="134"/>
    </w:p>
    <w:p w14:paraId="39D0B32F"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15.3.1  תעודת גמר תוענק לתלמיד הזכאי לתואר, בטקס המתקיים אחת לשנה במועד שיפורסם.</w:t>
      </w:r>
    </w:p>
    <w:p w14:paraId="1676E52C"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sz w:val="24"/>
          <w:szCs w:val="24"/>
          <w:rtl/>
        </w:rPr>
        <w:t>15.3.2  תלמיד הזכאי לתואר וזקוק לאישור רשמי לפני הטקס, יכול לקבלו ללא תשלום.</w:t>
      </w:r>
    </w:p>
    <w:p w14:paraId="6A428D51" w14:textId="77777777" w:rsidR="00F50562" w:rsidRPr="00645CE8" w:rsidRDefault="00F50562" w:rsidP="00F50562">
      <w:pPr>
        <w:rPr>
          <w:rFonts w:asciiTheme="minorBidi" w:hAnsiTheme="minorBidi" w:cstheme="minorBidi"/>
          <w:sz w:val="24"/>
          <w:szCs w:val="24"/>
          <w:rtl/>
        </w:rPr>
      </w:pPr>
    </w:p>
    <w:p w14:paraId="16344F72" w14:textId="77777777" w:rsidR="00F50562" w:rsidRPr="00645CE8" w:rsidRDefault="00F50562" w:rsidP="00F50562">
      <w:pPr>
        <w:pStyle w:val="2"/>
        <w:rPr>
          <w:rFonts w:asciiTheme="minorBidi" w:hAnsiTheme="minorBidi" w:cstheme="minorBidi"/>
          <w:sz w:val="24"/>
          <w:szCs w:val="24"/>
          <w:rtl/>
        </w:rPr>
      </w:pPr>
      <w:bookmarkStart w:id="135" w:name="_Toc83818212"/>
      <w:r w:rsidRPr="00645CE8">
        <w:rPr>
          <w:rFonts w:asciiTheme="minorBidi" w:hAnsiTheme="minorBidi" w:cstheme="minorBidi"/>
          <w:sz w:val="24"/>
          <w:szCs w:val="24"/>
          <w:rtl/>
        </w:rPr>
        <w:t>15.4  תשלום עבור אישורים</w:t>
      </w:r>
      <w:bookmarkEnd w:id="135"/>
      <w:r w:rsidRPr="00645CE8">
        <w:rPr>
          <w:rFonts w:asciiTheme="minorBidi" w:hAnsiTheme="minorBidi" w:cstheme="minorBidi"/>
          <w:sz w:val="24"/>
          <w:szCs w:val="24"/>
          <w:rtl/>
        </w:rPr>
        <w:t xml:space="preserve">    </w:t>
      </w:r>
    </w:p>
    <w:p w14:paraId="6FD874EB" w14:textId="77777777" w:rsidR="00F50562" w:rsidRPr="00645CE8" w:rsidRDefault="00F50562" w:rsidP="00F50562">
      <w:pPr>
        <w:ind w:left="386"/>
        <w:rPr>
          <w:rFonts w:asciiTheme="minorBidi" w:hAnsiTheme="minorBidi" w:cstheme="minorBidi"/>
          <w:sz w:val="24"/>
          <w:szCs w:val="24"/>
          <w:rtl/>
        </w:rPr>
      </w:pPr>
      <w:r w:rsidRPr="00645CE8">
        <w:rPr>
          <w:rFonts w:asciiTheme="minorBidi" w:hAnsiTheme="minorBidi" w:cstheme="minorBidi"/>
          <w:sz w:val="24"/>
          <w:szCs w:val="24"/>
          <w:rtl/>
        </w:rPr>
        <w:t>15.4.1  אישורים הניתנים באופן חד-פעמי ללא תשלום:</w:t>
      </w:r>
    </w:p>
    <w:p w14:paraId="5E0A5787" w14:textId="77777777" w:rsidR="00F50562" w:rsidRPr="00645CE8" w:rsidRDefault="00F50562" w:rsidP="00F50562">
      <w:pPr>
        <w:numPr>
          <w:ilvl w:val="0"/>
          <w:numId w:val="3"/>
        </w:numPr>
        <w:tabs>
          <w:tab w:val="clear" w:pos="746"/>
          <w:tab w:val="num" w:pos="1132"/>
        </w:tabs>
        <w:ind w:left="1132" w:hanging="284"/>
        <w:rPr>
          <w:rFonts w:asciiTheme="minorBidi" w:hAnsiTheme="minorBidi" w:cstheme="minorBidi"/>
          <w:sz w:val="24"/>
          <w:szCs w:val="24"/>
          <w:rtl/>
        </w:rPr>
      </w:pPr>
      <w:r w:rsidRPr="00645CE8">
        <w:rPr>
          <w:rFonts w:asciiTheme="minorBidi" w:hAnsiTheme="minorBidi" w:cstheme="minorBidi"/>
          <w:sz w:val="24"/>
          <w:szCs w:val="24"/>
          <w:rtl/>
        </w:rPr>
        <w:t xml:space="preserve">אישור זכאות לתואר </w:t>
      </w:r>
    </w:p>
    <w:p w14:paraId="4DCCAF22" w14:textId="77777777" w:rsidR="00F50562" w:rsidRPr="00645CE8" w:rsidRDefault="00F50562" w:rsidP="00F50562">
      <w:pPr>
        <w:numPr>
          <w:ilvl w:val="0"/>
          <w:numId w:val="3"/>
        </w:numPr>
        <w:ind w:left="1132" w:hanging="284"/>
        <w:rPr>
          <w:rFonts w:asciiTheme="minorBidi" w:hAnsiTheme="minorBidi" w:cstheme="minorBidi"/>
          <w:sz w:val="24"/>
          <w:szCs w:val="24"/>
          <w:rtl/>
        </w:rPr>
      </w:pPr>
      <w:r w:rsidRPr="00645CE8">
        <w:rPr>
          <w:rFonts w:asciiTheme="minorBidi" w:hAnsiTheme="minorBidi" w:cstheme="minorBidi"/>
          <w:sz w:val="24"/>
          <w:szCs w:val="24"/>
          <w:rtl/>
        </w:rPr>
        <w:t xml:space="preserve">אישור לימודים שוטפים (מערכת שעות) </w:t>
      </w:r>
    </w:p>
    <w:p w14:paraId="40678411" w14:textId="77777777" w:rsidR="00F50562" w:rsidRPr="00645CE8" w:rsidRDefault="00F50562" w:rsidP="00F50562">
      <w:pPr>
        <w:numPr>
          <w:ilvl w:val="0"/>
          <w:numId w:val="3"/>
        </w:numPr>
        <w:ind w:left="1132" w:hanging="284"/>
        <w:rPr>
          <w:rFonts w:asciiTheme="minorBidi" w:hAnsiTheme="minorBidi" w:cstheme="minorBidi"/>
          <w:sz w:val="24"/>
          <w:szCs w:val="24"/>
          <w:rtl/>
        </w:rPr>
      </w:pPr>
      <w:r w:rsidRPr="00645CE8">
        <w:rPr>
          <w:rFonts w:asciiTheme="minorBidi" w:hAnsiTheme="minorBidi" w:cstheme="minorBidi"/>
          <w:sz w:val="24"/>
          <w:szCs w:val="24"/>
          <w:rtl/>
        </w:rPr>
        <w:t xml:space="preserve">אישור סיום חובות </w:t>
      </w:r>
    </w:p>
    <w:p w14:paraId="5E425C69" w14:textId="77777777" w:rsidR="00F50562" w:rsidRPr="00645CE8" w:rsidRDefault="00F50562" w:rsidP="00F50562">
      <w:pPr>
        <w:numPr>
          <w:ilvl w:val="0"/>
          <w:numId w:val="3"/>
        </w:numPr>
        <w:ind w:left="1132" w:hanging="284"/>
        <w:rPr>
          <w:rFonts w:asciiTheme="minorBidi" w:hAnsiTheme="minorBidi" w:cstheme="minorBidi"/>
          <w:sz w:val="24"/>
          <w:szCs w:val="24"/>
          <w:rtl/>
        </w:rPr>
      </w:pPr>
      <w:r w:rsidRPr="00645CE8">
        <w:rPr>
          <w:rFonts w:asciiTheme="minorBidi" w:hAnsiTheme="minorBidi" w:cstheme="minorBidi"/>
          <w:sz w:val="24"/>
          <w:szCs w:val="24"/>
          <w:rtl/>
        </w:rPr>
        <w:t>אישור לימודים וציונים (בטקס)</w:t>
      </w:r>
    </w:p>
    <w:p w14:paraId="32E018FD" w14:textId="77777777" w:rsidR="00F50562" w:rsidRPr="00645CE8" w:rsidRDefault="00F50562" w:rsidP="00F50562">
      <w:pPr>
        <w:ind w:left="412"/>
        <w:rPr>
          <w:rFonts w:asciiTheme="minorBidi" w:hAnsiTheme="minorBidi" w:cstheme="minorBidi"/>
          <w:sz w:val="24"/>
          <w:szCs w:val="24"/>
          <w:rtl/>
        </w:rPr>
      </w:pPr>
      <w:r w:rsidRPr="00645CE8">
        <w:rPr>
          <w:rFonts w:asciiTheme="minorBidi" w:hAnsiTheme="minorBidi" w:cstheme="minorBidi"/>
          <w:sz w:val="24"/>
          <w:szCs w:val="24"/>
          <w:rtl/>
        </w:rPr>
        <w:t xml:space="preserve">15.4.2  אישורים נוספים- תמורת תשלום </w:t>
      </w:r>
    </w:p>
    <w:p w14:paraId="5A2B6A84" w14:textId="77777777" w:rsidR="00F50562" w:rsidRPr="00645CE8" w:rsidRDefault="00F50562" w:rsidP="00F50562">
      <w:pPr>
        <w:numPr>
          <w:ilvl w:val="0"/>
          <w:numId w:val="4"/>
        </w:numPr>
        <w:tabs>
          <w:tab w:val="left" w:pos="206"/>
        </w:tabs>
        <w:ind w:left="1132"/>
        <w:rPr>
          <w:rFonts w:asciiTheme="minorBidi" w:hAnsiTheme="minorBidi" w:cstheme="minorBidi"/>
          <w:sz w:val="24"/>
          <w:szCs w:val="24"/>
          <w:rtl/>
        </w:rPr>
      </w:pPr>
      <w:r w:rsidRPr="00645CE8">
        <w:rPr>
          <w:rFonts w:asciiTheme="minorBidi" w:hAnsiTheme="minorBidi" w:cstheme="minorBidi"/>
          <w:sz w:val="24"/>
          <w:szCs w:val="24"/>
          <w:rtl/>
        </w:rPr>
        <w:t xml:space="preserve">אישור לימודים וציונים (רקורד) עברית/אנגלית - 3 עותקים, יינתנו בפעם הראשונה ללא עלות, עד 3 עותקים </w:t>
      </w:r>
    </w:p>
    <w:p w14:paraId="4EA2242B" w14:textId="77777777" w:rsidR="00F50562" w:rsidRPr="00645CE8" w:rsidRDefault="00F50562" w:rsidP="00F50562">
      <w:pPr>
        <w:numPr>
          <w:ilvl w:val="0"/>
          <w:numId w:val="4"/>
        </w:numPr>
        <w:ind w:left="1132"/>
        <w:rPr>
          <w:rFonts w:asciiTheme="minorBidi" w:hAnsiTheme="minorBidi" w:cstheme="minorBidi"/>
          <w:sz w:val="24"/>
          <w:szCs w:val="24"/>
          <w:rtl/>
        </w:rPr>
      </w:pPr>
      <w:r w:rsidRPr="00645CE8">
        <w:rPr>
          <w:rFonts w:asciiTheme="minorBidi" w:hAnsiTheme="minorBidi" w:cstheme="minorBidi"/>
          <w:sz w:val="24"/>
          <w:szCs w:val="24"/>
          <w:rtl/>
        </w:rPr>
        <w:t>תרגום תעודת קלף לאנגלית - 3 עותקים</w:t>
      </w:r>
    </w:p>
    <w:p w14:paraId="3D5253C6" w14:textId="77777777" w:rsidR="00F50562" w:rsidRPr="00645CE8" w:rsidRDefault="00F50562" w:rsidP="00F50562">
      <w:pPr>
        <w:ind w:left="412"/>
        <w:rPr>
          <w:rFonts w:asciiTheme="minorBidi" w:hAnsiTheme="minorBidi" w:cstheme="minorBidi"/>
          <w:sz w:val="24"/>
          <w:szCs w:val="24"/>
          <w:rtl/>
        </w:rPr>
      </w:pPr>
      <w:r w:rsidRPr="00645CE8">
        <w:rPr>
          <w:rFonts w:asciiTheme="minorBidi" w:hAnsiTheme="minorBidi" w:cstheme="minorBidi"/>
          <w:sz w:val="24"/>
          <w:szCs w:val="24"/>
          <w:rtl/>
        </w:rPr>
        <w:t>15.4.3  אישורים מיוחדים- תמורת תשלום הנקבע בפקולטות</w:t>
      </w:r>
    </w:p>
    <w:p w14:paraId="1A6497B7" w14:textId="77777777" w:rsidR="00F50562" w:rsidRPr="00645CE8" w:rsidRDefault="00F50562" w:rsidP="00F50562">
      <w:pPr>
        <w:numPr>
          <w:ilvl w:val="0"/>
          <w:numId w:val="5"/>
        </w:numPr>
        <w:tabs>
          <w:tab w:val="left" w:pos="1132"/>
        </w:tabs>
        <w:ind w:firstLine="102"/>
        <w:rPr>
          <w:rFonts w:asciiTheme="minorBidi" w:hAnsiTheme="minorBidi" w:cstheme="minorBidi"/>
          <w:sz w:val="24"/>
          <w:szCs w:val="24"/>
          <w:rtl/>
        </w:rPr>
      </w:pPr>
      <w:r w:rsidRPr="00645CE8">
        <w:rPr>
          <w:rFonts w:asciiTheme="minorBidi" w:hAnsiTheme="minorBidi" w:cstheme="minorBidi"/>
          <w:sz w:val="24"/>
          <w:szCs w:val="24"/>
          <w:rtl/>
        </w:rPr>
        <w:t xml:space="preserve">אישורים לגרמניה </w:t>
      </w:r>
    </w:p>
    <w:p w14:paraId="201D1795" w14:textId="77777777" w:rsidR="00F50562" w:rsidRPr="00645CE8" w:rsidRDefault="00F50562" w:rsidP="00F50562">
      <w:pPr>
        <w:numPr>
          <w:ilvl w:val="0"/>
          <w:numId w:val="5"/>
        </w:numPr>
        <w:tabs>
          <w:tab w:val="left" w:pos="1132"/>
        </w:tabs>
        <w:ind w:firstLine="102"/>
        <w:rPr>
          <w:rFonts w:asciiTheme="minorBidi" w:hAnsiTheme="minorBidi" w:cstheme="minorBidi"/>
          <w:sz w:val="24"/>
          <w:szCs w:val="24"/>
        </w:rPr>
      </w:pPr>
      <w:r w:rsidRPr="00645CE8">
        <w:rPr>
          <w:rFonts w:asciiTheme="minorBidi" w:hAnsiTheme="minorBidi" w:cstheme="minorBidi"/>
          <w:sz w:val="24"/>
          <w:szCs w:val="24"/>
          <w:rtl/>
        </w:rPr>
        <w:t>אישורים לגמול השתלמות</w:t>
      </w:r>
    </w:p>
    <w:p w14:paraId="171E6947" w14:textId="77777777" w:rsidR="00F50562" w:rsidRDefault="00F50562" w:rsidP="00F50562">
      <w:pPr>
        <w:tabs>
          <w:tab w:val="left" w:pos="1132"/>
        </w:tabs>
        <w:ind w:left="848"/>
        <w:rPr>
          <w:rFonts w:asciiTheme="minorBidi" w:hAnsiTheme="minorBidi" w:cstheme="minorBidi"/>
          <w:sz w:val="24"/>
          <w:szCs w:val="24"/>
          <w:rtl/>
        </w:rPr>
      </w:pPr>
    </w:p>
    <w:p w14:paraId="04B97A79" w14:textId="77777777" w:rsidR="00F50562" w:rsidRDefault="00F50562" w:rsidP="00F50562">
      <w:pPr>
        <w:tabs>
          <w:tab w:val="left" w:pos="1132"/>
        </w:tabs>
        <w:ind w:left="848"/>
        <w:rPr>
          <w:rFonts w:asciiTheme="minorBidi" w:hAnsiTheme="minorBidi" w:cstheme="minorBidi"/>
          <w:sz w:val="24"/>
          <w:szCs w:val="24"/>
          <w:rtl/>
        </w:rPr>
      </w:pPr>
    </w:p>
    <w:p w14:paraId="5A9C37D7" w14:textId="77777777" w:rsidR="00F50562" w:rsidRDefault="00F50562" w:rsidP="00F50562">
      <w:pPr>
        <w:tabs>
          <w:tab w:val="left" w:pos="1132"/>
        </w:tabs>
        <w:ind w:left="848"/>
        <w:rPr>
          <w:rFonts w:asciiTheme="minorBidi" w:hAnsiTheme="minorBidi" w:cstheme="minorBidi"/>
          <w:sz w:val="24"/>
          <w:szCs w:val="24"/>
          <w:rtl/>
        </w:rPr>
      </w:pPr>
    </w:p>
    <w:p w14:paraId="361722AD" w14:textId="77777777" w:rsidR="00F50562" w:rsidRDefault="00F50562" w:rsidP="00F50562">
      <w:pPr>
        <w:tabs>
          <w:tab w:val="left" w:pos="1132"/>
        </w:tabs>
        <w:ind w:left="848"/>
        <w:rPr>
          <w:rFonts w:asciiTheme="minorBidi" w:hAnsiTheme="minorBidi" w:cstheme="minorBidi"/>
          <w:sz w:val="24"/>
          <w:szCs w:val="24"/>
          <w:rtl/>
        </w:rPr>
      </w:pPr>
    </w:p>
    <w:p w14:paraId="309A0C15" w14:textId="77777777" w:rsidR="00F50562" w:rsidRDefault="00F50562" w:rsidP="00F50562">
      <w:pPr>
        <w:tabs>
          <w:tab w:val="left" w:pos="1132"/>
        </w:tabs>
        <w:ind w:left="848"/>
        <w:rPr>
          <w:rFonts w:asciiTheme="minorBidi" w:hAnsiTheme="minorBidi" w:cstheme="minorBidi"/>
          <w:sz w:val="24"/>
          <w:szCs w:val="24"/>
          <w:rtl/>
        </w:rPr>
      </w:pPr>
    </w:p>
    <w:p w14:paraId="20CE552D" w14:textId="77777777" w:rsidR="00F50562" w:rsidRDefault="00F50562" w:rsidP="00F50562">
      <w:pPr>
        <w:tabs>
          <w:tab w:val="left" w:pos="1132"/>
        </w:tabs>
        <w:ind w:left="848"/>
        <w:rPr>
          <w:rFonts w:asciiTheme="minorBidi" w:hAnsiTheme="minorBidi" w:cstheme="minorBidi"/>
          <w:sz w:val="24"/>
          <w:szCs w:val="24"/>
          <w:rtl/>
        </w:rPr>
      </w:pPr>
    </w:p>
    <w:p w14:paraId="26A66721" w14:textId="77777777" w:rsidR="00F50562" w:rsidRDefault="00F50562" w:rsidP="00F50562">
      <w:pPr>
        <w:tabs>
          <w:tab w:val="left" w:pos="1132"/>
        </w:tabs>
        <w:ind w:left="848"/>
        <w:rPr>
          <w:rFonts w:asciiTheme="minorBidi" w:hAnsiTheme="minorBidi" w:cstheme="minorBidi"/>
          <w:sz w:val="24"/>
          <w:szCs w:val="24"/>
          <w:rtl/>
        </w:rPr>
      </w:pPr>
    </w:p>
    <w:p w14:paraId="58CF3747" w14:textId="77777777" w:rsidR="00F50562" w:rsidRDefault="00F50562" w:rsidP="00F50562">
      <w:pPr>
        <w:tabs>
          <w:tab w:val="left" w:pos="1132"/>
        </w:tabs>
        <w:ind w:left="848"/>
        <w:rPr>
          <w:rFonts w:asciiTheme="minorBidi" w:hAnsiTheme="minorBidi" w:cstheme="minorBidi"/>
          <w:sz w:val="24"/>
          <w:szCs w:val="24"/>
          <w:rtl/>
        </w:rPr>
      </w:pPr>
    </w:p>
    <w:p w14:paraId="208873EA" w14:textId="77777777" w:rsidR="00F50562" w:rsidRDefault="00F50562" w:rsidP="00F50562">
      <w:pPr>
        <w:tabs>
          <w:tab w:val="left" w:pos="1132"/>
        </w:tabs>
        <w:ind w:left="848"/>
        <w:rPr>
          <w:rFonts w:asciiTheme="minorBidi" w:hAnsiTheme="minorBidi" w:cstheme="minorBidi"/>
          <w:sz w:val="24"/>
          <w:szCs w:val="24"/>
          <w:rtl/>
        </w:rPr>
      </w:pPr>
    </w:p>
    <w:p w14:paraId="2DD398AC" w14:textId="77777777" w:rsidR="00F50562" w:rsidRDefault="00F50562" w:rsidP="00F50562">
      <w:pPr>
        <w:tabs>
          <w:tab w:val="left" w:pos="1132"/>
        </w:tabs>
        <w:ind w:left="848"/>
        <w:rPr>
          <w:rFonts w:asciiTheme="minorBidi" w:hAnsiTheme="minorBidi" w:cstheme="minorBidi"/>
          <w:sz w:val="24"/>
          <w:szCs w:val="24"/>
          <w:rtl/>
        </w:rPr>
      </w:pPr>
    </w:p>
    <w:p w14:paraId="2994CEF6" w14:textId="77777777" w:rsidR="00F50562" w:rsidRDefault="00F50562" w:rsidP="00F50562">
      <w:pPr>
        <w:tabs>
          <w:tab w:val="left" w:pos="1132"/>
        </w:tabs>
        <w:ind w:left="848"/>
        <w:rPr>
          <w:rFonts w:asciiTheme="minorBidi" w:hAnsiTheme="minorBidi" w:cstheme="minorBidi"/>
          <w:sz w:val="24"/>
          <w:szCs w:val="24"/>
          <w:rtl/>
        </w:rPr>
      </w:pPr>
    </w:p>
    <w:p w14:paraId="4CD469FD" w14:textId="77777777" w:rsidR="00F50562" w:rsidRDefault="00F50562" w:rsidP="00F50562">
      <w:pPr>
        <w:tabs>
          <w:tab w:val="left" w:pos="1132"/>
        </w:tabs>
        <w:ind w:left="848"/>
        <w:rPr>
          <w:rFonts w:asciiTheme="minorBidi" w:hAnsiTheme="minorBidi" w:cstheme="minorBidi"/>
          <w:sz w:val="24"/>
          <w:szCs w:val="24"/>
          <w:rtl/>
        </w:rPr>
      </w:pPr>
    </w:p>
    <w:p w14:paraId="0BF2F8B6" w14:textId="77777777" w:rsidR="00F50562" w:rsidRDefault="00F50562" w:rsidP="00F50562">
      <w:pPr>
        <w:tabs>
          <w:tab w:val="left" w:pos="1132"/>
        </w:tabs>
        <w:ind w:left="848"/>
        <w:rPr>
          <w:rFonts w:asciiTheme="minorBidi" w:hAnsiTheme="minorBidi" w:cstheme="minorBidi"/>
          <w:sz w:val="24"/>
          <w:szCs w:val="24"/>
          <w:rtl/>
        </w:rPr>
      </w:pPr>
    </w:p>
    <w:p w14:paraId="033C23E1" w14:textId="77777777" w:rsidR="00F50562" w:rsidRDefault="00F50562" w:rsidP="00F50562">
      <w:pPr>
        <w:tabs>
          <w:tab w:val="left" w:pos="1132"/>
        </w:tabs>
        <w:ind w:left="848"/>
        <w:rPr>
          <w:rFonts w:asciiTheme="minorBidi" w:hAnsiTheme="minorBidi" w:cstheme="minorBidi"/>
          <w:sz w:val="24"/>
          <w:szCs w:val="24"/>
          <w:rtl/>
        </w:rPr>
      </w:pPr>
    </w:p>
    <w:p w14:paraId="35392656" w14:textId="77777777" w:rsidR="00F50562" w:rsidRDefault="00F50562" w:rsidP="00F50562">
      <w:pPr>
        <w:tabs>
          <w:tab w:val="left" w:pos="1132"/>
        </w:tabs>
        <w:ind w:left="848"/>
        <w:rPr>
          <w:rFonts w:asciiTheme="minorBidi" w:hAnsiTheme="minorBidi" w:cstheme="minorBidi"/>
          <w:sz w:val="24"/>
          <w:szCs w:val="24"/>
          <w:rtl/>
        </w:rPr>
      </w:pPr>
    </w:p>
    <w:p w14:paraId="6C80828A" w14:textId="77777777" w:rsidR="00F50562" w:rsidRDefault="00F50562" w:rsidP="00F50562">
      <w:pPr>
        <w:tabs>
          <w:tab w:val="left" w:pos="1132"/>
        </w:tabs>
        <w:ind w:left="848"/>
        <w:rPr>
          <w:rFonts w:asciiTheme="minorBidi" w:hAnsiTheme="minorBidi" w:cstheme="minorBidi"/>
          <w:sz w:val="24"/>
          <w:szCs w:val="24"/>
          <w:rtl/>
        </w:rPr>
      </w:pPr>
    </w:p>
    <w:p w14:paraId="191CDC0D" w14:textId="77777777" w:rsidR="00F50562" w:rsidRDefault="00F50562" w:rsidP="00F50562">
      <w:pPr>
        <w:tabs>
          <w:tab w:val="left" w:pos="1132"/>
        </w:tabs>
        <w:ind w:left="848"/>
        <w:rPr>
          <w:rFonts w:asciiTheme="minorBidi" w:hAnsiTheme="minorBidi" w:cstheme="minorBidi"/>
          <w:sz w:val="24"/>
          <w:szCs w:val="24"/>
          <w:rtl/>
        </w:rPr>
      </w:pPr>
    </w:p>
    <w:p w14:paraId="03329234" w14:textId="77777777" w:rsidR="00F50562" w:rsidRDefault="00F50562" w:rsidP="00F50562">
      <w:pPr>
        <w:tabs>
          <w:tab w:val="left" w:pos="1132"/>
        </w:tabs>
        <w:ind w:left="848"/>
        <w:rPr>
          <w:rFonts w:asciiTheme="minorBidi" w:hAnsiTheme="minorBidi" w:cstheme="minorBidi"/>
          <w:sz w:val="24"/>
          <w:szCs w:val="24"/>
          <w:rtl/>
        </w:rPr>
      </w:pPr>
    </w:p>
    <w:p w14:paraId="461F8033" w14:textId="77777777" w:rsidR="00F50562" w:rsidRDefault="00F50562" w:rsidP="00F50562">
      <w:pPr>
        <w:tabs>
          <w:tab w:val="left" w:pos="1132"/>
        </w:tabs>
        <w:ind w:left="848"/>
        <w:rPr>
          <w:rFonts w:asciiTheme="minorBidi" w:hAnsiTheme="minorBidi" w:cstheme="minorBidi"/>
          <w:sz w:val="24"/>
          <w:szCs w:val="24"/>
          <w:rtl/>
        </w:rPr>
      </w:pPr>
    </w:p>
    <w:p w14:paraId="4185FDEB" w14:textId="77777777" w:rsidR="00F50562" w:rsidRDefault="00F50562" w:rsidP="00F50562">
      <w:pPr>
        <w:tabs>
          <w:tab w:val="left" w:pos="1132"/>
        </w:tabs>
        <w:ind w:left="848"/>
        <w:rPr>
          <w:rFonts w:asciiTheme="minorBidi" w:hAnsiTheme="minorBidi" w:cstheme="minorBidi"/>
          <w:sz w:val="24"/>
          <w:szCs w:val="24"/>
          <w:rtl/>
        </w:rPr>
      </w:pPr>
    </w:p>
    <w:p w14:paraId="4C6B0599" w14:textId="77777777" w:rsidR="00F50562" w:rsidRDefault="00F50562" w:rsidP="00F50562">
      <w:pPr>
        <w:tabs>
          <w:tab w:val="left" w:pos="1132"/>
        </w:tabs>
        <w:ind w:left="848"/>
        <w:rPr>
          <w:rFonts w:asciiTheme="minorBidi" w:hAnsiTheme="minorBidi" w:cstheme="minorBidi"/>
          <w:sz w:val="24"/>
          <w:szCs w:val="24"/>
          <w:rtl/>
        </w:rPr>
      </w:pPr>
    </w:p>
    <w:p w14:paraId="40C2A7A2" w14:textId="77777777" w:rsidR="00F50562" w:rsidRDefault="00F50562" w:rsidP="00F50562">
      <w:pPr>
        <w:tabs>
          <w:tab w:val="left" w:pos="1132"/>
        </w:tabs>
        <w:ind w:left="848"/>
        <w:rPr>
          <w:rFonts w:asciiTheme="minorBidi" w:hAnsiTheme="minorBidi" w:cstheme="minorBidi"/>
          <w:sz w:val="24"/>
          <w:szCs w:val="24"/>
          <w:rtl/>
        </w:rPr>
      </w:pPr>
    </w:p>
    <w:p w14:paraId="06A5BEA8" w14:textId="77777777" w:rsidR="00F50562" w:rsidRPr="00645CE8" w:rsidRDefault="00F50562" w:rsidP="00F50562">
      <w:pPr>
        <w:tabs>
          <w:tab w:val="left" w:pos="1132"/>
        </w:tabs>
        <w:ind w:left="848"/>
        <w:rPr>
          <w:rFonts w:asciiTheme="minorBidi" w:hAnsiTheme="minorBidi" w:cstheme="minorBidi"/>
          <w:sz w:val="24"/>
          <w:szCs w:val="24"/>
        </w:rPr>
      </w:pPr>
    </w:p>
    <w:p w14:paraId="1F8FED7A" w14:textId="77777777" w:rsidR="00F50562" w:rsidRPr="00645CE8" w:rsidRDefault="00F50562" w:rsidP="00F50562">
      <w:pPr>
        <w:pStyle w:val="1"/>
        <w:spacing w:after="120"/>
        <w:rPr>
          <w:rFonts w:asciiTheme="minorBidi" w:hAnsiTheme="minorBidi" w:cstheme="minorBidi"/>
          <w:b/>
          <w:bCs w:val="0"/>
          <w:sz w:val="24"/>
          <w:szCs w:val="24"/>
          <w:rtl/>
        </w:rPr>
      </w:pPr>
      <w:bookmarkStart w:id="136" w:name="_Toc83818213"/>
      <w:r w:rsidRPr="00645CE8">
        <w:rPr>
          <w:rFonts w:asciiTheme="minorBidi" w:hAnsiTheme="minorBidi" w:cstheme="minorBidi"/>
          <w:sz w:val="24"/>
          <w:szCs w:val="24"/>
          <w:rtl/>
        </w:rPr>
        <w:t>16</w:t>
      </w:r>
      <w:r w:rsidRPr="00645CE8">
        <w:rPr>
          <w:rFonts w:asciiTheme="minorBidi" w:hAnsiTheme="minorBidi" w:cstheme="minorBidi"/>
          <w:b/>
          <w:sz w:val="24"/>
          <w:szCs w:val="24"/>
          <w:rtl/>
        </w:rPr>
        <w:t>. תלמידים מצטיינים</w:t>
      </w:r>
      <w:bookmarkEnd w:id="136"/>
    </w:p>
    <w:p w14:paraId="6F962EDE" w14:textId="77777777" w:rsidR="00F50562" w:rsidRPr="00645CE8" w:rsidRDefault="00F50562" w:rsidP="00F50562">
      <w:pPr>
        <w:spacing w:after="120"/>
        <w:ind w:left="-2"/>
        <w:rPr>
          <w:rFonts w:asciiTheme="minorBidi" w:hAnsiTheme="minorBidi" w:cstheme="minorBidi"/>
          <w:sz w:val="24"/>
          <w:szCs w:val="24"/>
          <w:rtl/>
        </w:rPr>
      </w:pPr>
      <w:r w:rsidRPr="00645CE8">
        <w:rPr>
          <w:rFonts w:asciiTheme="minorBidi" w:hAnsiTheme="minorBidi" w:cstheme="minorBidi"/>
          <w:sz w:val="24"/>
          <w:szCs w:val="24"/>
          <w:rtl/>
        </w:rPr>
        <w:t>האוניברסיטה העברית שואפת לעודד מצוינות בקרב תלמידיה. תלמידים מצטיינים יזכו להערכה על ידי הכללתם ברשימות המצטיינים השנתיות של דיקני הפקולטות והרקטור והענקת מענקי הצטיינות כפי שיפורט להלן.</w:t>
      </w:r>
    </w:p>
    <w:p w14:paraId="6F90FAC6" w14:textId="72D6E20C" w:rsidR="00F50562" w:rsidRPr="00645CE8" w:rsidRDefault="00F50562" w:rsidP="00F50562">
      <w:pPr>
        <w:jc w:val="both"/>
        <w:rPr>
          <w:rFonts w:asciiTheme="minorBidi" w:hAnsiTheme="minorBidi" w:cstheme="minorBidi"/>
          <w:sz w:val="24"/>
          <w:szCs w:val="24"/>
          <w:rtl/>
        </w:rPr>
      </w:pPr>
      <w:r w:rsidRPr="00645CE8">
        <w:rPr>
          <w:rFonts w:asciiTheme="minorBidi" w:hAnsiTheme="minorBidi" w:cstheme="minorBidi"/>
          <w:sz w:val="24"/>
          <w:szCs w:val="24"/>
          <w:rtl/>
        </w:rPr>
        <w:t>"רשימות הדיקן שיפורסמו בתחילת תשפ"</w:t>
      </w:r>
      <w:r>
        <w:rPr>
          <w:rFonts w:asciiTheme="minorBidi" w:hAnsiTheme="minorBidi" w:cstheme="minorBidi" w:hint="cs"/>
          <w:sz w:val="24"/>
          <w:szCs w:val="24"/>
          <w:rtl/>
        </w:rPr>
        <w:t>ה</w:t>
      </w:r>
      <w:r w:rsidRPr="00645CE8">
        <w:rPr>
          <w:rFonts w:asciiTheme="minorBidi" w:hAnsiTheme="minorBidi" w:cstheme="minorBidi"/>
          <w:sz w:val="24"/>
          <w:szCs w:val="24"/>
          <w:rtl/>
        </w:rPr>
        <w:t xml:space="preserve"> (המשקפות את הישגי התלמידים </w:t>
      </w:r>
      <w:proofErr w:type="spellStart"/>
      <w:r w:rsidRPr="00645CE8">
        <w:rPr>
          <w:rFonts w:asciiTheme="minorBidi" w:hAnsiTheme="minorBidi" w:cstheme="minorBidi"/>
          <w:sz w:val="24"/>
          <w:szCs w:val="24"/>
          <w:rtl/>
        </w:rPr>
        <w:t>בתשפ"</w:t>
      </w:r>
      <w:r>
        <w:rPr>
          <w:rFonts w:asciiTheme="minorBidi" w:hAnsiTheme="minorBidi" w:cstheme="minorBidi" w:hint="cs"/>
          <w:sz w:val="24"/>
          <w:szCs w:val="24"/>
          <w:rtl/>
        </w:rPr>
        <w:t>ד</w:t>
      </w:r>
      <w:proofErr w:type="spellEnd"/>
      <w:r w:rsidRPr="00645CE8">
        <w:rPr>
          <w:rFonts w:asciiTheme="minorBidi" w:hAnsiTheme="minorBidi" w:cstheme="minorBidi"/>
          <w:sz w:val="24"/>
          <w:szCs w:val="24"/>
          <w:rtl/>
        </w:rPr>
        <w:t>) שוקללו על פי הכללים המפורטים בתקנון תשפ"ד.</w:t>
      </w:r>
    </w:p>
    <w:p w14:paraId="27F16F26" w14:textId="77777777" w:rsidR="00F50562" w:rsidRPr="00645CE8" w:rsidRDefault="00F50562" w:rsidP="00F50562">
      <w:pPr>
        <w:spacing w:after="120"/>
        <w:ind w:left="-2"/>
        <w:rPr>
          <w:rFonts w:asciiTheme="minorBidi" w:hAnsiTheme="minorBidi" w:cstheme="minorBidi"/>
          <w:sz w:val="24"/>
          <w:szCs w:val="24"/>
          <w:rtl/>
        </w:rPr>
      </w:pPr>
    </w:p>
    <w:p w14:paraId="7441C9F6" w14:textId="77777777" w:rsidR="00F50562" w:rsidRPr="00645CE8" w:rsidRDefault="00F50562" w:rsidP="00F50562">
      <w:pPr>
        <w:pStyle w:val="ad"/>
        <w:numPr>
          <w:ilvl w:val="1"/>
          <w:numId w:val="24"/>
        </w:numPr>
        <w:spacing w:after="120"/>
        <w:contextualSpacing w:val="0"/>
        <w:rPr>
          <w:rFonts w:asciiTheme="minorBidi" w:hAnsiTheme="minorBidi" w:cstheme="minorBidi"/>
          <w:sz w:val="24"/>
          <w:szCs w:val="24"/>
          <w:rtl/>
        </w:rPr>
      </w:pPr>
      <w:r w:rsidRPr="00645CE8">
        <w:rPr>
          <w:rFonts w:asciiTheme="minorBidi" w:hAnsiTheme="minorBidi" w:cstheme="minorBidi"/>
          <w:b/>
          <w:bCs/>
          <w:sz w:val="24"/>
          <w:szCs w:val="24"/>
          <w:rtl/>
        </w:rPr>
        <w:t xml:space="preserve"> נהלים כלליים</w:t>
      </w:r>
    </w:p>
    <w:p w14:paraId="1AEDD54F" w14:textId="77777777" w:rsidR="00F50562" w:rsidRPr="00645CE8" w:rsidRDefault="00F50562" w:rsidP="00F50562">
      <w:pPr>
        <w:pStyle w:val="ad"/>
        <w:numPr>
          <w:ilvl w:val="2"/>
          <w:numId w:val="24"/>
        </w:numPr>
        <w:tabs>
          <w:tab w:val="left" w:pos="1382"/>
        </w:tabs>
        <w:spacing w:after="120"/>
        <w:contextualSpacing w:val="0"/>
        <w:rPr>
          <w:rFonts w:asciiTheme="minorBidi" w:hAnsiTheme="minorBidi" w:cstheme="minorBidi"/>
          <w:b/>
          <w:bCs/>
          <w:sz w:val="24"/>
          <w:szCs w:val="24"/>
        </w:rPr>
      </w:pPr>
      <w:r w:rsidRPr="00645CE8">
        <w:rPr>
          <w:rFonts w:asciiTheme="minorBidi" w:hAnsiTheme="minorBidi" w:cstheme="minorBidi"/>
          <w:b/>
          <w:bCs/>
          <w:sz w:val="24"/>
          <w:szCs w:val="24"/>
          <w:rtl/>
        </w:rPr>
        <w:t>המועד הקובע</w:t>
      </w:r>
      <w:r w:rsidRPr="00645CE8">
        <w:rPr>
          <w:rFonts w:asciiTheme="minorBidi" w:hAnsiTheme="minorBidi" w:cstheme="minorBidi"/>
          <w:sz w:val="24"/>
          <w:szCs w:val="24"/>
          <w:rtl/>
        </w:rPr>
        <w:t xml:space="preserve"> לחישוב ממוצע הציונים לקביעת מדרג המצטיינים הוא </w:t>
      </w:r>
      <w:r w:rsidRPr="00645CE8">
        <w:rPr>
          <w:rFonts w:asciiTheme="minorBidi" w:hAnsiTheme="minorBidi" w:cstheme="minorBidi"/>
          <w:b/>
          <w:bCs/>
          <w:sz w:val="24"/>
          <w:szCs w:val="24"/>
          <w:rtl/>
        </w:rPr>
        <w:t>יום ב' בשבוע הרביעי של שנת הלימודים</w:t>
      </w:r>
      <w:r w:rsidRPr="00645CE8">
        <w:rPr>
          <w:rFonts w:asciiTheme="minorBidi" w:hAnsiTheme="minorBidi" w:cstheme="minorBidi"/>
          <w:sz w:val="24"/>
          <w:szCs w:val="24"/>
          <w:rtl/>
        </w:rPr>
        <w:t xml:space="preserve">. ציונים שייקלטו לאחר מועד זה לא יובאו בחשבון בממוצע זה. </w:t>
      </w:r>
    </w:p>
    <w:p w14:paraId="311D03C1" w14:textId="77777777" w:rsidR="00F50562" w:rsidRPr="00645CE8" w:rsidRDefault="00F50562" w:rsidP="00F50562">
      <w:pPr>
        <w:pStyle w:val="ad"/>
        <w:numPr>
          <w:ilvl w:val="2"/>
          <w:numId w:val="24"/>
        </w:numPr>
        <w:tabs>
          <w:tab w:val="left" w:pos="1382"/>
        </w:tabs>
        <w:spacing w:after="120"/>
        <w:contextualSpacing w:val="0"/>
        <w:rPr>
          <w:rFonts w:asciiTheme="minorBidi" w:hAnsiTheme="minorBidi" w:cstheme="minorBidi"/>
          <w:sz w:val="24"/>
          <w:szCs w:val="24"/>
        </w:rPr>
      </w:pPr>
      <w:r w:rsidRPr="00645CE8">
        <w:rPr>
          <w:rFonts w:asciiTheme="minorBidi" w:hAnsiTheme="minorBidi" w:cstheme="minorBidi"/>
          <w:b/>
          <w:bCs/>
          <w:sz w:val="24"/>
          <w:szCs w:val="24"/>
          <w:rtl/>
        </w:rPr>
        <w:t xml:space="preserve"> </w:t>
      </w:r>
      <w:r w:rsidRPr="00645CE8">
        <w:rPr>
          <w:rFonts w:asciiTheme="minorBidi" w:hAnsiTheme="minorBidi" w:cstheme="minorBidi"/>
          <w:sz w:val="24"/>
          <w:szCs w:val="24"/>
          <w:rtl/>
        </w:rPr>
        <w:t xml:space="preserve">מיקומו של תלמיד במדרג המצטיינים ייקבע בהתאם לשיוך  החוגי שלו </w:t>
      </w:r>
    </w:p>
    <w:p w14:paraId="4125C49A" w14:textId="77777777" w:rsidR="00F50562" w:rsidRPr="00645CE8" w:rsidRDefault="00F50562" w:rsidP="00F50562">
      <w:pPr>
        <w:pStyle w:val="ad"/>
        <w:numPr>
          <w:ilvl w:val="2"/>
          <w:numId w:val="24"/>
        </w:numPr>
        <w:tabs>
          <w:tab w:val="left" w:pos="1341"/>
          <w:tab w:val="left" w:pos="1382"/>
        </w:tabs>
        <w:spacing w:after="120"/>
        <w:contextualSpacing w:val="0"/>
        <w:rPr>
          <w:rFonts w:asciiTheme="minorBidi" w:hAnsiTheme="minorBidi" w:cstheme="minorBidi"/>
          <w:sz w:val="24"/>
          <w:szCs w:val="24"/>
          <w:rtl/>
        </w:rPr>
      </w:pPr>
      <w:r w:rsidRPr="00645CE8">
        <w:rPr>
          <w:rFonts w:asciiTheme="minorBidi" w:hAnsiTheme="minorBidi" w:cstheme="minorBidi"/>
          <w:sz w:val="24"/>
          <w:szCs w:val="24"/>
          <w:rtl/>
        </w:rPr>
        <w:t xml:space="preserve">בבואם להרכיב את רשימות המצטיינים ולבחור במקבלי המענקים רשאים הדיקנים והרקטור שלא לכלול ברשימה ושלא להעניק מענק או פרס למי שעבר עבירת משמעת. </w:t>
      </w:r>
    </w:p>
    <w:p w14:paraId="60F41857" w14:textId="77777777" w:rsidR="00F50562" w:rsidRPr="00645CE8" w:rsidRDefault="00F50562" w:rsidP="00F50562">
      <w:pPr>
        <w:pStyle w:val="ad"/>
        <w:numPr>
          <w:ilvl w:val="2"/>
          <w:numId w:val="24"/>
        </w:numPr>
        <w:tabs>
          <w:tab w:val="left" w:pos="1341"/>
          <w:tab w:val="left" w:pos="1382"/>
        </w:tabs>
        <w:spacing w:after="120"/>
        <w:contextualSpacing w:val="0"/>
        <w:rPr>
          <w:rFonts w:asciiTheme="minorBidi" w:hAnsiTheme="minorBidi" w:cstheme="minorBidi"/>
          <w:sz w:val="24"/>
          <w:szCs w:val="24"/>
        </w:rPr>
      </w:pPr>
      <w:r w:rsidRPr="00645CE8">
        <w:rPr>
          <w:rFonts w:asciiTheme="minorBidi" w:hAnsiTheme="minorBidi" w:cstheme="minorBidi"/>
          <w:sz w:val="24"/>
          <w:szCs w:val="24"/>
          <w:rtl/>
        </w:rPr>
        <w:t xml:space="preserve">רשימות המועמדים לרשימות הדיקן לשנה מסוימת יפורסמו </w:t>
      </w:r>
      <w:r w:rsidRPr="00645CE8">
        <w:rPr>
          <w:rFonts w:asciiTheme="minorBidi" w:hAnsiTheme="minorBidi" w:cstheme="minorBidi"/>
          <w:b/>
          <w:bCs/>
          <w:sz w:val="24"/>
          <w:szCs w:val="24"/>
          <w:rtl/>
        </w:rPr>
        <w:t>עד השבוע השמיני של שנת הלימודים</w:t>
      </w:r>
      <w:r w:rsidRPr="00645CE8">
        <w:rPr>
          <w:rFonts w:asciiTheme="minorBidi" w:hAnsiTheme="minorBidi" w:cstheme="minorBidi"/>
          <w:sz w:val="24"/>
          <w:szCs w:val="24"/>
          <w:rtl/>
        </w:rPr>
        <w:t xml:space="preserve">. תלמידים הסבורים כי הם זכאים להיכלל ברשימה ואינם מופיעים בה, יפנו בעניין בכתב למזכירות הפקולטה בתוך שבועיים ממועד פרסום הרשימה. </w:t>
      </w:r>
    </w:p>
    <w:p w14:paraId="0F56BDFD" w14:textId="77777777" w:rsidR="00F50562" w:rsidRPr="00645CE8" w:rsidRDefault="00F50562" w:rsidP="00F50562">
      <w:pPr>
        <w:pStyle w:val="ad"/>
        <w:numPr>
          <w:ilvl w:val="2"/>
          <w:numId w:val="24"/>
        </w:numPr>
        <w:tabs>
          <w:tab w:val="left" w:pos="1341"/>
          <w:tab w:val="left" w:pos="1382"/>
        </w:tabs>
        <w:spacing w:after="120"/>
        <w:contextualSpacing w:val="0"/>
        <w:rPr>
          <w:rFonts w:asciiTheme="minorBidi" w:hAnsiTheme="minorBidi" w:cstheme="minorBidi"/>
          <w:sz w:val="24"/>
          <w:szCs w:val="24"/>
        </w:rPr>
      </w:pPr>
      <w:r w:rsidRPr="00645CE8">
        <w:rPr>
          <w:rFonts w:asciiTheme="minorBidi" w:hAnsiTheme="minorBidi" w:cstheme="minorBidi"/>
          <w:sz w:val="24"/>
          <w:szCs w:val="24"/>
          <w:rtl/>
        </w:rPr>
        <w:t>התלמידים שנכללים ברשימת המצטיינים יקבלו הודעה מהפקולטה ותעודה חתומה בידי הדיקן. הערה בדבר הצטיינות זו תודפס באישור הלימודים והציונים של התלמידים.</w:t>
      </w:r>
    </w:p>
    <w:p w14:paraId="0DC35A78" w14:textId="77777777" w:rsidR="00F50562" w:rsidRPr="00645CE8" w:rsidRDefault="00F50562" w:rsidP="00F50562">
      <w:pPr>
        <w:pStyle w:val="ad"/>
        <w:numPr>
          <w:ilvl w:val="2"/>
          <w:numId w:val="24"/>
        </w:numPr>
        <w:tabs>
          <w:tab w:val="left" w:pos="1341"/>
          <w:tab w:val="left" w:pos="1382"/>
        </w:tabs>
        <w:spacing w:after="120"/>
        <w:contextualSpacing w:val="0"/>
        <w:rPr>
          <w:rFonts w:asciiTheme="minorBidi" w:hAnsiTheme="minorBidi" w:cstheme="minorBidi"/>
          <w:sz w:val="24"/>
          <w:szCs w:val="24"/>
        </w:rPr>
      </w:pPr>
      <w:r w:rsidRPr="00645CE8">
        <w:rPr>
          <w:rFonts w:asciiTheme="minorBidi" w:hAnsiTheme="minorBidi" w:cstheme="minorBidi"/>
          <w:sz w:val="24"/>
          <w:szCs w:val="24"/>
          <w:rtl/>
        </w:rPr>
        <w:t>תלמיד אינו זכאי לקבל מענק הצטיינות או פרס רקטור לאחר תום שנת הלימודים האחרונה לפי שנות התקן לתואר.</w:t>
      </w:r>
    </w:p>
    <w:p w14:paraId="1A7272FB" w14:textId="77777777" w:rsidR="00F50562" w:rsidRPr="00645CE8" w:rsidRDefault="00F50562" w:rsidP="00F50562">
      <w:pPr>
        <w:pStyle w:val="ad"/>
        <w:numPr>
          <w:ilvl w:val="2"/>
          <w:numId w:val="24"/>
        </w:numPr>
        <w:tabs>
          <w:tab w:val="left" w:pos="1341"/>
          <w:tab w:val="left" w:pos="1382"/>
        </w:tabs>
        <w:spacing w:after="120"/>
        <w:contextualSpacing w:val="0"/>
        <w:rPr>
          <w:rFonts w:asciiTheme="minorBidi" w:hAnsiTheme="minorBidi" w:cstheme="minorBidi"/>
          <w:sz w:val="24"/>
          <w:szCs w:val="24"/>
        </w:rPr>
      </w:pPr>
      <w:r w:rsidRPr="00645CE8">
        <w:rPr>
          <w:rFonts w:asciiTheme="minorBidi" w:hAnsiTheme="minorBidi" w:cstheme="minorBidi"/>
          <w:sz w:val="24"/>
          <w:szCs w:val="24"/>
          <w:rtl/>
        </w:rPr>
        <w:t xml:space="preserve">תלמיד הזכאי למענק הצטיינות או פרס הרקטור, ישלם את שכר הלימוד  לפי מועדי התשלום המקובלים  ללא קשר למועד קבלת פטור שכר הלימוד. </w:t>
      </w:r>
    </w:p>
    <w:p w14:paraId="33B1C24E" w14:textId="77777777" w:rsidR="00F50562" w:rsidRPr="00645CE8" w:rsidRDefault="00F50562" w:rsidP="00F50562">
      <w:pPr>
        <w:pStyle w:val="ad"/>
        <w:numPr>
          <w:ilvl w:val="2"/>
          <w:numId w:val="24"/>
        </w:numPr>
        <w:tabs>
          <w:tab w:val="left" w:pos="1341"/>
          <w:tab w:val="left" w:pos="1382"/>
        </w:tabs>
        <w:spacing w:after="120"/>
        <w:contextualSpacing w:val="0"/>
        <w:rPr>
          <w:rFonts w:asciiTheme="minorBidi" w:hAnsiTheme="minorBidi" w:cstheme="minorBidi"/>
          <w:sz w:val="24"/>
          <w:szCs w:val="24"/>
          <w:rtl/>
        </w:rPr>
      </w:pPr>
      <w:r w:rsidRPr="00645CE8">
        <w:rPr>
          <w:rFonts w:asciiTheme="minorBidi" w:hAnsiTheme="minorBidi" w:cstheme="minorBidi"/>
          <w:sz w:val="24"/>
          <w:szCs w:val="24"/>
          <w:rtl/>
        </w:rPr>
        <w:t>תלמידים ששכר הלימוד ממומן על ידי גורם אחר אינם זכאים לפטור משכר לימוד בגין הישגיהם הלימודיים</w:t>
      </w:r>
      <w:r w:rsidRPr="00645CE8">
        <w:rPr>
          <w:rFonts w:asciiTheme="minorBidi" w:hAnsiTheme="minorBidi" w:cstheme="minorBidi"/>
          <w:sz w:val="24"/>
          <w:szCs w:val="24"/>
        </w:rPr>
        <w:t>.</w:t>
      </w:r>
      <w:r w:rsidRPr="00645CE8">
        <w:rPr>
          <w:rFonts w:asciiTheme="minorBidi" w:hAnsiTheme="minorBidi" w:cstheme="minorBidi"/>
          <w:sz w:val="24"/>
          <w:szCs w:val="24"/>
          <w:rtl/>
        </w:rPr>
        <w:t xml:space="preserve"> תלמיד שזכאי לפטור שכר לימוד (פרס דיקן לתואר בוגר), המקבל בשנת הלימודים שבה מוענק לו פרס הדיקן  (מלא או חלקי)פטור משכר לימוד בגין משרת עוזר הוראה, יזכה במענק כספי בגובה הפטור משכר לימוד לו הוא זכאי בגין המשרה בה הוא מכהן, לאחר השלמה לפטור מ-100% שכר הלימוד השנתי כאמור לעיל. </w:t>
      </w:r>
    </w:p>
    <w:p w14:paraId="4577E9E0" w14:textId="77777777" w:rsidR="00F50562" w:rsidRPr="00645CE8" w:rsidRDefault="00F50562" w:rsidP="00F50562">
      <w:pPr>
        <w:tabs>
          <w:tab w:val="left" w:pos="1382"/>
        </w:tabs>
        <w:spacing w:after="120"/>
        <w:rPr>
          <w:rFonts w:asciiTheme="minorBidi" w:hAnsiTheme="minorBidi" w:cstheme="minorBidi"/>
          <w:b/>
          <w:bCs/>
          <w:i/>
          <w:iCs/>
          <w:sz w:val="24"/>
          <w:szCs w:val="24"/>
          <w:rtl/>
        </w:rPr>
      </w:pPr>
    </w:p>
    <w:p w14:paraId="2454116A" w14:textId="77777777" w:rsidR="00F50562" w:rsidRPr="00645CE8" w:rsidRDefault="00F50562" w:rsidP="00F50562">
      <w:pPr>
        <w:pStyle w:val="2"/>
        <w:numPr>
          <w:ilvl w:val="1"/>
          <w:numId w:val="24"/>
        </w:numPr>
        <w:tabs>
          <w:tab w:val="num" w:pos="360"/>
          <w:tab w:val="num" w:pos="1080"/>
        </w:tabs>
        <w:spacing w:before="0" w:after="120"/>
        <w:ind w:left="0" w:firstLine="0"/>
        <w:rPr>
          <w:rFonts w:asciiTheme="minorBidi" w:hAnsiTheme="minorBidi" w:cstheme="minorBidi"/>
          <w:sz w:val="24"/>
          <w:szCs w:val="24"/>
          <w:rtl/>
        </w:rPr>
      </w:pPr>
      <w:bookmarkStart w:id="137" w:name="_Toc83818214"/>
      <w:r w:rsidRPr="00645CE8">
        <w:rPr>
          <w:rFonts w:asciiTheme="minorBidi" w:hAnsiTheme="minorBidi" w:cstheme="minorBidi"/>
          <w:sz w:val="24"/>
          <w:szCs w:val="24"/>
          <w:rtl/>
        </w:rPr>
        <w:t xml:space="preserve">תלמידים מצטיינים לתואר בוגר </w:t>
      </w:r>
    </w:p>
    <w:p w14:paraId="482CDD95"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16.2.1 </w:t>
      </w:r>
      <w:r w:rsidRPr="00645CE8">
        <w:rPr>
          <w:rFonts w:asciiTheme="minorBidi" w:hAnsiTheme="minorBidi" w:cstheme="minorBidi"/>
          <w:sz w:val="24"/>
          <w:szCs w:val="24"/>
          <w:u w:val="single"/>
          <w:rtl/>
        </w:rPr>
        <w:t>רשימת הדיקן לתואר בוגר</w:t>
      </w:r>
    </w:p>
    <w:p w14:paraId="7C3D814E" w14:textId="77777777" w:rsidR="00F50562" w:rsidRPr="00645CE8" w:rsidRDefault="00F50562" w:rsidP="00F50562">
      <w:pPr>
        <w:spacing w:after="120"/>
        <w:ind w:left="907" w:hanging="907"/>
        <w:rPr>
          <w:rFonts w:asciiTheme="minorBidi" w:hAnsiTheme="minorBidi" w:cstheme="minorBidi"/>
          <w:sz w:val="24"/>
          <w:szCs w:val="24"/>
          <w:rtl/>
        </w:rPr>
      </w:pPr>
      <w:r w:rsidRPr="00645CE8">
        <w:rPr>
          <w:rFonts w:asciiTheme="minorBidi" w:hAnsiTheme="minorBidi" w:cstheme="minorBidi"/>
          <w:sz w:val="24"/>
          <w:szCs w:val="24"/>
          <w:rtl/>
        </w:rPr>
        <w:t xml:space="preserve">16.2.1.1 ברשימת הדיקן לתואר בוגר יכללו תלמידי השנים ב' ו- ג' ובוגרים (לאחר סיום לימודיהם) שמספרם עד עשרה אחוזים מבין התלמידים לתואר בוגר בכל פקולטה בשנת הלימודים שבגין ההישגים בה נקבעת הרשימה וממוצע </w:t>
      </w:r>
      <w:proofErr w:type="spellStart"/>
      <w:r w:rsidRPr="00645CE8">
        <w:rPr>
          <w:rFonts w:asciiTheme="minorBidi" w:hAnsiTheme="minorBidi" w:cstheme="minorBidi"/>
          <w:sz w:val="24"/>
          <w:szCs w:val="24"/>
          <w:rtl/>
        </w:rPr>
        <w:t>ציוניהם</w:t>
      </w:r>
      <w:proofErr w:type="spellEnd"/>
      <w:r w:rsidRPr="00645CE8">
        <w:rPr>
          <w:rFonts w:asciiTheme="minorBidi" w:hAnsiTheme="minorBidi" w:cstheme="minorBidi"/>
          <w:sz w:val="24"/>
          <w:szCs w:val="24"/>
          <w:rtl/>
        </w:rPr>
        <w:t xml:space="preserve"> במועד הקובע אינו  נמוך מ- 85.</w:t>
      </w:r>
    </w:p>
    <w:p w14:paraId="5E9687EB" w14:textId="77777777" w:rsidR="00F50562" w:rsidRPr="00645CE8" w:rsidRDefault="00F50562" w:rsidP="00F50562">
      <w:pPr>
        <w:spacing w:after="120"/>
        <w:ind w:left="907" w:hanging="907"/>
        <w:rPr>
          <w:rFonts w:asciiTheme="minorBidi" w:hAnsiTheme="minorBidi" w:cstheme="minorBidi"/>
          <w:sz w:val="24"/>
          <w:szCs w:val="24"/>
          <w:rtl/>
        </w:rPr>
      </w:pPr>
    </w:p>
    <w:p w14:paraId="4FE92281" w14:textId="77777777" w:rsidR="00F50562" w:rsidRPr="00645CE8" w:rsidRDefault="00F50562" w:rsidP="00F50562">
      <w:pPr>
        <w:spacing w:after="120"/>
        <w:ind w:left="907" w:hanging="907"/>
        <w:rPr>
          <w:rFonts w:asciiTheme="minorBidi" w:hAnsiTheme="minorBidi" w:cstheme="minorBidi"/>
          <w:sz w:val="24"/>
          <w:szCs w:val="24"/>
          <w:rtl/>
        </w:rPr>
      </w:pPr>
      <w:r w:rsidRPr="00645CE8">
        <w:rPr>
          <w:rFonts w:asciiTheme="minorBidi" w:hAnsiTheme="minorBidi" w:cstheme="minorBidi"/>
          <w:sz w:val="24"/>
          <w:szCs w:val="24"/>
          <w:rtl/>
        </w:rPr>
        <w:t xml:space="preserve">16.2.1.2 ההצטיינות תקבע על בסיס הישגי התלמיד בכל החוגים הרשומים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הלימודים, בכפוף לכללים הבאים:</w:t>
      </w:r>
    </w:p>
    <w:p w14:paraId="3DDD8A6D" w14:textId="77777777" w:rsidR="00F50562" w:rsidRPr="00645CE8" w:rsidRDefault="00F50562" w:rsidP="00F50562">
      <w:pPr>
        <w:spacing w:after="120"/>
        <w:ind w:left="907" w:hanging="907"/>
        <w:rPr>
          <w:rFonts w:asciiTheme="minorBidi" w:hAnsiTheme="minorBidi" w:cstheme="minorBidi"/>
          <w:sz w:val="24"/>
          <w:szCs w:val="24"/>
        </w:rPr>
      </w:pPr>
      <w:r w:rsidRPr="00645CE8">
        <w:rPr>
          <w:rFonts w:asciiTheme="minorBidi" w:hAnsiTheme="minorBidi" w:cstheme="minorBidi"/>
          <w:sz w:val="24"/>
          <w:szCs w:val="24"/>
          <w:rtl/>
        </w:rPr>
        <w:t xml:space="preserve">א. יש ללמוד תוכנית לימודים מלאה בתואר בהתאם להגדרות הבאות: </w:t>
      </w:r>
    </w:p>
    <w:p w14:paraId="77145016" w14:textId="77777777" w:rsidR="00F50562" w:rsidRPr="00645CE8" w:rsidRDefault="00F50562" w:rsidP="00F50562">
      <w:pPr>
        <w:pStyle w:val="ad"/>
        <w:spacing w:after="120"/>
        <w:rPr>
          <w:rFonts w:asciiTheme="minorBidi" w:hAnsiTheme="minorBidi" w:cstheme="minorBidi"/>
          <w:sz w:val="24"/>
          <w:szCs w:val="24"/>
        </w:rPr>
      </w:pPr>
      <w:r w:rsidRPr="00645CE8">
        <w:rPr>
          <w:rFonts w:asciiTheme="minorBidi" w:hAnsiTheme="minorBidi" w:cstheme="minorBidi"/>
          <w:sz w:val="24"/>
          <w:szCs w:val="24"/>
          <w:rtl/>
        </w:rPr>
        <w:t>1. תכנית לימודים מלאה בפקולטות ובבתי הספר העיוניים (מדעי הרוח, מדעי החברה, משפטים, מנהל עסקים, עבודה סוציאלית וחינוך) ובחוגים כלכלת סביבה וניהול והחוג לניהול מלונאות ומשאבי מזון, כוללת לפחות 36 נ"ז. תלמידי השנה האחרונה במסגרת שנות התקן לתואר נדרשים ל- 32 נ"ז לפחות</w:t>
      </w:r>
      <w:r w:rsidRPr="00645CE8">
        <w:rPr>
          <w:rFonts w:asciiTheme="minorBidi" w:hAnsiTheme="minorBidi" w:cstheme="minorBidi"/>
          <w:sz w:val="24"/>
          <w:szCs w:val="24"/>
        </w:rPr>
        <w:t>.</w:t>
      </w:r>
    </w:p>
    <w:p w14:paraId="615149AF" w14:textId="77777777" w:rsidR="00F50562" w:rsidRPr="00645CE8" w:rsidRDefault="00F50562" w:rsidP="00F50562">
      <w:pPr>
        <w:pStyle w:val="ad"/>
        <w:spacing w:after="120"/>
        <w:rPr>
          <w:rFonts w:asciiTheme="minorBidi" w:hAnsiTheme="minorBidi" w:cstheme="minorBidi"/>
          <w:sz w:val="24"/>
          <w:szCs w:val="24"/>
          <w:rtl/>
        </w:rPr>
      </w:pPr>
    </w:p>
    <w:p w14:paraId="0684BBC9" w14:textId="77777777" w:rsidR="00F50562" w:rsidRPr="00645CE8" w:rsidRDefault="00F50562" w:rsidP="00F50562">
      <w:pPr>
        <w:pStyle w:val="ad"/>
        <w:spacing w:after="120"/>
        <w:rPr>
          <w:rFonts w:asciiTheme="minorBidi" w:hAnsiTheme="minorBidi" w:cstheme="minorBidi"/>
          <w:sz w:val="24"/>
          <w:szCs w:val="24"/>
          <w:rtl/>
        </w:rPr>
      </w:pPr>
      <w:r w:rsidRPr="00645CE8">
        <w:rPr>
          <w:rFonts w:asciiTheme="minorBidi" w:hAnsiTheme="minorBidi" w:cstheme="minorBidi"/>
          <w:sz w:val="24"/>
          <w:szCs w:val="24"/>
          <w:rtl/>
        </w:rPr>
        <w:t>2. תכנית לימודים מלאה בפקולטות ובבתי הספר הניסויים (מדעי הטבע, חקלאות, רפואה, מדעי הרפואה, רפואת שיניים, רוקחות, ריפוי בעיסוק, סיעוד (שנה ב' ), הנדסה ומדעי המחשב) כוללת לפחות 45 נ"ז. סיעוד שנה א' כוללת לפחות 41 נ"ז . תלמידי השנה האחרונה במסגרת שנות התקן לתואר נדרשים ל- 38-40 נ"ז לפחות, בהתאם להחלטת הפקולטה (</w:t>
      </w:r>
      <w:proofErr w:type="spellStart"/>
      <w:r w:rsidRPr="00645CE8">
        <w:rPr>
          <w:rFonts w:asciiTheme="minorBidi" w:hAnsiTheme="minorBidi" w:cstheme="minorBidi"/>
          <w:sz w:val="24"/>
          <w:szCs w:val="24"/>
          <w:rtl/>
        </w:rPr>
        <w:t>סעוד</w:t>
      </w:r>
      <w:proofErr w:type="spellEnd"/>
      <w:r w:rsidRPr="00645CE8">
        <w:rPr>
          <w:rFonts w:asciiTheme="minorBidi" w:hAnsiTheme="minorBidi" w:cstheme="minorBidi"/>
          <w:sz w:val="24"/>
          <w:szCs w:val="24"/>
          <w:rtl/>
        </w:rPr>
        <w:t>, שנה ג' – כניסה למדרג עם מינימום של 42.5 נ"ז).</w:t>
      </w:r>
    </w:p>
    <w:p w14:paraId="2D24AF24" w14:textId="77777777" w:rsidR="00F50562" w:rsidRPr="00645CE8" w:rsidRDefault="00F50562" w:rsidP="00F50562">
      <w:pPr>
        <w:spacing w:after="120"/>
        <w:ind w:left="907" w:hanging="907"/>
        <w:rPr>
          <w:rFonts w:asciiTheme="minorBidi" w:hAnsiTheme="minorBidi" w:cstheme="minorBidi"/>
          <w:sz w:val="24"/>
          <w:szCs w:val="24"/>
          <w:rtl/>
        </w:rPr>
      </w:pPr>
    </w:p>
    <w:p w14:paraId="735FB67E" w14:textId="77777777" w:rsidR="00F50562" w:rsidRPr="00645CE8" w:rsidRDefault="00F50562" w:rsidP="00F50562">
      <w:pPr>
        <w:pStyle w:val="ad"/>
        <w:numPr>
          <w:ilvl w:val="0"/>
          <w:numId w:val="48"/>
        </w:numPr>
        <w:spacing w:after="120"/>
        <w:ind w:left="1080"/>
        <w:rPr>
          <w:rFonts w:asciiTheme="minorBidi" w:hAnsiTheme="minorBidi" w:cstheme="minorBidi"/>
          <w:sz w:val="24"/>
          <w:szCs w:val="24"/>
          <w:rtl/>
        </w:rPr>
      </w:pPr>
      <w:r w:rsidRPr="00645CE8">
        <w:rPr>
          <w:rFonts w:asciiTheme="minorBidi" w:hAnsiTheme="minorBidi" w:cstheme="minorBidi"/>
          <w:b/>
          <w:bCs/>
          <w:sz w:val="24"/>
          <w:szCs w:val="24"/>
          <w:rtl/>
        </w:rPr>
        <w:t xml:space="preserve">בחישוב </w:t>
      </w:r>
      <w:proofErr w:type="spellStart"/>
      <w:r w:rsidRPr="00645CE8">
        <w:rPr>
          <w:rFonts w:asciiTheme="minorBidi" w:hAnsiTheme="minorBidi" w:cstheme="minorBidi"/>
          <w:b/>
          <w:bCs/>
          <w:sz w:val="24"/>
          <w:szCs w:val="24"/>
          <w:rtl/>
        </w:rPr>
        <w:t>הנ"ז</w:t>
      </w:r>
      <w:proofErr w:type="spellEnd"/>
      <w:r w:rsidRPr="00645CE8">
        <w:rPr>
          <w:rFonts w:asciiTheme="minorBidi" w:hAnsiTheme="minorBidi" w:cstheme="minorBidi"/>
          <w:b/>
          <w:bCs/>
          <w:sz w:val="24"/>
          <w:szCs w:val="24"/>
          <w:rtl/>
        </w:rPr>
        <w:t xml:space="preserve"> </w:t>
      </w:r>
      <w:proofErr w:type="spellStart"/>
      <w:r w:rsidRPr="00645CE8">
        <w:rPr>
          <w:rFonts w:asciiTheme="minorBidi" w:hAnsiTheme="minorBidi" w:cstheme="minorBidi"/>
          <w:b/>
          <w:bCs/>
          <w:sz w:val="24"/>
          <w:szCs w:val="24"/>
          <w:rtl/>
        </w:rPr>
        <w:t>בתכנית</w:t>
      </w:r>
      <w:proofErr w:type="spellEnd"/>
      <w:r w:rsidRPr="00645CE8">
        <w:rPr>
          <w:rFonts w:asciiTheme="minorBidi" w:hAnsiTheme="minorBidi" w:cstheme="minorBidi"/>
          <w:b/>
          <w:bCs/>
          <w:sz w:val="24"/>
          <w:szCs w:val="24"/>
          <w:rtl/>
        </w:rPr>
        <w:t xml:space="preserve"> הלימודים יכללו</w:t>
      </w:r>
      <w:r w:rsidRPr="00645CE8">
        <w:rPr>
          <w:rFonts w:asciiTheme="minorBidi" w:hAnsiTheme="minorBidi" w:cstheme="minorBidi"/>
          <w:sz w:val="24"/>
          <w:szCs w:val="24"/>
          <w:rtl/>
        </w:rPr>
        <w:t>:</w:t>
      </w:r>
    </w:p>
    <w:p w14:paraId="39E8E560" w14:textId="77777777" w:rsidR="00F50562" w:rsidRPr="00645CE8" w:rsidRDefault="00F50562" w:rsidP="00F50562">
      <w:pPr>
        <w:pStyle w:val="ad"/>
        <w:spacing w:after="0"/>
        <w:ind w:left="1080"/>
        <w:rPr>
          <w:rFonts w:asciiTheme="minorBidi" w:hAnsiTheme="minorBidi" w:cstheme="minorBidi"/>
          <w:sz w:val="24"/>
          <w:szCs w:val="24"/>
          <w:rtl/>
        </w:rPr>
      </w:pPr>
      <w:r w:rsidRPr="00645CE8">
        <w:rPr>
          <w:rFonts w:asciiTheme="minorBidi" w:hAnsiTheme="minorBidi" w:cstheme="minorBidi"/>
          <w:sz w:val="24"/>
          <w:szCs w:val="24"/>
          <w:rtl/>
        </w:rPr>
        <w:t xml:space="preserve">כל הקורסים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הלימודים שנלמדו באותה שנה וקורסים שנלמדו במסגרת חילופי סטודנטים.</w:t>
      </w:r>
    </w:p>
    <w:p w14:paraId="36B47967" w14:textId="77777777" w:rsidR="00F50562" w:rsidRPr="00645CE8" w:rsidRDefault="00F50562" w:rsidP="00F50562">
      <w:pPr>
        <w:pStyle w:val="ad"/>
        <w:numPr>
          <w:ilvl w:val="0"/>
          <w:numId w:val="48"/>
        </w:numPr>
        <w:spacing w:after="0"/>
        <w:ind w:left="1080"/>
        <w:rPr>
          <w:rFonts w:asciiTheme="minorBidi" w:hAnsiTheme="minorBidi" w:cstheme="minorBidi"/>
          <w:b/>
          <w:bCs/>
          <w:sz w:val="24"/>
          <w:szCs w:val="24"/>
          <w:rtl/>
        </w:rPr>
      </w:pPr>
      <w:r w:rsidRPr="00645CE8">
        <w:rPr>
          <w:rFonts w:asciiTheme="minorBidi" w:hAnsiTheme="minorBidi" w:cstheme="minorBidi"/>
          <w:b/>
          <w:bCs/>
          <w:sz w:val="24"/>
          <w:szCs w:val="24"/>
          <w:rtl/>
        </w:rPr>
        <w:t xml:space="preserve">בחישוב </w:t>
      </w:r>
      <w:proofErr w:type="spellStart"/>
      <w:r w:rsidRPr="00645CE8">
        <w:rPr>
          <w:rFonts w:asciiTheme="minorBidi" w:hAnsiTheme="minorBidi" w:cstheme="minorBidi"/>
          <w:b/>
          <w:bCs/>
          <w:sz w:val="24"/>
          <w:szCs w:val="24"/>
          <w:rtl/>
        </w:rPr>
        <w:t>הנ"ז</w:t>
      </w:r>
      <w:proofErr w:type="spellEnd"/>
      <w:r w:rsidRPr="00645CE8">
        <w:rPr>
          <w:rFonts w:asciiTheme="minorBidi" w:hAnsiTheme="minorBidi" w:cstheme="minorBidi"/>
          <w:b/>
          <w:bCs/>
          <w:sz w:val="24"/>
          <w:szCs w:val="24"/>
          <w:rtl/>
        </w:rPr>
        <w:t xml:space="preserve"> </w:t>
      </w:r>
      <w:proofErr w:type="spellStart"/>
      <w:r w:rsidRPr="00645CE8">
        <w:rPr>
          <w:rFonts w:asciiTheme="minorBidi" w:hAnsiTheme="minorBidi" w:cstheme="minorBidi"/>
          <w:b/>
          <w:bCs/>
          <w:sz w:val="24"/>
          <w:szCs w:val="24"/>
          <w:rtl/>
        </w:rPr>
        <w:t>בתכנית</w:t>
      </w:r>
      <w:proofErr w:type="spellEnd"/>
      <w:r w:rsidRPr="00645CE8">
        <w:rPr>
          <w:rFonts w:asciiTheme="minorBidi" w:hAnsiTheme="minorBidi" w:cstheme="minorBidi"/>
          <w:b/>
          <w:bCs/>
          <w:sz w:val="24"/>
          <w:szCs w:val="24"/>
          <w:rtl/>
        </w:rPr>
        <w:t xml:space="preserve"> הלימודים לא יכללו:</w:t>
      </w:r>
    </w:p>
    <w:p w14:paraId="44A242FA" w14:textId="77777777" w:rsidR="00F50562" w:rsidRPr="00645CE8" w:rsidRDefault="00F50562" w:rsidP="00F50562">
      <w:pPr>
        <w:pStyle w:val="ad"/>
        <w:spacing w:after="0"/>
        <w:ind w:left="1080"/>
        <w:rPr>
          <w:rFonts w:asciiTheme="minorBidi" w:hAnsiTheme="minorBidi" w:cstheme="minorBidi"/>
          <w:sz w:val="24"/>
          <w:szCs w:val="24"/>
          <w:rtl/>
        </w:rPr>
      </w:pPr>
      <w:r w:rsidRPr="00645CE8">
        <w:rPr>
          <w:rFonts w:asciiTheme="minorBidi" w:hAnsiTheme="minorBidi" w:cstheme="minorBidi"/>
          <w:sz w:val="24"/>
          <w:szCs w:val="24"/>
          <w:rtl/>
        </w:rPr>
        <w:t>קורסי שפות לפטור וקורסים שהוכרו בגין לימודים במוסד אחר</w:t>
      </w:r>
    </w:p>
    <w:p w14:paraId="1FF05381" w14:textId="77777777" w:rsidR="00F50562" w:rsidRPr="00645CE8" w:rsidRDefault="00F50562" w:rsidP="00F50562">
      <w:pPr>
        <w:pStyle w:val="ad"/>
        <w:spacing w:after="0"/>
        <w:ind w:left="1080"/>
        <w:rPr>
          <w:rFonts w:asciiTheme="minorBidi" w:hAnsiTheme="minorBidi" w:cstheme="minorBidi"/>
          <w:sz w:val="24"/>
          <w:szCs w:val="24"/>
          <w:rtl/>
        </w:rPr>
      </w:pPr>
    </w:p>
    <w:p w14:paraId="61C037CE" w14:textId="77777777" w:rsidR="00F50562" w:rsidRPr="00645CE8" w:rsidRDefault="00F50562" w:rsidP="00F50562">
      <w:pPr>
        <w:ind w:left="360"/>
        <w:rPr>
          <w:rFonts w:asciiTheme="minorBidi" w:hAnsiTheme="minorBidi" w:cstheme="minorBidi"/>
          <w:sz w:val="24"/>
          <w:szCs w:val="24"/>
          <w:rtl/>
        </w:rPr>
      </w:pPr>
      <w:r w:rsidRPr="00645CE8">
        <w:rPr>
          <w:rFonts w:asciiTheme="minorBidi" w:hAnsiTheme="minorBidi" w:cstheme="minorBidi"/>
          <w:sz w:val="24"/>
          <w:szCs w:val="24"/>
          <w:rtl/>
        </w:rPr>
        <w:t xml:space="preserve">ב. בנוסף לדרישה בסעיף א לעיל, כדי להיכלל ברשימת הדיקן נדרש מינימום של 17 נ"ז בחוג. במקרה של תכנית לימודים דו-חוגית, הבדיקה תעשה עבור כל אחד מהחוגים בנפרד. </w:t>
      </w:r>
    </w:p>
    <w:p w14:paraId="2629BFAA" w14:textId="77777777" w:rsidR="00F50562" w:rsidRPr="00645CE8" w:rsidRDefault="00F50562" w:rsidP="00F50562">
      <w:pPr>
        <w:pStyle w:val="ad"/>
        <w:numPr>
          <w:ilvl w:val="0"/>
          <w:numId w:val="48"/>
        </w:numPr>
        <w:spacing w:after="160"/>
        <w:ind w:left="1080"/>
        <w:rPr>
          <w:rFonts w:asciiTheme="minorBidi" w:hAnsiTheme="minorBidi" w:cstheme="minorBidi"/>
          <w:sz w:val="24"/>
          <w:szCs w:val="24"/>
          <w:rtl/>
        </w:rPr>
      </w:pPr>
      <w:r w:rsidRPr="00645CE8">
        <w:rPr>
          <w:rFonts w:asciiTheme="minorBidi" w:hAnsiTheme="minorBidi" w:cstheme="minorBidi"/>
          <w:b/>
          <w:bCs/>
          <w:sz w:val="24"/>
          <w:szCs w:val="24"/>
          <w:rtl/>
        </w:rPr>
        <w:t xml:space="preserve">בחישוב </w:t>
      </w:r>
      <w:proofErr w:type="spellStart"/>
      <w:r w:rsidRPr="00645CE8">
        <w:rPr>
          <w:rFonts w:asciiTheme="minorBidi" w:hAnsiTheme="minorBidi" w:cstheme="minorBidi"/>
          <w:b/>
          <w:bCs/>
          <w:sz w:val="24"/>
          <w:szCs w:val="24"/>
          <w:rtl/>
        </w:rPr>
        <w:t>הנ"ז</w:t>
      </w:r>
      <w:proofErr w:type="spellEnd"/>
      <w:r w:rsidRPr="00645CE8">
        <w:rPr>
          <w:rFonts w:asciiTheme="minorBidi" w:hAnsiTheme="minorBidi" w:cstheme="minorBidi"/>
          <w:b/>
          <w:bCs/>
          <w:sz w:val="24"/>
          <w:szCs w:val="24"/>
          <w:rtl/>
        </w:rPr>
        <w:t xml:space="preserve"> בחוג יכללו</w:t>
      </w:r>
      <w:r w:rsidRPr="00645CE8">
        <w:rPr>
          <w:rFonts w:asciiTheme="minorBidi" w:hAnsiTheme="minorBidi" w:cstheme="minorBidi"/>
          <w:sz w:val="24"/>
          <w:szCs w:val="24"/>
          <w:rtl/>
        </w:rPr>
        <w:t>:</w:t>
      </w:r>
    </w:p>
    <w:p w14:paraId="2AAAB0D4" w14:textId="77777777" w:rsidR="00F50562" w:rsidRPr="00645CE8" w:rsidRDefault="00F50562" w:rsidP="00F50562">
      <w:pPr>
        <w:pStyle w:val="ad"/>
        <w:spacing w:after="160"/>
        <w:ind w:left="1080"/>
        <w:rPr>
          <w:rFonts w:asciiTheme="minorBidi" w:hAnsiTheme="minorBidi" w:cstheme="minorBidi"/>
          <w:sz w:val="24"/>
          <w:szCs w:val="24"/>
          <w:rtl/>
        </w:rPr>
      </w:pPr>
      <w:r w:rsidRPr="00645CE8">
        <w:rPr>
          <w:rFonts w:asciiTheme="minorBidi" w:hAnsiTheme="minorBidi" w:cstheme="minorBidi"/>
          <w:sz w:val="24"/>
          <w:szCs w:val="24"/>
          <w:rtl/>
        </w:rPr>
        <w:t xml:space="preserve">-  כל הקורסים שנכללים בממוצע הציונים בחוג באותה שנה </w:t>
      </w:r>
    </w:p>
    <w:p w14:paraId="714E8736" w14:textId="77777777" w:rsidR="00F50562" w:rsidRPr="00645CE8" w:rsidRDefault="00F50562" w:rsidP="00F50562">
      <w:pPr>
        <w:pStyle w:val="ad"/>
        <w:numPr>
          <w:ilvl w:val="0"/>
          <w:numId w:val="49"/>
        </w:numPr>
        <w:spacing w:after="160"/>
        <w:rPr>
          <w:rFonts w:asciiTheme="minorBidi" w:hAnsiTheme="minorBidi" w:cstheme="minorBidi"/>
          <w:sz w:val="24"/>
          <w:szCs w:val="24"/>
        </w:rPr>
      </w:pPr>
      <w:r w:rsidRPr="00645CE8">
        <w:rPr>
          <w:rFonts w:asciiTheme="minorBidi" w:hAnsiTheme="minorBidi" w:cstheme="minorBidi"/>
          <w:sz w:val="24"/>
          <w:szCs w:val="24"/>
          <w:rtl/>
        </w:rPr>
        <w:t>קורסים במעמד של "זיכוי מחייב" הנלמדים במסגרת חילופי סטודנטים</w:t>
      </w:r>
    </w:p>
    <w:p w14:paraId="6CA6066B" w14:textId="77777777" w:rsidR="00F50562" w:rsidRPr="00645CE8" w:rsidRDefault="00F50562" w:rsidP="00F50562">
      <w:pPr>
        <w:pStyle w:val="ad"/>
        <w:numPr>
          <w:ilvl w:val="0"/>
          <w:numId w:val="49"/>
        </w:numPr>
        <w:spacing w:after="160"/>
        <w:rPr>
          <w:rFonts w:asciiTheme="minorBidi" w:hAnsiTheme="minorBidi" w:cstheme="minorBidi"/>
          <w:sz w:val="24"/>
          <w:szCs w:val="24"/>
        </w:rPr>
      </w:pPr>
      <w:r w:rsidRPr="00645CE8">
        <w:rPr>
          <w:rFonts w:asciiTheme="minorBidi" w:hAnsiTheme="minorBidi" w:cstheme="minorBidi"/>
          <w:sz w:val="24"/>
          <w:szCs w:val="24"/>
          <w:rtl/>
        </w:rPr>
        <w:t>קורסים עם ציון בינארי (עבר, השתתפות פעילה, נכשל וכ"ו)</w:t>
      </w:r>
    </w:p>
    <w:p w14:paraId="385134FA" w14:textId="77777777" w:rsidR="00F50562" w:rsidRPr="00645CE8" w:rsidRDefault="00F50562" w:rsidP="00F50562">
      <w:pPr>
        <w:pStyle w:val="ad"/>
        <w:rPr>
          <w:rFonts w:asciiTheme="minorBidi" w:hAnsiTheme="minorBidi" w:cstheme="minorBidi"/>
          <w:sz w:val="24"/>
          <w:szCs w:val="24"/>
          <w:highlight w:val="yellow"/>
        </w:rPr>
      </w:pPr>
    </w:p>
    <w:p w14:paraId="1E6A2946" w14:textId="77777777" w:rsidR="00F50562" w:rsidRPr="00645CE8" w:rsidRDefault="00F50562" w:rsidP="00F50562">
      <w:pPr>
        <w:pStyle w:val="ad"/>
        <w:numPr>
          <w:ilvl w:val="0"/>
          <w:numId w:val="48"/>
        </w:numPr>
        <w:spacing w:after="160"/>
        <w:ind w:left="1080"/>
        <w:rPr>
          <w:rFonts w:asciiTheme="minorBidi" w:hAnsiTheme="minorBidi" w:cstheme="minorBidi"/>
          <w:sz w:val="24"/>
          <w:szCs w:val="24"/>
        </w:rPr>
      </w:pPr>
      <w:r w:rsidRPr="00645CE8">
        <w:rPr>
          <w:rFonts w:asciiTheme="minorBidi" w:hAnsiTheme="minorBidi" w:cstheme="minorBidi"/>
          <w:b/>
          <w:bCs/>
          <w:sz w:val="24"/>
          <w:szCs w:val="24"/>
          <w:rtl/>
        </w:rPr>
        <w:t xml:space="preserve">בחישוב </w:t>
      </w:r>
      <w:proofErr w:type="spellStart"/>
      <w:r w:rsidRPr="00645CE8">
        <w:rPr>
          <w:rFonts w:asciiTheme="minorBidi" w:hAnsiTheme="minorBidi" w:cstheme="minorBidi"/>
          <w:b/>
          <w:bCs/>
          <w:sz w:val="24"/>
          <w:szCs w:val="24"/>
          <w:rtl/>
        </w:rPr>
        <w:t>הנ"ז</w:t>
      </w:r>
      <w:proofErr w:type="spellEnd"/>
      <w:r w:rsidRPr="00645CE8">
        <w:rPr>
          <w:rFonts w:asciiTheme="minorBidi" w:hAnsiTheme="minorBidi" w:cstheme="minorBidi"/>
          <w:b/>
          <w:bCs/>
          <w:sz w:val="24"/>
          <w:szCs w:val="24"/>
          <w:rtl/>
        </w:rPr>
        <w:t xml:space="preserve"> בחוג לא יכללו</w:t>
      </w:r>
      <w:r w:rsidRPr="00645CE8">
        <w:rPr>
          <w:rFonts w:asciiTheme="minorBidi" w:hAnsiTheme="minorBidi" w:cstheme="minorBidi"/>
          <w:sz w:val="24"/>
          <w:szCs w:val="24"/>
          <w:rtl/>
        </w:rPr>
        <w:t xml:space="preserve">: </w:t>
      </w:r>
    </w:p>
    <w:p w14:paraId="69BE1CB9" w14:textId="77777777" w:rsidR="00F50562" w:rsidRPr="00645CE8" w:rsidRDefault="00F50562" w:rsidP="00F50562">
      <w:pPr>
        <w:pStyle w:val="ad"/>
        <w:numPr>
          <w:ilvl w:val="0"/>
          <w:numId w:val="50"/>
        </w:numPr>
        <w:spacing w:after="160"/>
        <w:rPr>
          <w:rFonts w:asciiTheme="minorBidi" w:hAnsiTheme="minorBidi" w:cstheme="minorBidi"/>
          <w:sz w:val="24"/>
          <w:szCs w:val="24"/>
        </w:rPr>
      </w:pPr>
      <w:r w:rsidRPr="00645CE8">
        <w:rPr>
          <w:rFonts w:asciiTheme="minorBidi" w:hAnsiTheme="minorBidi" w:cstheme="minorBidi"/>
          <w:sz w:val="24"/>
          <w:szCs w:val="24"/>
          <w:rtl/>
        </w:rPr>
        <w:t>קורסי אבני פינה</w:t>
      </w:r>
    </w:p>
    <w:p w14:paraId="3D60CB2F" w14:textId="77777777" w:rsidR="00F50562" w:rsidRPr="00645CE8" w:rsidRDefault="00F50562" w:rsidP="00F50562">
      <w:pPr>
        <w:pStyle w:val="ad"/>
        <w:numPr>
          <w:ilvl w:val="0"/>
          <w:numId w:val="50"/>
        </w:numPr>
        <w:spacing w:after="160"/>
        <w:rPr>
          <w:rFonts w:asciiTheme="minorBidi" w:hAnsiTheme="minorBidi" w:cstheme="minorBidi"/>
          <w:sz w:val="24"/>
          <w:szCs w:val="24"/>
        </w:rPr>
      </w:pPr>
      <w:r w:rsidRPr="00645CE8">
        <w:rPr>
          <w:rFonts w:asciiTheme="minorBidi" w:hAnsiTheme="minorBidi" w:cstheme="minorBidi"/>
          <w:sz w:val="24"/>
          <w:szCs w:val="24"/>
          <w:rtl/>
        </w:rPr>
        <w:t xml:space="preserve">קורסי חטיבה שהם לא חלק </w:t>
      </w:r>
      <w:proofErr w:type="spellStart"/>
      <w:r w:rsidRPr="00645CE8">
        <w:rPr>
          <w:rFonts w:asciiTheme="minorBidi" w:hAnsiTheme="minorBidi" w:cstheme="minorBidi"/>
          <w:sz w:val="24"/>
          <w:szCs w:val="24"/>
          <w:rtl/>
        </w:rPr>
        <w:t>מתכנית</w:t>
      </w:r>
      <w:proofErr w:type="spellEnd"/>
      <w:r w:rsidRPr="00645CE8">
        <w:rPr>
          <w:rFonts w:asciiTheme="minorBidi" w:hAnsiTheme="minorBidi" w:cstheme="minorBidi"/>
          <w:sz w:val="24"/>
          <w:szCs w:val="24"/>
          <w:rtl/>
        </w:rPr>
        <w:t xml:space="preserve"> הלימודים של הסטודנט</w:t>
      </w:r>
    </w:p>
    <w:p w14:paraId="455FAC15" w14:textId="77777777" w:rsidR="00F50562" w:rsidRPr="00645CE8" w:rsidRDefault="00F50562" w:rsidP="00F50562">
      <w:pPr>
        <w:pStyle w:val="ad"/>
        <w:numPr>
          <w:ilvl w:val="0"/>
          <w:numId w:val="50"/>
        </w:numPr>
        <w:spacing w:after="160"/>
        <w:rPr>
          <w:rFonts w:asciiTheme="minorBidi" w:hAnsiTheme="minorBidi" w:cstheme="minorBidi"/>
          <w:sz w:val="24"/>
          <w:szCs w:val="24"/>
        </w:rPr>
      </w:pPr>
      <w:r w:rsidRPr="00645CE8">
        <w:rPr>
          <w:rFonts w:asciiTheme="minorBidi" w:hAnsiTheme="minorBidi" w:cstheme="minorBidi"/>
          <w:sz w:val="24"/>
          <w:szCs w:val="24"/>
          <w:rtl/>
        </w:rPr>
        <w:t xml:space="preserve">קורסים עודפים </w:t>
      </w:r>
    </w:p>
    <w:p w14:paraId="02596B96" w14:textId="52D7F86B" w:rsidR="00F50562" w:rsidRDefault="009872F0" w:rsidP="00F50562">
      <w:pPr>
        <w:spacing w:after="160"/>
        <w:ind w:left="1440"/>
        <w:rPr>
          <w:ins w:id="138" w:author="אגנס ארבלי" w:date="2025-08-17T09:52:00Z"/>
          <w:rFonts w:asciiTheme="minorBidi" w:hAnsiTheme="minorBidi" w:cstheme="minorBidi"/>
          <w:sz w:val="24"/>
          <w:szCs w:val="24"/>
          <w:rtl/>
        </w:rPr>
      </w:pPr>
      <w:ins w:id="139" w:author="אגנס ארבלי" w:date="2025-08-17T09:51:00Z">
        <w:r>
          <w:rPr>
            <w:rFonts w:asciiTheme="minorBidi" w:hAnsiTheme="minorBidi" w:cstheme="minorBidi" w:hint="cs"/>
            <w:sz w:val="24"/>
            <w:szCs w:val="24"/>
            <w:rtl/>
          </w:rPr>
          <w:t xml:space="preserve">- </w:t>
        </w:r>
      </w:ins>
      <w:r w:rsidR="00F50562" w:rsidRPr="00645CE8">
        <w:rPr>
          <w:rFonts w:asciiTheme="minorBidi" w:hAnsiTheme="minorBidi" w:cstheme="minorBidi"/>
          <w:sz w:val="24"/>
          <w:szCs w:val="24"/>
          <w:rtl/>
        </w:rPr>
        <w:t xml:space="preserve">פטורים אקדמיים </w:t>
      </w:r>
    </w:p>
    <w:p w14:paraId="42620CD8" w14:textId="11AB5A45" w:rsidR="009872F0" w:rsidRDefault="009872F0" w:rsidP="009872F0">
      <w:pPr>
        <w:spacing w:after="160"/>
        <w:rPr>
          <w:ins w:id="140" w:author="אגנס ארבלי" w:date="2025-08-17T09:53:00Z"/>
          <w:rFonts w:asciiTheme="minorBidi" w:hAnsiTheme="minorBidi"/>
          <w:b/>
          <w:bCs/>
          <w:sz w:val="24"/>
          <w:szCs w:val="24"/>
          <w:rtl/>
        </w:rPr>
      </w:pPr>
      <w:ins w:id="141" w:author="אגנס ארבלי" w:date="2025-08-17T09:52:00Z">
        <w:r>
          <w:rPr>
            <w:rFonts w:asciiTheme="minorBidi" w:hAnsiTheme="minorBidi" w:cstheme="minorBidi" w:hint="cs"/>
            <w:sz w:val="24"/>
            <w:szCs w:val="24"/>
            <w:rtl/>
          </w:rPr>
          <w:t xml:space="preserve">ג. </w:t>
        </w:r>
        <w:r w:rsidRPr="00B60D91">
          <w:rPr>
            <w:rFonts w:asciiTheme="minorBidi" w:hAnsiTheme="minorBidi"/>
            <w:b/>
            <w:bCs/>
            <w:sz w:val="24"/>
            <w:szCs w:val="24"/>
            <w:rtl/>
          </w:rPr>
          <w:t xml:space="preserve">סף מינימלי של נ"ז עם </w:t>
        </w:r>
        <w:commentRangeStart w:id="142"/>
        <w:r w:rsidRPr="00B60D91">
          <w:rPr>
            <w:rFonts w:asciiTheme="minorBidi" w:hAnsiTheme="minorBidi"/>
            <w:b/>
            <w:bCs/>
            <w:sz w:val="24"/>
            <w:szCs w:val="24"/>
            <w:rtl/>
          </w:rPr>
          <w:t>ציון</w:t>
        </w:r>
      </w:ins>
      <w:commentRangeEnd w:id="142"/>
      <w:ins w:id="143" w:author="אגנס ארבלי" w:date="2025-08-17T09:54:00Z">
        <w:r>
          <w:rPr>
            <w:rStyle w:val="a6"/>
            <w:szCs w:val="20"/>
            <w:rtl/>
            <w:lang w:val="x-none" w:eastAsia="x-none"/>
          </w:rPr>
          <w:commentReference w:id="142"/>
        </w:r>
      </w:ins>
      <w:ins w:id="144" w:author="אגנס ארבלי" w:date="2025-08-17T09:53:00Z">
        <w:r>
          <w:rPr>
            <w:rFonts w:asciiTheme="minorBidi" w:hAnsiTheme="minorBidi" w:hint="cs"/>
            <w:b/>
            <w:bCs/>
            <w:sz w:val="24"/>
            <w:szCs w:val="24"/>
            <w:rtl/>
          </w:rPr>
          <w:t xml:space="preserve"> </w:t>
        </w:r>
      </w:ins>
    </w:p>
    <w:p w14:paraId="64FAD209" w14:textId="77777777" w:rsidR="009872F0" w:rsidRPr="009872F0" w:rsidRDefault="009872F0">
      <w:pPr>
        <w:pStyle w:val="ad"/>
        <w:numPr>
          <w:ilvl w:val="0"/>
          <w:numId w:val="48"/>
        </w:numPr>
        <w:ind w:right="-993"/>
        <w:rPr>
          <w:ins w:id="145" w:author="אגנס ארבלי" w:date="2025-08-17T09:53:00Z"/>
          <w:rFonts w:asciiTheme="minorBidi" w:hAnsiTheme="minorBidi"/>
          <w:sz w:val="24"/>
          <w:szCs w:val="24"/>
          <w:rtl/>
          <w:rPrChange w:id="146" w:author="אגנס ארבלי" w:date="2025-08-17T09:53:00Z">
            <w:rPr>
              <w:ins w:id="147" w:author="אגנס ארבלי" w:date="2025-08-17T09:53:00Z"/>
              <w:rtl/>
            </w:rPr>
          </w:rPrChange>
        </w:rPr>
        <w:pPrChange w:id="148" w:author="אגנס ארבלי" w:date="2025-08-17T09:53:00Z">
          <w:pPr>
            <w:ind w:right="-993"/>
          </w:pPr>
        </w:pPrChange>
      </w:pPr>
      <w:ins w:id="149" w:author="אגנס ארבלי" w:date="2025-08-17T09:53:00Z">
        <w:r w:rsidRPr="009872F0">
          <w:rPr>
            <w:rFonts w:asciiTheme="minorBidi" w:hAnsiTheme="minorBidi"/>
            <w:sz w:val="24"/>
            <w:szCs w:val="24"/>
            <w:rtl/>
            <w:rPrChange w:id="150" w:author="אגנס ארבלי" w:date="2025-08-17T09:53:00Z">
              <w:rPr>
                <w:rtl/>
              </w:rPr>
            </w:rPrChange>
          </w:rPr>
          <w:t xml:space="preserve">14 נ"ז </w:t>
        </w:r>
        <w:r w:rsidRPr="009872F0">
          <w:rPr>
            <w:rFonts w:asciiTheme="minorBidi" w:hAnsiTheme="minorBidi" w:hint="eastAsia"/>
            <w:sz w:val="24"/>
            <w:szCs w:val="24"/>
            <w:rtl/>
            <w:rPrChange w:id="151" w:author="אגנס ארבלי" w:date="2025-08-17T09:53:00Z">
              <w:rPr>
                <w:rFonts w:hint="eastAsia"/>
                <w:rtl/>
              </w:rPr>
            </w:rPrChange>
          </w:rPr>
          <w:t>לפחות</w:t>
        </w:r>
        <w:r w:rsidRPr="009872F0">
          <w:rPr>
            <w:rFonts w:asciiTheme="minorBidi" w:hAnsiTheme="minorBidi"/>
            <w:sz w:val="24"/>
            <w:szCs w:val="24"/>
            <w:rtl/>
            <w:rPrChange w:id="152" w:author="אגנס ארבלי" w:date="2025-08-17T09:53:00Z">
              <w:rPr>
                <w:rtl/>
              </w:rPr>
            </w:rPrChange>
          </w:rPr>
          <w:t xml:space="preserve"> </w:t>
        </w:r>
        <w:r w:rsidRPr="009872F0">
          <w:rPr>
            <w:rFonts w:asciiTheme="minorBidi" w:hAnsiTheme="minorBidi" w:hint="eastAsia"/>
            <w:sz w:val="24"/>
            <w:szCs w:val="24"/>
            <w:rtl/>
            <w:rPrChange w:id="153" w:author="אגנס ארבלי" w:date="2025-08-17T09:53:00Z">
              <w:rPr>
                <w:rFonts w:hint="eastAsia"/>
                <w:rtl/>
              </w:rPr>
            </w:rPrChange>
          </w:rPr>
          <w:t>עם</w:t>
        </w:r>
        <w:r w:rsidRPr="009872F0">
          <w:rPr>
            <w:rFonts w:asciiTheme="minorBidi" w:hAnsiTheme="minorBidi"/>
            <w:sz w:val="24"/>
            <w:szCs w:val="24"/>
            <w:rtl/>
            <w:rPrChange w:id="154" w:author="אגנס ארבלי" w:date="2025-08-17T09:53:00Z">
              <w:rPr>
                <w:rtl/>
              </w:rPr>
            </w:rPrChange>
          </w:rPr>
          <w:t xml:space="preserve"> ציון מספרי </w:t>
        </w:r>
        <w:proofErr w:type="spellStart"/>
        <w:r w:rsidRPr="009872F0">
          <w:rPr>
            <w:rFonts w:asciiTheme="minorBidi" w:hAnsiTheme="minorBidi" w:hint="eastAsia"/>
            <w:sz w:val="24"/>
            <w:szCs w:val="24"/>
            <w:rtl/>
            <w:rPrChange w:id="155" w:author="אגנס ארבלי" w:date="2025-08-17T09:53:00Z">
              <w:rPr>
                <w:rFonts w:hint="eastAsia"/>
                <w:rtl/>
              </w:rPr>
            </w:rPrChange>
          </w:rPr>
          <w:t>בתכנית</w:t>
        </w:r>
        <w:proofErr w:type="spellEnd"/>
        <w:r w:rsidRPr="009872F0">
          <w:rPr>
            <w:rFonts w:asciiTheme="minorBidi" w:hAnsiTheme="minorBidi"/>
            <w:sz w:val="24"/>
            <w:szCs w:val="24"/>
            <w:rtl/>
            <w:rPrChange w:id="156" w:author="אגנס ארבלי" w:date="2025-08-17T09:53:00Z">
              <w:rPr>
                <w:rtl/>
              </w:rPr>
            </w:rPrChange>
          </w:rPr>
          <w:t xml:space="preserve"> </w:t>
        </w:r>
        <w:r w:rsidRPr="009872F0">
          <w:rPr>
            <w:rFonts w:asciiTheme="minorBidi" w:hAnsiTheme="minorBidi" w:hint="eastAsia"/>
            <w:sz w:val="24"/>
            <w:szCs w:val="24"/>
            <w:rtl/>
            <w:rPrChange w:id="157" w:author="אגנס ארבלי" w:date="2025-08-17T09:53:00Z">
              <w:rPr>
                <w:rFonts w:hint="eastAsia"/>
                <w:rtl/>
              </w:rPr>
            </w:rPrChange>
          </w:rPr>
          <w:t>דו</w:t>
        </w:r>
        <w:r w:rsidRPr="009872F0">
          <w:rPr>
            <w:rFonts w:asciiTheme="minorBidi" w:hAnsiTheme="minorBidi"/>
            <w:sz w:val="24"/>
            <w:szCs w:val="24"/>
            <w:rtl/>
            <w:rPrChange w:id="158" w:author="אגנס ארבלי" w:date="2025-08-17T09:53:00Z">
              <w:rPr>
                <w:rtl/>
              </w:rPr>
            </w:rPrChange>
          </w:rPr>
          <w:t>-חוגי</w:t>
        </w:r>
        <w:r w:rsidRPr="009872F0">
          <w:rPr>
            <w:rFonts w:asciiTheme="minorBidi" w:hAnsiTheme="minorBidi" w:hint="eastAsia"/>
            <w:sz w:val="24"/>
            <w:szCs w:val="24"/>
            <w:rtl/>
            <w:rPrChange w:id="159" w:author="אגנס ארבלי" w:date="2025-08-17T09:53:00Z">
              <w:rPr>
                <w:rFonts w:hint="eastAsia"/>
                <w:rtl/>
              </w:rPr>
            </w:rPrChange>
          </w:rPr>
          <w:t>ת</w:t>
        </w:r>
        <w:r w:rsidRPr="009872F0">
          <w:rPr>
            <w:rFonts w:asciiTheme="minorBidi" w:hAnsiTheme="minorBidi"/>
            <w:sz w:val="24"/>
            <w:szCs w:val="24"/>
            <w:rtl/>
            <w:rPrChange w:id="160" w:author="אגנס ארבלי" w:date="2025-08-17T09:53:00Z">
              <w:rPr>
                <w:rtl/>
              </w:rPr>
            </w:rPrChange>
          </w:rPr>
          <w:t xml:space="preserve">; </w:t>
        </w:r>
      </w:ins>
    </w:p>
    <w:p w14:paraId="05589EFB" w14:textId="77777777" w:rsidR="009872F0" w:rsidRPr="009872F0" w:rsidRDefault="009872F0">
      <w:pPr>
        <w:pStyle w:val="ad"/>
        <w:numPr>
          <w:ilvl w:val="0"/>
          <w:numId w:val="48"/>
        </w:numPr>
        <w:ind w:right="-993"/>
        <w:rPr>
          <w:ins w:id="161" w:author="אגנס ארבלי" w:date="2025-08-17T09:53:00Z"/>
          <w:rFonts w:asciiTheme="minorBidi" w:hAnsiTheme="minorBidi"/>
          <w:sz w:val="24"/>
          <w:szCs w:val="24"/>
          <w:rtl/>
          <w:rPrChange w:id="162" w:author="אגנס ארבלי" w:date="2025-08-17T09:53:00Z">
            <w:rPr>
              <w:ins w:id="163" w:author="אגנס ארבלי" w:date="2025-08-17T09:53:00Z"/>
              <w:rtl/>
            </w:rPr>
          </w:rPrChange>
        </w:rPr>
        <w:pPrChange w:id="164" w:author="אגנס ארבלי" w:date="2025-08-17T09:53:00Z">
          <w:pPr>
            <w:ind w:right="-993"/>
          </w:pPr>
        </w:pPrChange>
      </w:pPr>
      <w:ins w:id="165" w:author="אגנס ארבלי" w:date="2025-08-17T09:53:00Z">
        <w:r w:rsidRPr="009872F0">
          <w:rPr>
            <w:rFonts w:asciiTheme="minorBidi" w:hAnsiTheme="minorBidi"/>
            <w:sz w:val="24"/>
            <w:szCs w:val="24"/>
            <w:rtl/>
            <w:rPrChange w:id="166" w:author="אגנס ארבלי" w:date="2025-08-17T09:53:00Z">
              <w:rPr>
                <w:rtl/>
              </w:rPr>
            </w:rPrChange>
          </w:rPr>
          <w:t xml:space="preserve">28 נ"ז לפחות </w:t>
        </w:r>
        <w:r w:rsidRPr="009872F0">
          <w:rPr>
            <w:rFonts w:asciiTheme="minorBidi" w:hAnsiTheme="minorBidi" w:hint="eastAsia"/>
            <w:sz w:val="24"/>
            <w:szCs w:val="24"/>
            <w:rtl/>
            <w:rPrChange w:id="167" w:author="אגנס ארבלי" w:date="2025-08-17T09:53:00Z">
              <w:rPr>
                <w:rFonts w:hint="eastAsia"/>
                <w:rtl/>
              </w:rPr>
            </w:rPrChange>
          </w:rPr>
          <w:t>עם</w:t>
        </w:r>
        <w:r w:rsidRPr="009872F0">
          <w:rPr>
            <w:rFonts w:asciiTheme="minorBidi" w:hAnsiTheme="minorBidi"/>
            <w:sz w:val="24"/>
            <w:szCs w:val="24"/>
            <w:rtl/>
            <w:rPrChange w:id="168" w:author="אגנס ארבלי" w:date="2025-08-17T09:53:00Z">
              <w:rPr>
                <w:rtl/>
              </w:rPr>
            </w:rPrChange>
          </w:rPr>
          <w:t xml:space="preserve"> ציון מספרי </w:t>
        </w:r>
        <w:proofErr w:type="spellStart"/>
        <w:r w:rsidRPr="009872F0">
          <w:rPr>
            <w:rFonts w:asciiTheme="minorBidi" w:hAnsiTheme="minorBidi" w:hint="eastAsia"/>
            <w:sz w:val="24"/>
            <w:szCs w:val="24"/>
            <w:rtl/>
            <w:rPrChange w:id="169" w:author="אגנס ארבלי" w:date="2025-08-17T09:53:00Z">
              <w:rPr>
                <w:rFonts w:hint="eastAsia"/>
                <w:rtl/>
              </w:rPr>
            </w:rPrChange>
          </w:rPr>
          <w:t>בתכנית</w:t>
        </w:r>
        <w:proofErr w:type="spellEnd"/>
        <w:r w:rsidRPr="009872F0">
          <w:rPr>
            <w:rFonts w:asciiTheme="minorBidi" w:hAnsiTheme="minorBidi"/>
            <w:sz w:val="24"/>
            <w:szCs w:val="24"/>
            <w:rtl/>
            <w:rPrChange w:id="170" w:author="אגנס ארבלי" w:date="2025-08-17T09:53:00Z">
              <w:rPr>
                <w:rtl/>
              </w:rPr>
            </w:rPrChange>
          </w:rPr>
          <w:t xml:space="preserve"> </w:t>
        </w:r>
        <w:r w:rsidRPr="009872F0">
          <w:rPr>
            <w:rFonts w:asciiTheme="minorBidi" w:hAnsiTheme="minorBidi" w:hint="eastAsia"/>
            <w:sz w:val="24"/>
            <w:szCs w:val="24"/>
            <w:rtl/>
            <w:rPrChange w:id="171" w:author="אגנס ארבלי" w:date="2025-08-17T09:53:00Z">
              <w:rPr>
                <w:rFonts w:hint="eastAsia"/>
                <w:rtl/>
              </w:rPr>
            </w:rPrChange>
          </w:rPr>
          <w:t>חד</w:t>
        </w:r>
        <w:r w:rsidRPr="009872F0">
          <w:rPr>
            <w:rFonts w:asciiTheme="minorBidi" w:hAnsiTheme="minorBidi"/>
            <w:sz w:val="24"/>
            <w:szCs w:val="24"/>
            <w:rtl/>
            <w:rPrChange w:id="172" w:author="אגנס ארבלי" w:date="2025-08-17T09:53:00Z">
              <w:rPr>
                <w:rtl/>
              </w:rPr>
            </w:rPrChange>
          </w:rPr>
          <w:t>-</w:t>
        </w:r>
        <w:r w:rsidRPr="009872F0">
          <w:rPr>
            <w:rFonts w:asciiTheme="minorBidi" w:hAnsiTheme="minorBidi" w:hint="eastAsia"/>
            <w:sz w:val="24"/>
            <w:szCs w:val="24"/>
            <w:rtl/>
            <w:rPrChange w:id="173" w:author="אגנס ארבלי" w:date="2025-08-17T09:53:00Z">
              <w:rPr>
                <w:rFonts w:hint="eastAsia"/>
                <w:rtl/>
              </w:rPr>
            </w:rPrChange>
          </w:rPr>
          <w:t>חוגית</w:t>
        </w:r>
        <w:r w:rsidRPr="009872F0">
          <w:rPr>
            <w:rFonts w:asciiTheme="minorBidi" w:hAnsiTheme="minorBidi"/>
            <w:sz w:val="24"/>
            <w:szCs w:val="24"/>
            <w:rtl/>
            <w:rPrChange w:id="174" w:author="אגנס ארבלי" w:date="2025-08-17T09:53:00Z">
              <w:rPr>
                <w:rtl/>
              </w:rPr>
            </w:rPrChange>
          </w:rPr>
          <w:t>.</w:t>
        </w:r>
      </w:ins>
    </w:p>
    <w:p w14:paraId="75B2BC9D" w14:textId="77777777" w:rsidR="009872F0" w:rsidRDefault="009872F0" w:rsidP="009872F0">
      <w:pPr>
        <w:spacing w:after="160"/>
        <w:rPr>
          <w:ins w:id="175" w:author="אגנס ארבלי" w:date="2025-08-17T09:52:00Z"/>
          <w:rFonts w:asciiTheme="minorBidi" w:hAnsiTheme="minorBidi"/>
          <w:b/>
          <w:bCs/>
          <w:sz w:val="24"/>
          <w:szCs w:val="24"/>
          <w:rtl/>
        </w:rPr>
      </w:pPr>
    </w:p>
    <w:p w14:paraId="64D4079E" w14:textId="77777777" w:rsidR="009872F0" w:rsidRPr="00645CE8" w:rsidRDefault="009872F0">
      <w:pPr>
        <w:spacing w:after="160"/>
        <w:rPr>
          <w:rFonts w:asciiTheme="minorBidi" w:hAnsiTheme="minorBidi" w:cstheme="minorBidi"/>
          <w:sz w:val="24"/>
          <w:szCs w:val="24"/>
        </w:rPr>
        <w:pPrChange w:id="176" w:author="אגנס ארבלי" w:date="2025-08-17T09:52:00Z">
          <w:pPr>
            <w:spacing w:after="160"/>
            <w:ind w:left="1440"/>
          </w:pPr>
        </w:pPrChange>
      </w:pPr>
    </w:p>
    <w:p w14:paraId="3B8117AF" w14:textId="6A394DFC" w:rsidR="00F50562" w:rsidRPr="009872F0" w:rsidRDefault="009872F0" w:rsidP="009872F0">
      <w:pPr>
        <w:spacing w:after="160"/>
        <w:ind w:left="423" w:hanging="423"/>
        <w:rPr>
          <w:sz w:val="24"/>
          <w:szCs w:val="24"/>
          <w:rtl/>
        </w:rPr>
      </w:pPr>
      <w:ins w:id="177" w:author="אגנס ארבלי" w:date="2025-08-17T09:53:00Z">
        <w:r>
          <w:rPr>
            <w:rFonts w:hint="cs"/>
            <w:sz w:val="24"/>
            <w:szCs w:val="24"/>
            <w:rtl/>
          </w:rPr>
          <w:t>ד</w:t>
        </w:r>
      </w:ins>
      <w:del w:id="178" w:author="אגנס ארבלי" w:date="2025-08-17T09:53:00Z">
        <w:r w:rsidR="00F50562" w:rsidRPr="009872F0" w:rsidDel="009872F0">
          <w:rPr>
            <w:sz w:val="24"/>
            <w:szCs w:val="24"/>
            <w:rtl/>
          </w:rPr>
          <w:delText>ג</w:delText>
        </w:r>
      </w:del>
      <w:r w:rsidR="00F50562" w:rsidRPr="009872F0">
        <w:rPr>
          <w:sz w:val="24"/>
          <w:szCs w:val="24"/>
          <w:rtl/>
        </w:rPr>
        <w:t>. תלמידים ייכללו ברשימת הדיקן לתואר בוגר על סמך ציוני שנה ב' ומעלה רק אם הגיעו לרמת פטור באנגלית</w:t>
      </w:r>
    </w:p>
    <w:p w14:paraId="62766546" w14:textId="77777777" w:rsidR="00F50562" w:rsidRPr="00645CE8" w:rsidRDefault="00F50562" w:rsidP="00F50562">
      <w:pPr>
        <w:pStyle w:val="ad"/>
        <w:tabs>
          <w:tab w:val="left" w:pos="1415"/>
        </w:tabs>
        <w:spacing w:after="120"/>
        <w:rPr>
          <w:rFonts w:asciiTheme="minorBidi" w:hAnsiTheme="minorBidi" w:cstheme="minorBidi"/>
          <w:sz w:val="24"/>
          <w:szCs w:val="24"/>
        </w:rPr>
      </w:pPr>
    </w:p>
    <w:p w14:paraId="731810F5" w14:textId="3B0C7B26" w:rsidR="00F50562" w:rsidRPr="009872F0" w:rsidRDefault="009872F0">
      <w:pPr>
        <w:tabs>
          <w:tab w:val="left" w:pos="1415"/>
        </w:tabs>
        <w:spacing w:after="120"/>
        <w:ind w:left="720"/>
        <w:rPr>
          <w:rFonts w:asciiTheme="minorBidi" w:hAnsiTheme="minorBidi" w:cstheme="minorBidi"/>
          <w:sz w:val="24"/>
          <w:szCs w:val="24"/>
          <w:rtl/>
          <w:rPrChange w:id="179" w:author="אגנס ארבלי" w:date="2025-08-17T09:54:00Z">
            <w:rPr>
              <w:rtl/>
            </w:rPr>
          </w:rPrChange>
        </w:rPr>
        <w:pPrChange w:id="180" w:author="אגנס ארבלי" w:date="2025-08-17T09:54:00Z">
          <w:pPr>
            <w:pStyle w:val="ad"/>
            <w:numPr>
              <w:numId w:val="51"/>
            </w:numPr>
            <w:tabs>
              <w:tab w:val="left" w:pos="1415"/>
            </w:tabs>
            <w:spacing w:after="120"/>
            <w:ind w:left="1080" w:hanging="360"/>
          </w:pPr>
        </w:pPrChange>
      </w:pPr>
      <w:ins w:id="181" w:author="אגנס ארבלי" w:date="2025-08-17T09:54:00Z">
        <w:r>
          <w:rPr>
            <w:rFonts w:asciiTheme="minorBidi" w:hAnsiTheme="minorBidi" w:cstheme="minorBidi" w:hint="cs"/>
            <w:sz w:val="24"/>
            <w:szCs w:val="24"/>
            <w:rtl/>
          </w:rPr>
          <w:t>ה .</w:t>
        </w:r>
      </w:ins>
      <w:r w:rsidR="00F50562" w:rsidRPr="009872F0">
        <w:rPr>
          <w:rFonts w:asciiTheme="minorBidi" w:hAnsiTheme="minorBidi" w:cstheme="minorBidi"/>
          <w:sz w:val="24"/>
          <w:szCs w:val="24"/>
          <w:rtl/>
          <w:rPrChange w:id="182" w:author="אגנס ארבלי" w:date="2025-08-17T09:54:00Z">
            <w:rPr>
              <w:rtl/>
            </w:rPr>
          </w:rPrChange>
        </w:rPr>
        <w:t xml:space="preserve">תלמידים שבשנה הרלוונטית לרשימה נכשלו בקורס כלשהו באחד החוגים יכולים עדיין להיות מצטיינים בחוג שבו אין להם קורס נכשל. </w:t>
      </w:r>
    </w:p>
    <w:bookmarkEnd w:id="137"/>
    <w:p w14:paraId="7D4F81BC" w14:textId="77777777" w:rsidR="00F50562" w:rsidRPr="00645CE8" w:rsidRDefault="00F50562" w:rsidP="00F50562">
      <w:pPr>
        <w:spacing w:after="120"/>
        <w:ind w:left="907" w:hanging="907"/>
        <w:rPr>
          <w:rFonts w:asciiTheme="minorBidi" w:hAnsiTheme="minorBidi" w:cstheme="minorBidi"/>
          <w:sz w:val="24"/>
          <w:szCs w:val="24"/>
          <w:rtl/>
        </w:rPr>
      </w:pPr>
      <w:r w:rsidRPr="00645CE8">
        <w:rPr>
          <w:rFonts w:asciiTheme="minorBidi" w:hAnsiTheme="minorBidi" w:cstheme="minorBidi"/>
          <w:sz w:val="24"/>
          <w:szCs w:val="24"/>
          <w:rtl/>
        </w:rPr>
        <w:t xml:space="preserve">16.2.1.2 ברשימת הדיקן לתואר בוגר ייכללו התלמידים </w:t>
      </w:r>
      <w:proofErr w:type="spellStart"/>
      <w:r w:rsidRPr="00645CE8">
        <w:rPr>
          <w:rFonts w:asciiTheme="minorBidi" w:hAnsiTheme="minorBidi" w:cstheme="minorBidi"/>
          <w:sz w:val="24"/>
          <w:szCs w:val="24"/>
          <w:rtl/>
        </w:rPr>
        <w:t>שציוניהם</w:t>
      </w:r>
      <w:proofErr w:type="spellEnd"/>
      <w:r w:rsidRPr="00645CE8">
        <w:rPr>
          <w:rFonts w:asciiTheme="minorBidi" w:hAnsiTheme="minorBidi" w:cstheme="minorBidi"/>
          <w:sz w:val="24"/>
          <w:szCs w:val="24"/>
          <w:rtl/>
        </w:rPr>
        <w:t xml:space="preserve"> בגין לימודיהם בשנת הלימודים הקודמת הם הגבוהים ביותר מבין התלמידים לתואר בוגר בכל חוג. </w:t>
      </w:r>
    </w:p>
    <w:p w14:paraId="6E30F784" w14:textId="77777777" w:rsidR="00F50562" w:rsidRPr="00645CE8" w:rsidRDefault="00F50562" w:rsidP="00F50562">
      <w:pPr>
        <w:spacing w:after="120"/>
        <w:ind w:left="907" w:hanging="907"/>
        <w:rPr>
          <w:rFonts w:asciiTheme="minorBidi" w:hAnsiTheme="minorBidi" w:cstheme="minorBidi"/>
          <w:sz w:val="24"/>
          <w:szCs w:val="24"/>
          <w:rtl/>
        </w:rPr>
      </w:pPr>
      <w:r w:rsidRPr="00645CE8">
        <w:rPr>
          <w:rFonts w:asciiTheme="minorBidi" w:hAnsiTheme="minorBidi" w:cstheme="minorBidi"/>
          <w:sz w:val="24"/>
          <w:szCs w:val="24"/>
          <w:rtl/>
        </w:rPr>
        <w:t>16.2.1.3 תלמיד הלומד בו-זמנית לשני תארים בשתי פקולטות רשאי להיכלל ברשימת הדיקן בכל תואר בנפרד. , תלמיד הלומד לתואר דו-חוגי רשאי להיכלל ברשימת הדיקן לתואר בוגר בכל אחד מחוגי הלימוד שלו.</w:t>
      </w:r>
    </w:p>
    <w:p w14:paraId="67946448" w14:textId="77777777" w:rsidR="00F50562" w:rsidRPr="00645CE8" w:rsidRDefault="00F50562" w:rsidP="00F50562">
      <w:pPr>
        <w:pStyle w:val="ad"/>
        <w:tabs>
          <w:tab w:val="left" w:pos="1415"/>
        </w:tabs>
        <w:spacing w:after="120"/>
        <w:ind w:left="360"/>
        <w:rPr>
          <w:rFonts w:asciiTheme="minorBidi" w:hAnsiTheme="minorBidi" w:cstheme="minorBidi"/>
          <w:sz w:val="24"/>
          <w:szCs w:val="24"/>
          <w:rtl/>
        </w:rPr>
      </w:pPr>
      <w:r w:rsidRPr="00645CE8">
        <w:rPr>
          <w:rFonts w:asciiTheme="minorBidi" w:hAnsiTheme="minorBidi" w:cstheme="minorBidi"/>
          <w:sz w:val="24"/>
          <w:szCs w:val="24"/>
          <w:rtl/>
        </w:rPr>
        <w:t xml:space="preserve">16.2.2 </w:t>
      </w:r>
      <w:r w:rsidRPr="00645CE8">
        <w:rPr>
          <w:rFonts w:asciiTheme="minorBidi" w:hAnsiTheme="minorBidi" w:cstheme="minorBidi"/>
          <w:sz w:val="24"/>
          <w:szCs w:val="24"/>
          <w:u w:val="single"/>
          <w:rtl/>
        </w:rPr>
        <w:t>מענקי הדיקן לתואר בוגר</w:t>
      </w:r>
    </w:p>
    <w:p w14:paraId="42D81C8F"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מענקי הצטיינות יוענקו על ידי הדיקן ל- 2.5% מן התלמידים לתואר בוגר בפקולטה- לבדוק  בשנת הלימודים שבגין ההצטיינות בה מוענק המענק. מענק הדיקן לתואר בוגר בכל חוג שבו הסטודנט מצטיין יעניק פטור בהיקף של  25% משכר הלימוד השנתי לתואר בוגר בשנת הלימודים שבה יוענק המענק, אך לא יותר משכר הלימוד האישי של התלמיד באותה שנה בגין לימודיו לתואר בוגר. </w:t>
      </w:r>
    </w:p>
    <w:p w14:paraId="77CC8432"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16.2.3 </w:t>
      </w:r>
      <w:r w:rsidRPr="00645CE8">
        <w:rPr>
          <w:rFonts w:asciiTheme="minorBidi" w:hAnsiTheme="minorBidi" w:cstheme="minorBidi"/>
          <w:sz w:val="24"/>
          <w:szCs w:val="24"/>
          <w:u w:val="single"/>
          <w:rtl/>
        </w:rPr>
        <w:t>רשימת הרקטור לתואר בוגר</w:t>
      </w:r>
    </w:p>
    <w:p w14:paraId="7BF861BB"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ברשימת הרקטור לתואר בוגר יכללו 30 התלמידים המצטיינים של האוניברסיטה לתואר בוגר, שייקבעו תוך התחשבות בצורך להבטיח ייצוג הולם ברשימה לתלמידים בפקולטות השונות. התלמידים שברשימת הרקטור לתואר בוגר זכאים לפטור בהיקף של  100% משכר הלימוד השנתי לתואר בוגר בשנת הלימודים שבה יינתן המענק, אך לא יותר משכר הלימוד האישי של התלמיד באותה שנה בגין לימודיו לתואר בוגר. בנוסף לפטור משכר הלימוד, יינתן לתלמידים שברשימת הרקטור גם פרס כספי.</w:t>
      </w:r>
    </w:p>
    <w:p w14:paraId="02CA2E9C" w14:textId="77777777" w:rsidR="00F50562" w:rsidRPr="00645CE8" w:rsidRDefault="00F50562" w:rsidP="00F50562">
      <w:pPr>
        <w:spacing w:after="120"/>
        <w:ind w:left="-2"/>
        <w:rPr>
          <w:rFonts w:asciiTheme="minorBidi" w:hAnsiTheme="minorBidi" w:cstheme="minorBidi"/>
          <w:sz w:val="24"/>
          <w:szCs w:val="24"/>
          <w:rtl/>
        </w:rPr>
      </w:pPr>
    </w:p>
    <w:p w14:paraId="216ACAE6" w14:textId="77777777" w:rsidR="00F50562" w:rsidRPr="00645CE8" w:rsidRDefault="00F50562" w:rsidP="00F50562">
      <w:pPr>
        <w:pStyle w:val="2"/>
        <w:spacing w:before="0" w:after="120"/>
        <w:rPr>
          <w:rFonts w:asciiTheme="minorBidi" w:hAnsiTheme="minorBidi" w:cstheme="minorBidi"/>
          <w:sz w:val="24"/>
          <w:szCs w:val="24"/>
          <w:rtl/>
        </w:rPr>
      </w:pPr>
      <w:bookmarkStart w:id="183" w:name="_Toc83818215"/>
      <w:r w:rsidRPr="00645CE8">
        <w:rPr>
          <w:rFonts w:asciiTheme="minorBidi" w:hAnsiTheme="minorBidi" w:cstheme="minorBidi"/>
          <w:sz w:val="24"/>
          <w:szCs w:val="24"/>
          <w:rtl/>
        </w:rPr>
        <w:t xml:space="preserve">16.3  תלמידים מצטיינים לתואר מוסמך </w:t>
      </w:r>
    </w:p>
    <w:p w14:paraId="18F6A430" w14:textId="77777777" w:rsidR="00F50562" w:rsidRPr="00645CE8" w:rsidRDefault="00F50562" w:rsidP="00F50562">
      <w:pPr>
        <w:spacing w:after="120"/>
        <w:ind w:left="-2"/>
        <w:rPr>
          <w:rFonts w:asciiTheme="minorBidi" w:hAnsiTheme="minorBidi" w:cstheme="minorBidi"/>
          <w:sz w:val="24"/>
          <w:szCs w:val="24"/>
          <w:rtl/>
        </w:rPr>
      </w:pPr>
      <w:r w:rsidRPr="00645CE8">
        <w:rPr>
          <w:rFonts w:asciiTheme="minorBidi" w:hAnsiTheme="minorBidi" w:cstheme="minorBidi"/>
          <w:sz w:val="24"/>
          <w:szCs w:val="24"/>
          <w:rtl/>
        </w:rPr>
        <w:t>ברשימות הדיקן והרקטור ייכללו התלמידים המצטיינים לתואר מוסמך על פי הישגיהם במהלך לימודיהם לתואר מוסמך (בגין הישגיהם בשנה א' ובגין הישגיהם בשנה ב').</w:t>
      </w:r>
    </w:p>
    <w:p w14:paraId="49058C9F"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16.3.1 </w:t>
      </w:r>
      <w:r w:rsidRPr="00645CE8">
        <w:rPr>
          <w:rFonts w:asciiTheme="minorBidi" w:hAnsiTheme="minorBidi" w:cstheme="minorBidi"/>
          <w:sz w:val="24"/>
          <w:szCs w:val="24"/>
          <w:u w:val="single"/>
          <w:rtl/>
        </w:rPr>
        <w:t>רשימת הדיקן לתואר מוסמך</w:t>
      </w:r>
    </w:p>
    <w:p w14:paraId="74F078AA"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ברשימת הדיקן לתואר מוסמך יכללו תלמידים מסיימים המהווים עד עשרה אחוזים מבין התלמידים לתואר מוסמך בכל פקולטה בשנת הלימודים שבגין ההישגים בה נקבעת הרשימה, וממוצע </w:t>
      </w:r>
      <w:proofErr w:type="spellStart"/>
      <w:r w:rsidRPr="00645CE8">
        <w:rPr>
          <w:rFonts w:asciiTheme="minorBidi" w:hAnsiTheme="minorBidi" w:cstheme="minorBidi"/>
          <w:sz w:val="24"/>
          <w:szCs w:val="24"/>
          <w:rtl/>
        </w:rPr>
        <w:t>ציוניהם</w:t>
      </w:r>
      <w:proofErr w:type="spellEnd"/>
      <w:r w:rsidRPr="00645CE8">
        <w:rPr>
          <w:rFonts w:asciiTheme="minorBidi" w:hAnsiTheme="minorBidi" w:cstheme="minorBidi"/>
          <w:sz w:val="24"/>
          <w:szCs w:val="24"/>
          <w:rtl/>
        </w:rPr>
        <w:t xml:space="preserve"> במועד הקובע אינו נמוך מ- 85, בכפוף לכללים הבאים:</w:t>
      </w:r>
    </w:p>
    <w:p w14:paraId="485207D8" w14:textId="77777777" w:rsidR="00F50562" w:rsidRPr="00645CE8" w:rsidRDefault="00F50562" w:rsidP="00F50562">
      <w:pPr>
        <w:spacing w:after="120"/>
        <w:ind w:left="302"/>
        <w:rPr>
          <w:rFonts w:asciiTheme="minorBidi" w:hAnsiTheme="minorBidi" w:cstheme="minorBidi"/>
          <w:sz w:val="24"/>
          <w:szCs w:val="24"/>
          <w:rtl/>
        </w:rPr>
      </w:pPr>
      <w:r w:rsidRPr="00645CE8">
        <w:rPr>
          <w:rFonts w:asciiTheme="minorBidi" w:eastAsia="Times New Roman" w:hAnsiTheme="minorBidi" w:cstheme="minorBidi"/>
          <w:sz w:val="24"/>
          <w:szCs w:val="24"/>
          <w:rtl/>
        </w:rPr>
        <w:t xml:space="preserve">א. ייכללו ברשימה רק תלמידים שלמדו לפחות 40% מהיקף הלימודים הדרוש לתואר (27% בתוכנית מוסמך תלת-שנתית). </w:t>
      </w:r>
      <w:r w:rsidRPr="00645CE8">
        <w:rPr>
          <w:rFonts w:asciiTheme="minorBidi" w:hAnsiTheme="minorBidi" w:cstheme="minorBidi"/>
          <w:sz w:val="24"/>
          <w:szCs w:val="24"/>
          <w:rtl/>
        </w:rPr>
        <w:t>לעניין זה יילקחו בחשבון גם קורסים שנלמדו במסגרת תואר אחר שהופשרו בשנת הלימודים שבגין ההצטיינות בה נקבעת הרשימה, אך לא יילקחו בחשבון קורסים שהוכרו בגין לימודים במוסד אחר.</w:t>
      </w:r>
    </w:p>
    <w:p w14:paraId="0E03CD80" w14:textId="77777777" w:rsidR="00F50562" w:rsidRPr="00645CE8" w:rsidRDefault="00F50562" w:rsidP="00F50562">
      <w:pPr>
        <w:spacing w:after="120"/>
        <w:ind w:left="302"/>
        <w:rPr>
          <w:rFonts w:asciiTheme="minorBidi" w:hAnsiTheme="minorBidi" w:cstheme="minorBidi"/>
          <w:sz w:val="24"/>
          <w:szCs w:val="24"/>
          <w:rtl/>
        </w:rPr>
      </w:pPr>
      <w:r w:rsidRPr="00645CE8">
        <w:rPr>
          <w:rFonts w:asciiTheme="minorBidi" w:eastAsia="Times New Roman" w:hAnsiTheme="minorBidi" w:cstheme="minorBidi"/>
          <w:sz w:val="24"/>
          <w:szCs w:val="24"/>
          <w:rtl/>
        </w:rPr>
        <w:t xml:space="preserve">ב. </w:t>
      </w:r>
      <w:r w:rsidRPr="00645CE8">
        <w:rPr>
          <w:rFonts w:asciiTheme="minorBidi" w:hAnsiTheme="minorBidi" w:cstheme="minorBidi"/>
          <w:sz w:val="24"/>
          <w:szCs w:val="24"/>
          <w:rtl/>
        </w:rPr>
        <w:t>בממוצע הציונים למדרג יכללו כל ציוני השנה הקודמת, כולל  ציונים בקורסים שנלמדו במסגרת תואר אחר שהופשרו בשנת הלימודים שבגין ההצטיינות בה נקבעת הרשימה, למעט ציונים בקורסים הבאים: קורסים שמוגדרים כלימודי עזר ולימודי השלמה, קורסים שבהם ניתן ציון מילולי (כגון פטור ו/או זיכוי) וקורסים שהוכרו בגין לימודים במוסד אחר ושפות לפטור.</w:t>
      </w:r>
    </w:p>
    <w:bookmarkEnd w:id="183"/>
    <w:p w14:paraId="42EF6DC8"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16.3.2 </w:t>
      </w:r>
      <w:r w:rsidRPr="00645CE8">
        <w:rPr>
          <w:rFonts w:asciiTheme="minorBidi" w:hAnsiTheme="minorBidi" w:cstheme="minorBidi"/>
          <w:sz w:val="24"/>
          <w:szCs w:val="24"/>
          <w:u w:val="single"/>
          <w:rtl/>
        </w:rPr>
        <w:t xml:space="preserve"> מענקי הדיקן לתואר מוסמך</w:t>
      </w:r>
    </w:p>
    <w:p w14:paraId="76537A07"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מענקי הצטיינות יוענקו על ידי הדיקן ל-  5% מן התלמידים לתואר מוסמך בפקולטה בשנת הלימודים שבגין ההצטיינות בה יינתן המענק. אולם בבואו להרכיב את הרשימה, רשאי הדיקן להתחשב בצורך להבטיח ייצוג הולם ברשימה לתלמידים בחוגים השונים בפקולטה, ולהעניק עדיפות לתלמידים לתואר מוסמך מחקרי.</w:t>
      </w:r>
    </w:p>
    <w:p w14:paraId="7B7D5FB7"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מענק הדיקן לתואר מוסמך יהיה בהיקף של  100% שכר הלימוד השנתי לתואר מוסמך בשנת הלימודים שבה יינתן המענק, אך לא יותר משכר הלימוד האישי של התלמיד באותה שנה בגין לימודיו לתואר מוסמך. תלמיד שזכאי לפרס הדיקן לתואר מוסמך, המקבל בשנת הלימודים שבה מוענק לו פרס הדיקן פטור (מלא או חלקי) משכר לימוד בגין משרת עוזר הוראה, יזכה במענק כספי בגובה הפטור משכר לימוד לו הוא זכאי בגין המשרה בה הוא מכהן, לאחר השלמה ל פטור בגובה-100% משכר הלימוד השנתי בגין הצטיינות. </w:t>
      </w:r>
    </w:p>
    <w:p w14:paraId="13CDF561"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16.3.3 </w:t>
      </w:r>
      <w:r w:rsidRPr="00645CE8">
        <w:rPr>
          <w:rFonts w:asciiTheme="minorBidi" w:hAnsiTheme="minorBidi" w:cstheme="minorBidi"/>
          <w:sz w:val="24"/>
          <w:szCs w:val="24"/>
          <w:u w:val="single"/>
          <w:rtl/>
        </w:rPr>
        <w:t>רשימת הרקטור לתואר מוסמך</w:t>
      </w:r>
    </w:p>
    <w:p w14:paraId="5F4B547E"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ברשימת הרקטור לתואר מוסמך יכללו 50 התלמידים המצטיינים של האוניברסיטה לתואר מוסמך, שייקבעו תוך התחשבות בצורך להבטיח ייצוג הולם ברשימה לתלמידים בפקולטות השונות. התלמידים הנכללים ברשימת הרקטור לתואר מוסמך יהיו זכאים גם לפרס כספי. </w:t>
      </w:r>
    </w:p>
    <w:p w14:paraId="67F53FD6" w14:textId="77777777" w:rsidR="00F50562" w:rsidRPr="00645CE8" w:rsidRDefault="00F50562" w:rsidP="00F50562">
      <w:pPr>
        <w:rPr>
          <w:rFonts w:asciiTheme="minorBidi" w:hAnsiTheme="minorBidi" w:cstheme="minorBidi"/>
          <w:sz w:val="24"/>
          <w:szCs w:val="24"/>
          <w:rtl/>
        </w:rPr>
      </w:pPr>
    </w:p>
    <w:p w14:paraId="469EDB52" w14:textId="77777777" w:rsidR="00F50562" w:rsidRPr="00645CE8" w:rsidRDefault="00F50562" w:rsidP="00F50562">
      <w:pPr>
        <w:pStyle w:val="1"/>
        <w:rPr>
          <w:rFonts w:asciiTheme="minorBidi" w:hAnsiTheme="minorBidi" w:cstheme="minorBidi"/>
          <w:sz w:val="24"/>
          <w:szCs w:val="24"/>
        </w:rPr>
      </w:pPr>
      <w:bookmarkStart w:id="184" w:name="_Toc83818216"/>
      <w:r w:rsidRPr="00645CE8">
        <w:rPr>
          <w:rFonts w:asciiTheme="minorBidi" w:hAnsiTheme="minorBidi" w:cstheme="minorBidi"/>
          <w:sz w:val="24"/>
          <w:szCs w:val="24"/>
          <w:rtl/>
        </w:rPr>
        <w:t>17. העברת מידע על סטודנטים</w:t>
      </w:r>
      <w:bookmarkEnd w:id="184"/>
    </w:p>
    <w:p w14:paraId="5750A5D0"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 (מעובד לפי הוראת הנהלה מספר 008- 18)</w:t>
      </w:r>
    </w:p>
    <w:p w14:paraId="4BF61246"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הוראה זו קובעת נוהל להעברת מידע ממאגר המידע של מנהל סטודנטים, במגמה להגן על צנעת הפרט של הסטודנט. סטודנט- כל מי שנרשם ו/או למד באוניברסיטה לתואר כלשהו או בכל תכנית מיוחדת.</w:t>
      </w:r>
    </w:p>
    <w:p w14:paraId="3A27EEFB" w14:textId="77777777" w:rsidR="00F50562" w:rsidRPr="00645CE8" w:rsidRDefault="00F50562" w:rsidP="00F50562">
      <w:pPr>
        <w:rPr>
          <w:rFonts w:asciiTheme="minorBidi" w:hAnsiTheme="minorBidi" w:cstheme="minorBidi"/>
          <w:sz w:val="24"/>
          <w:szCs w:val="24"/>
          <w:rtl/>
        </w:rPr>
      </w:pPr>
    </w:p>
    <w:p w14:paraId="2907EE13" w14:textId="77777777" w:rsidR="00F50562" w:rsidRPr="00645CE8" w:rsidRDefault="00F50562" w:rsidP="00F50562">
      <w:pPr>
        <w:pStyle w:val="2"/>
        <w:rPr>
          <w:rFonts w:asciiTheme="minorBidi" w:hAnsiTheme="minorBidi" w:cstheme="minorBidi"/>
          <w:sz w:val="24"/>
          <w:szCs w:val="24"/>
          <w:rtl/>
        </w:rPr>
      </w:pPr>
      <w:bookmarkStart w:id="185" w:name="_Toc83818217"/>
      <w:r w:rsidRPr="00645CE8">
        <w:rPr>
          <w:rFonts w:asciiTheme="minorBidi" w:hAnsiTheme="minorBidi" w:cstheme="minorBidi"/>
          <w:sz w:val="24"/>
          <w:szCs w:val="24"/>
          <w:rtl/>
        </w:rPr>
        <w:t xml:space="preserve">17.1 </w:t>
      </w:r>
      <w:r w:rsidRPr="00645CE8">
        <w:rPr>
          <w:rFonts w:asciiTheme="minorBidi" w:hAnsiTheme="minorBidi" w:cstheme="minorBidi"/>
          <w:b/>
          <w:sz w:val="24"/>
          <w:szCs w:val="24"/>
          <w:rtl/>
        </w:rPr>
        <w:t>כללי</w:t>
      </w:r>
      <w:bookmarkEnd w:id="185"/>
    </w:p>
    <w:p w14:paraId="30450F0B"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17.1.1  כל בקשה לקבלת מידע על סטודנטים מצד גוף באוניברסיטה או מחוץ לה, חייבת לפרט את זהות המבקש, הנתונים הנדרשים, מטרת הבקשה והשימוש שייעשה במידע.</w:t>
      </w:r>
    </w:p>
    <w:p w14:paraId="645EDF0D"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17.1.2  כל גוף או אדם שקיבל מידע כאמור בהוראה זו, יתחייב להשתמש במידע זה רק לצורך המטרה אותה פירט בבקשה.</w:t>
      </w:r>
    </w:p>
    <w:p w14:paraId="269FEF8F"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17.1.3  ראשי היחידות אחראים לכך שהוראות אלה יובאו לידיעת העובדים הנוגעים לעניין.</w:t>
      </w:r>
    </w:p>
    <w:p w14:paraId="60B601C3" w14:textId="77777777" w:rsidR="00F50562" w:rsidRPr="00645CE8" w:rsidRDefault="00F50562" w:rsidP="00F50562">
      <w:pPr>
        <w:rPr>
          <w:rFonts w:asciiTheme="minorBidi" w:hAnsiTheme="minorBidi" w:cstheme="minorBidi"/>
          <w:sz w:val="24"/>
          <w:szCs w:val="24"/>
          <w:rtl/>
        </w:rPr>
      </w:pPr>
    </w:p>
    <w:p w14:paraId="416E7440" w14:textId="77777777" w:rsidR="00F50562" w:rsidRPr="00645CE8" w:rsidRDefault="00F50562" w:rsidP="00F50562">
      <w:pPr>
        <w:pStyle w:val="2"/>
        <w:rPr>
          <w:rFonts w:asciiTheme="minorBidi" w:hAnsiTheme="minorBidi" w:cstheme="minorBidi"/>
          <w:sz w:val="24"/>
          <w:szCs w:val="24"/>
          <w:rtl/>
        </w:rPr>
      </w:pPr>
      <w:bookmarkStart w:id="186" w:name="_Toc83818218"/>
      <w:r w:rsidRPr="00645CE8">
        <w:rPr>
          <w:rFonts w:asciiTheme="minorBidi" w:hAnsiTheme="minorBidi" w:cstheme="minorBidi"/>
          <w:sz w:val="24"/>
          <w:szCs w:val="24"/>
          <w:rtl/>
        </w:rPr>
        <w:t>17.2  העברת מידע פרטני על הסטודנט</w:t>
      </w:r>
      <w:bookmarkEnd w:id="186"/>
    </w:p>
    <w:p w14:paraId="456E8FFE"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17.2.1  לסטודנט או לבא כוחו</w:t>
      </w:r>
    </w:p>
    <w:p w14:paraId="3D96EDD2"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 xml:space="preserve">סטודנט יכול לקבל לפי דרישתו </w:t>
      </w:r>
      <w:r w:rsidRPr="00645CE8">
        <w:rPr>
          <w:rFonts w:asciiTheme="minorBidi" w:hAnsiTheme="minorBidi" w:cstheme="minorBidi"/>
          <w:sz w:val="24"/>
          <w:szCs w:val="24"/>
          <w:u w:val="single"/>
          <w:rtl/>
        </w:rPr>
        <w:t xml:space="preserve">ובכפוף לכל דין </w:t>
      </w:r>
      <w:r w:rsidRPr="00645CE8">
        <w:rPr>
          <w:rFonts w:asciiTheme="minorBidi" w:hAnsiTheme="minorBidi" w:cstheme="minorBidi"/>
          <w:sz w:val="24"/>
          <w:szCs w:val="24"/>
          <w:rtl/>
        </w:rPr>
        <w:t>מידע אודותיו הנמצא במאגר. ניתן למסור את המידע גם לבא כוחו של הסטודנט על סמך ייפוי-כוח.</w:t>
      </w:r>
    </w:p>
    <w:p w14:paraId="622E765E"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17.2.2  לרשות אקדמית באוניברסיטה</w:t>
      </w:r>
    </w:p>
    <w:p w14:paraId="2B7FCF43"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 xml:space="preserve">רשויות אקדמיות באוניברסיטה וכן </w:t>
      </w:r>
      <w:r w:rsidRPr="00645CE8">
        <w:rPr>
          <w:rFonts w:asciiTheme="minorBidi" w:hAnsiTheme="minorBidi" w:cstheme="minorBidi"/>
          <w:sz w:val="24"/>
          <w:szCs w:val="24"/>
          <w:u w:val="single"/>
          <w:rtl/>
        </w:rPr>
        <w:t>המנהל האקדמי</w:t>
      </w:r>
      <w:r w:rsidRPr="00645CE8">
        <w:rPr>
          <w:rFonts w:asciiTheme="minorBidi" w:hAnsiTheme="minorBidi" w:cstheme="minorBidi"/>
          <w:sz w:val="24"/>
          <w:szCs w:val="24"/>
          <w:rtl/>
        </w:rPr>
        <w:t xml:space="preserve"> </w:t>
      </w:r>
      <w:r w:rsidRPr="00645CE8">
        <w:rPr>
          <w:rFonts w:asciiTheme="minorBidi" w:hAnsiTheme="minorBidi" w:cstheme="minorBidi"/>
          <w:sz w:val="24"/>
          <w:szCs w:val="24"/>
          <w:u w:val="single"/>
          <w:rtl/>
        </w:rPr>
        <w:t xml:space="preserve">יכולים </w:t>
      </w:r>
      <w:r w:rsidRPr="00645CE8">
        <w:rPr>
          <w:rFonts w:asciiTheme="minorBidi" w:hAnsiTheme="minorBidi" w:cstheme="minorBidi"/>
          <w:sz w:val="24"/>
          <w:szCs w:val="24"/>
          <w:rtl/>
        </w:rPr>
        <w:t>לקבל מידע על הסטודנט, כשהדבר דרוש למילוי תפקידם.</w:t>
      </w:r>
    </w:p>
    <w:p w14:paraId="613F1262"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17.2.3  לגוף מנהלי באוניברסיטה</w:t>
      </w:r>
    </w:p>
    <w:p w14:paraId="4BB119A9"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 xml:space="preserve">גופים מנהליים באוניברסיטה יכולים לקבל מידע על הסטודנט הכולל לכל היותר את שמו, כתובתו, שנה וחוג לימודיו. </w:t>
      </w:r>
    </w:p>
    <w:p w14:paraId="64323CFD"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המדור לקבלת תלמידים יהיה רשאי לקבל מידע על ציוני תלמידים וכל מידע רלבנטי אחר לצורך מילוי תפקידו.</w:t>
      </w:r>
    </w:p>
    <w:p w14:paraId="765A9285"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גופים מנהליים אחרים באוניברסיטה הזקוקים למידע על ציוני הסטודנט לצורך מילוי תפקידם יפנו לאגף למנהל סטודנטים. האגף יבדוק את ההצדקה למסירת המידע ויבחן גם אפשרויות נוספות למתן מענה לצורך של היחידה הפונה (כגון מסירת מידע מצומצם, אישור על עמידה בתנאי זכאות בלבד וכדומה). </w:t>
      </w:r>
    </w:p>
    <w:p w14:paraId="0BB3E5A4"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יחידות מבקר האוניברסיטה, הלשכה המשפטית, יחידות דיקנט הסטודנטים נציב קבילות הסטודנטים והנציבה למניעת הטרדה מינית יהיו זכאים לקבל מידע מפורט, לצורך מילוי תפקידם.</w:t>
      </w:r>
    </w:p>
    <w:p w14:paraId="0F7D78A8"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17.2.4  לפונים מחוץ לאוניברסיטה</w:t>
      </w:r>
    </w:p>
    <w:p w14:paraId="5B8A81B9"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 xml:space="preserve">לפונים מחוץ לאוניברסיטה לא יימסר </w:t>
      </w:r>
      <w:r w:rsidRPr="00645CE8">
        <w:rPr>
          <w:rFonts w:asciiTheme="minorBidi" w:hAnsiTheme="minorBidi" w:cstheme="minorBidi"/>
          <w:sz w:val="24"/>
          <w:szCs w:val="24"/>
          <w:u w:val="single"/>
          <w:rtl/>
        </w:rPr>
        <w:t>מידע מזוהה או ניתן לזיהוי</w:t>
      </w:r>
      <w:r w:rsidRPr="00645CE8">
        <w:rPr>
          <w:rFonts w:asciiTheme="minorBidi" w:hAnsiTheme="minorBidi" w:cstheme="minorBidi"/>
          <w:sz w:val="24"/>
          <w:szCs w:val="24"/>
          <w:rtl/>
        </w:rPr>
        <w:t xml:space="preserve"> אודות סטודנט לאדם או לגוף כלשהו </w:t>
      </w:r>
    </w:p>
    <w:p w14:paraId="6B9F74FD"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שמחוץ לאוניברסיטה (כולל אוניברסיטה אחרת, גוף ממשלתי, רשויות צה"ל וכיו"ב), אלא על סמך בקשה בכתב של הסטודנט, פרט למסירת מידע המחויבת לפי החוק</w:t>
      </w:r>
      <w:r w:rsidRPr="00645CE8">
        <w:rPr>
          <w:rFonts w:asciiTheme="minorBidi" w:hAnsiTheme="minorBidi" w:cstheme="minorBidi"/>
          <w:sz w:val="24"/>
          <w:szCs w:val="24"/>
          <w:u w:val="single"/>
          <w:rtl/>
        </w:rPr>
        <w:t>, או מותרת לפי דין או תקנון.</w:t>
      </w:r>
    </w:p>
    <w:p w14:paraId="5F58057E"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w:t>
      </w:r>
    </w:p>
    <w:p w14:paraId="4ED7AF14" w14:textId="77777777" w:rsidR="00F50562" w:rsidRPr="00645CE8" w:rsidRDefault="00F50562" w:rsidP="00F50562">
      <w:pPr>
        <w:pStyle w:val="2"/>
        <w:rPr>
          <w:rFonts w:asciiTheme="minorBidi" w:hAnsiTheme="minorBidi" w:cstheme="minorBidi"/>
          <w:sz w:val="24"/>
          <w:szCs w:val="24"/>
          <w:rtl/>
        </w:rPr>
      </w:pPr>
    </w:p>
    <w:p w14:paraId="43647938" w14:textId="77777777" w:rsidR="00F50562" w:rsidRPr="00645CE8" w:rsidRDefault="00F50562" w:rsidP="00F50562">
      <w:pPr>
        <w:pStyle w:val="2"/>
        <w:rPr>
          <w:rFonts w:asciiTheme="minorBidi" w:hAnsiTheme="minorBidi" w:cstheme="minorBidi"/>
          <w:sz w:val="24"/>
          <w:szCs w:val="24"/>
          <w:rtl/>
        </w:rPr>
      </w:pPr>
      <w:bookmarkStart w:id="187" w:name="_Toc83818219"/>
      <w:r w:rsidRPr="00645CE8">
        <w:rPr>
          <w:rFonts w:asciiTheme="minorBidi" w:hAnsiTheme="minorBidi" w:cstheme="minorBidi"/>
          <w:sz w:val="24"/>
          <w:szCs w:val="24"/>
          <w:rtl/>
        </w:rPr>
        <w:t>17.3  העברת מידע סטטיסטי של קבוצות סטודנטים</w:t>
      </w:r>
      <w:bookmarkEnd w:id="187"/>
    </w:p>
    <w:p w14:paraId="008B22DA"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17.3.1  לגורם בתוך האוניברסיטה</w:t>
      </w:r>
    </w:p>
    <w:p w14:paraId="74C4BFF0"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גופים בתוך האוניברסיטה: פקולטות, בתי-ספר, חוגים, יכולים לקבל נתונים סטטיסטיים אודות סטודנטים הרשומים אצלם. גופים אחרים באוניברסיטה יכולים לקבל נתונים סטטיסטיים על כלל התלמידים רק באישור הרקטור או בא כוחו. מידע זה יימסר מבלי לזהות את הסטודנטים.</w:t>
      </w:r>
    </w:p>
    <w:p w14:paraId="3B04439D"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17.3.2  לאגודת הסטודנטים</w:t>
      </w:r>
    </w:p>
    <w:p w14:paraId="2DA2B2EE"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 xml:space="preserve">נציגי אגודת הסטודנטים יכולים לקבל רשימות שמיות של הסטודנטים וכתובותיהם, </w:t>
      </w:r>
      <w:r w:rsidRPr="00645CE8">
        <w:rPr>
          <w:rFonts w:asciiTheme="minorBidi" w:hAnsiTheme="minorBidi" w:cstheme="minorBidi"/>
          <w:sz w:val="24"/>
          <w:szCs w:val="24"/>
          <w:u w:val="single"/>
          <w:rtl/>
        </w:rPr>
        <w:t>בכפוף להסכמת הסטודנטים,</w:t>
      </w:r>
      <w:r w:rsidRPr="00645CE8">
        <w:rPr>
          <w:rFonts w:asciiTheme="minorBidi" w:hAnsiTheme="minorBidi" w:cstheme="minorBidi"/>
          <w:sz w:val="24"/>
          <w:szCs w:val="24"/>
          <w:rtl/>
        </w:rPr>
        <w:t xml:space="preserve"> וכן נתונים סטטיסטיים על סטודנטים לפי חלוקה לתחומי לימוד, לצורך פעילות הקשורה באגודת הסטודנטים.</w:t>
      </w:r>
    </w:p>
    <w:p w14:paraId="55B72695" w14:textId="77777777" w:rsidR="00F50562" w:rsidRPr="00645CE8" w:rsidRDefault="00F50562" w:rsidP="00F50562">
      <w:pPr>
        <w:ind w:left="423"/>
        <w:rPr>
          <w:rFonts w:asciiTheme="minorBidi" w:hAnsiTheme="minorBidi" w:cstheme="minorBidi"/>
          <w:sz w:val="24"/>
          <w:szCs w:val="24"/>
          <w:rtl/>
        </w:rPr>
      </w:pPr>
      <w:r w:rsidRPr="00645CE8">
        <w:rPr>
          <w:rFonts w:asciiTheme="minorBidi" w:hAnsiTheme="minorBidi" w:cstheme="minorBidi"/>
          <w:sz w:val="24"/>
          <w:szCs w:val="24"/>
          <w:rtl/>
        </w:rPr>
        <w:t>17.3.3  לגופים</w:t>
      </w:r>
      <w:r w:rsidRPr="00645CE8">
        <w:rPr>
          <w:rFonts w:asciiTheme="minorBidi" w:hAnsiTheme="minorBidi" w:cstheme="minorBidi"/>
          <w:b/>
          <w:bCs/>
          <w:sz w:val="24"/>
          <w:szCs w:val="24"/>
          <w:rtl/>
        </w:rPr>
        <w:t xml:space="preserve"> </w:t>
      </w:r>
      <w:r w:rsidRPr="00645CE8">
        <w:rPr>
          <w:rFonts w:asciiTheme="minorBidi" w:hAnsiTheme="minorBidi" w:cstheme="minorBidi"/>
          <w:sz w:val="24"/>
          <w:szCs w:val="24"/>
          <w:rtl/>
        </w:rPr>
        <w:t>מחוץ לאוניברסיטה</w:t>
      </w:r>
    </w:p>
    <w:p w14:paraId="6E4FFEF6"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גופים שמחוץ לאוניברסיטה יכולים לקבל מידע סטטיסטי על סטודנטים רק באישור  הרקטור, או מי שהוסמך על ידו. אישורים כאלה יינתנו לכל בקשה בנפרד. מידע סטטיסטי שיימסר לגוף חיצוני, יהיה ללא שמות הסטודנטים ובאופן שלא ניתן יהיה לזהותם. </w:t>
      </w:r>
      <w:r w:rsidRPr="00645CE8">
        <w:rPr>
          <w:rFonts w:asciiTheme="minorBidi" w:hAnsiTheme="minorBidi" w:cstheme="minorBidi"/>
          <w:sz w:val="24"/>
          <w:szCs w:val="24"/>
          <w:u w:val="single"/>
          <w:rtl/>
        </w:rPr>
        <w:t>בקשות לפי חוק חופש המידע יטופלו בהתאם להוראות החוק.</w:t>
      </w:r>
    </w:p>
    <w:p w14:paraId="0DF52599" w14:textId="77777777" w:rsidR="00F50562" w:rsidRPr="00645CE8" w:rsidRDefault="00F50562" w:rsidP="00F50562">
      <w:pPr>
        <w:ind w:left="423"/>
        <w:rPr>
          <w:rFonts w:asciiTheme="minorBidi" w:hAnsiTheme="minorBidi" w:cstheme="minorBidi"/>
          <w:sz w:val="24"/>
          <w:szCs w:val="24"/>
          <w:rtl/>
        </w:rPr>
      </w:pPr>
    </w:p>
    <w:p w14:paraId="10B0065F" w14:textId="77777777" w:rsidR="00F50562" w:rsidRPr="00645CE8" w:rsidRDefault="00F50562" w:rsidP="00F50562">
      <w:pPr>
        <w:rPr>
          <w:rFonts w:asciiTheme="minorBidi" w:hAnsiTheme="minorBidi" w:cstheme="minorBidi"/>
          <w:sz w:val="24"/>
          <w:szCs w:val="24"/>
          <w:rtl/>
        </w:rPr>
      </w:pPr>
    </w:p>
    <w:p w14:paraId="4BF12F4C" w14:textId="77777777" w:rsidR="00F50562" w:rsidRPr="00645CE8" w:rsidRDefault="00F50562" w:rsidP="00F50562">
      <w:pPr>
        <w:pStyle w:val="2"/>
        <w:rPr>
          <w:rFonts w:asciiTheme="minorBidi" w:hAnsiTheme="minorBidi" w:cstheme="minorBidi"/>
          <w:sz w:val="24"/>
          <w:szCs w:val="24"/>
          <w:rtl/>
        </w:rPr>
      </w:pPr>
      <w:bookmarkStart w:id="188" w:name="_Toc83818220"/>
      <w:r w:rsidRPr="00645CE8">
        <w:rPr>
          <w:rFonts w:asciiTheme="minorBidi" w:hAnsiTheme="minorBidi" w:cstheme="minorBidi"/>
          <w:sz w:val="24"/>
          <w:szCs w:val="24"/>
          <w:rtl/>
        </w:rPr>
        <w:t xml:space="preserve">17.4  </w:t>
      </w:r>
      <w:r w:rsidRPr="00645CE8">
        <w:rPr>
          <w:rFonts w:asciiTheme="minorBidi" w:hAnsiTheme="minorBidi" w:cstheme="minorBidi"/>
          <w:b/>
          <w:sz w:val="24"/>
          <w:szCs w:val="24"/>
          <w:rtl/>
        </w:rPr>
        <w:t>אחריות</w:t>
      </w:r>
      <w:bookmarkEnd w:id="188"/>
    </w:p>
    <w:p w14:paraId="7EB046B4"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t xml:space="preserve">ראש אגף מנהל סטודנטים, מנהל המחלקה למערכות מידע, מזכירים לענייני הוראה וראשי תחום הוראה ותלמידים בפקולטות/בתיה"ס וכל מי שמחזיק מידע על תלמידים, אחראים לביצוע הוראות אלה. </w:t>
      </w:r>
      <w:r w:rsidRPr="00645CE8">
        <w:rPr>
          <w:rFonts w:asciiTheme="minorBidi" w:hAnsiTheme="minorBidi" w:cstheme="minorBidi"/>
          <w:sz w:val="24"/>
          <w:szCs w:val="24"/>
          <w:u w:val="single"/>
          <w:rtl/>
        </w:rPr>
        <w:t>ככל שמדובר בפניות של גופים מחוץ לאוניברסיטה – הטיפול יעשה בהתחשב במשאבים פנויים וסדר עדיפות</w:t>
      </w:r>
      <w:r w:rsidRPr="00645CE8">
        <w:rPr>
          <w:rFonts w:asciiTheme="minorBidi" w:hAnsiTheme="minorBidi" w:cstheme="minorBidi"/>
          <w:sz w:val="24"/>
          <w:szCs w:val="24"/>
          <w:rtl/>
        </w:rPr>
        <w:t>.</w:t>
      </w:r>
    </w:p>
    <w:p w14:paraId="4B956E43" w14:textId="77777777" w:rsidR="00F50562" w:rsidRPr="00645CE8" w:rsidRDefault="00F50562" w:rsidP="00F50562">
      <w:pPr>
        <w:rPr>
          <w:rFonts w:asciiTheme="minorBidi" w:hAnsiTheme="minorBidi" w:cstheme="minorBidi"/>
          <w:sz w:val="24"/>
          <w:szCs w:val="24"/>
          <w:rtl/>
        </w:rPr>
      </w:pPr>
    </w:p>
    <w:p w14:paraId="3EB3D862" w14:textId="77777777" w:rsidR="00F50562" w:rsidRPr="00645CE8" w:rsidRDefault="00F50562" w:rsidP="00F50562">
      <w:pPr>
        <w:pStyle w:val="2"/>
        <w:rPr>
          <w:rFonts w:asciiTheme="minorBidi" w:hAnsiTheme="minorBidi" w:cstheme="minorBidi"/>
          <w:sz w:val="24"/>
          <w:szCs w:val="24"/>
          <w:rtl/>
        </w:rPr>
      </w:pPr>
      <w:bookmarkStart w:id="189" w:name="_Toc83818221"/>
      <w:r w:rsidRPr="00645CE8">
        <w:rPr>
          <w:rFonts w:asciiTheme="minorBidi" w:hAnsiTheme="minorBidi" w:cstheme="minorBidi"/>
          <w:sz w:val="24"/>
          <w:szCs w:val="24"/>
          <w:rtl/>
        </w:rPr>
        <w:t>17.5  </w:t>
      </w:r>
      <w:r w:rsidRPr="00645CE8">
        <w:rPr>
          <w:rFonts w:asciiTheme="minorBidi" w:hAnsiTheme="minorBidi" w:cstheme="minorBidi"/>
          <w:b/>
          <w:sz w:val="24"/>
          <w:szCs w:val="24"/>
          <w:rtl/>
        </w:rPr>
        <w:t>תשלום</w:t>
      </w:r>
      <w:bookmarkEnd w:id="189"/>
    </w:p>
    <w:p w14:paraId="1480EB7D"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 xml:space="preserve">אישור למסירת מידע </w:t>
      </w:r>
      <w:r w:rsidRPr="00645CE8">
        <w:rPr>
          <w:rFonts w:asciiTheme="minorBidi" w:hAnsiTheme="minorBidi" w:cstheme="minorBidi"/>
          <w:sz w:val="24"/>
          <w:szCs w:val="24"/>
          <w:u w:val="single"/>
          <w:rtl/>
        </w:rPr>
        <w:t xml:space="preserve">עשוי </w:t>
      </w:r>
      <w:r w:rsidRPr="00645CE8">
        <w:rPr>
          <w:rFonts w:asciiTheme="minorBidi" w:hAnsiTheme="minorBidi" w:cstheme="minorBidi"/>
          <w:sz w:val="24"/>
          <w:szCs w:val="24"/>
          <w:rtl/>
        </w:rPr>
        <w:t>להיות מותנה בתשלום בעבור העבודה</w:t>
      </w:r>
      <w:r w:rsidRPr="00645CE8">
        <w:rPr>
          <w:rFonts w:asciiTheme="minorBidi" w:hAnsiTheme="minorBidi" w:cstheme="minorBidi"/>
          <w:sz w:val="24"/>
          <w:szCs w:val="24"/>
        </w:rPr>
        <w:t>.</w:t>
      </w:r>
    </w:p>
    <w:p w14:paraId="30D6E39E" w14:textId="77777777" w:rsidR="00F50562" w:rsidRPr="00645CE8" w:rsidRDefault="00F50562" w:rsidP="00F50562">
      <w:pPr>
        <w:bidi w:val="0"/>
        <w:rPr>
          <w:rFonts w:asciiTheme="minorBidi" w:hAnsiTheme="minorBidi" w:cstheme="minorBidi"/>
          <w:b/>
          <w:bCs/>
          <w:sz w:val="24"/>
          <w:szCs w:val="24"/>
          <w:rtl/>
        </w:rPr>
      </w:pPr>
      <w:r w:rsidRPr="00645CE8">
        <w:rPr>
          <w:rFonts w:asciiTheme="minorBidi" w:hAnsiTheme="minorBidi" w:cstheme="minorBidi"/>
          <w:b/>
          <w:bCs/>
          <w:sz w:val="24"/>
          <w:szCs w:val="24"/>
          <w:rtl/>
        </w:rPr>
        <w:br w:type="page"/>
      </w:r>
    </w:p>
    <w:p w14:paraId="3EE6E9A2" w14:textId="77777777" w:rsidR="00F50562" w:rsidRPr="00645CE8" w:rsidRDefault="00F50562" w:rsidP="00F50562">
      <w:pPr>
        <w:pStyle w:val="1"/>
        <w:rPr>
          <w:rFonts w:asciiTheme="minorBidi" w:hAnsiTheme="minorBidi" w:cstheme="minorBidi"/>
          <w:sz w:val="24"/>
          <w:szCs w:val="24"/>
          <w:rtl/>
        </w:rPr>
      </w:pPr>
      <w:bookmarkStart w:id="190" w:name="_Toc83818222"/>
      <w:r w:rsidRPr="00645CE8">
        <w:rPr>
          <w:rFonts w:asciiTheme="minorBidi" w:hAnsiTheme="minorBidi" w:cstheme="minorBidi"/>
          <w:sz w:val="24"/>
          <w:szCs w:val="24"/>
          <w:rtl/>
        </w:rPr>
        <w:t xml:space="preserve">18. </w:t>
      </w:r>
      <w:r w:rsidRPr="00645CE8">
        <w:rPr>
          <w:rStyle w:val="a3"/>
          <w:rFonts w:asciiTheme="minorBidi" w:hAnsiTheme="minorBidi" w:cstheme="minorBidi"/>
          <w:b w:val="0"/>
          <w:sz w:val="24"/>
          <w:szCs w:val="24"/>
          <w:rtl/>
        </w:rPr>
        <w:t>זכויות יוצרים של תלמידים</w:t>
      </w:r>
      <w:bookmarkEnd w:id="190"/>
    </w:p>
    <w:p w14:paraId="3B9DBF66" w14:textId="77777777" w:rsidR="00F50562" w:rsidRPr="00645CE8" w:rsidRDefault="00F50562" w:rsidP="00F50562">
      <w:pPr>
        <w:pStyle w:val="2"/>
        <w:rPr>
          <w:rFonts w:asciiTheme="minorBidi" w:hAnsiTheme="minorBidi" w:cstheme="minorBidi"/>
          <w:sz w:val="24"/>
          <w:szCs w:val="24"/>
          <w:rtl/>
        </w:rPr>
      </w:pPr>
      <w:bookmarkStart w:id="191" w:name="_Toc83818223"/>
      <w:r w:rsidRPr="00645CE8">
        <w:rPr>
          <w:rFonts w:asciiTheme="minorBidi" w:hAnsiTheme="minorBidi" w:cstheme="minorBidi"/>
          <w:sz w:val="24"/>
          <w:szCs w:val="24"/>
          <w:rtl/>
        </w:rPr>
        <w:t xml:space="preserve">18.1  </w:t>
      </w:r>
      <w:r w:rsidRPr="00645CE8">
        <w:rPr>
          <w:rStyle w:val="a3"/>
          <w:rFonts w:asciiTheme="minorBidi" w:hAnsiTheme="minorBidi" w:cstheme="minorBidi"/>
          <w:b w:val="0"/>
          <w:sz w:val="24"/>
          <w:szCs w:val="24"/>
          <w:rtl/>
        </w:rPr>
        <w:t>זכויות יוצרים של תלמידים</w:t>
      </w:r>
      <w:bookmarkEnd w:id="191"/>
    </w:p>
    <w:p w14:paraId="2DC473D6"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המצאה, לרבות כל רעיון או ידע מדעי ו/או טכנולוגי, וכל תהליך, חומרה, תוכנה, חומר, נוסחה וכן כל פיתוח ושפור של המצאה מקורית, שנוצרה ע"י תלמידים, תישאר הקניין של התלמידים. ואולם כאשר ההמצאה נוצרה ע"י תלמידים במהלך תעסוקה באוניברסיטה או במהלך עבודת מחקר או פרויקט ממומן ע"י האוניברסיטה ו/או צד ג', או במסגרת הנחיה ע"י חבר סגל, או כאשר קיבלו התלמידים מלגות השתלמות - הבעלות  על ההמצאה והקניין הרוחני הקשור אליה תהיה של האוניברסיטה, בכפוף להוראות הנהלה בעניין זה. תלמידים חייבים לדווח על כל המצאה כאמור.</w:t>
      </w:r>
    </w:p>
    <w:p w14:paraId="649CB307"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6A8D0F06" w14:textId="77777777" w:rsidR="00F50562" w:rsidRPr="00645CE8" w:rsidRDefault="00F50562" w:rsidP="00F50562">
      <w:pPr>
        <w:pStyle w:val="2"/>
        <w:rPr>
          <w:rFonts w:asciiTheme="minorBidi" w:hAnsiTheme="minorBidi" w:cstheme="minorBidi"/>
          <w:sz w:val="24"/>
          <w:szCs w:val="24"/>
          <w:rtl/>
        </w:rPr>
      </w:pPr>
      <w:bookmarkStart w:id="192" w:name="_Toc83818224"/>
      <w:r w:rsidRPr="00645CE8">
        <w:rPr>
          <w:rFonts w:asciiTheme="minorBidi" w:hAnsiTheme="minorBidi" w:cstheme="minorBidi"/>
          <w:sz w:val="24"/>
          <w:szCs w:val="24"/>
          <w:rtl/>
        </w:rPr>
        <w:t xml:space="preserve">18.2 </w:t>
      </w:r>
      <w:r w:rsidRPr="00645CE8">
        <w:rPr>
          <w:rStyle w:val="a3"/>
          <w:rFonts w:asciiTheme="minorBidi" w:hAnsiTheme="minorBidi" w:cstheme="minorBidi"/>
          <w:b w:val="0"/>
          <w:sz w:val="24"/>
          <w:szCs w:val="24"/>
          <w:rtl/>
        </w:rPr>
        <w:t>זכויות יוצרים ביחס לחומרי לימוד</w:t>
      </w:r>
      <w:bookmarkEnd w:id="192"/>
    </w:p>
    <w:p w14:paraId="40864035"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תלמידים רשאים לרשום את דברי מוריהם, ואף להקליט את השעורים, לשימושם האישי, אבל אסור לצלם שיעורים וגם אסור להפיץ רישומים או הקלטות של שיעורים למי שאינו רשום כתלמיד בקורס. על התלמידים לדעת, שמורים משתמשים לפעמים בחומרים שזכויות היוצרים שלהם שייכות לאחרים, כשמותר למורה להשתמש בחומרים אלה רק במסגרת הקורס. תלמידים המפרים זכויות יוצרים של האוניברסיטה או של אחרים, לרבות מורי האוניברסיטה, ולרבות בעלי זכויות של חומרים שמורי האוניברסיטה משתמשים בהם ברשות, כאמור, עלולים לתת את הדין על כך בדיון משמעתי ואף בבית משפט.</w:t>
      </w:r>
    </w:p>
    <w:p w14:paraId="795A01B9" w14:textId="77777777" w:rsidR="00F50562" w:rsidRPr="00645CE8" w:rsidRDefault="00F50562" w:rsidP="00F50562">
      <w:pPr>
        <w:spacing w:after="120"/>
        <w:ind w:right="-851"/>
        <w:rPr>
          <w:rFonts w:asciiTheme="minorBidi" w:hAnsiTheme="minorBidi" w:cstheme="minorBidi"/>
          <w:sz w:val="24"/>
          <w:szCs w:val="24"/>
          <w:rtl/>
        </w:rPr>
      </w:pPr>
      <w:r w:rsidRPr="00645CE8">
        <w:rPr>
          <w:rFonts w:asciiTheme="minorBidi" w:hAnsiTheme="minorBidi" w:cstheme="minorBidi"/>
          <w:sz w:val="24"/>
          <w:szCs w:val="24"/>
          <w:rtl/>
        </w:rPr>
        <w:br/>
      </w:r>
    </w:p>
    <w:p w14:paraId="0D01198F"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sz w:val="24"/>
          <w:szCs w:val="24"/>
          <w:rtl/>
        </w:rPr>
        <w:br w:type="page"/>
      </w:r>
    </w:p>
    <w:p w14:paraId="7E3E4675" w14:textId="77777777" w:rsidR="00F50562" w:rsidRPr="00645CE8" w:rsidRDefault="00F50562" w:rsidP="00F50562">
      <w:pPr>
        <w:rPr>
          <w:rFonts w:asciiTheme="minorBidi" w:hAnsiTheme="minorBidi" w:cstheme="minorBidi"/>
          <w:b/>
          <w:bCs/>
          <w:sz w:val="24"/>
          <w:szCs w:val="24"/>
          <w:rtl/>
        </w:rPr>
      </w:pPr>
      <w:bookmarkStart w:id="193" w:name="_Toc83818225"/>
      <w:r w:rsidRPr="00645CE8">
        <w:rPr>
          <w:rFonts w:asciiTheme="minorBidi" w:hAnsiTheme="minorBidi" w:cstheme="minorBidi"/>
          <w:b/>
          <w:bCs/>
          <w:sz w:val="24"/>
          <w:szCs w:val="24"/>
          <w:rtl/>
        </w:rPr>
        <w:t xml:space="preserve">19.  נוהלי ערעורים, פניות ותלונות </w:t>
      </w:r>
    </w:p>
    <w:p w14:paraId="3621E998"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מסלולי הפניות בעניינים השונים מפורטים להלן. </w:t>
      </w:r>
    </w:p>
    <w:p w14:paraId="4E0B460F"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u w:val="single"/>
          <w:rtl/>
        </w:rPr>
        <w:t>ערעור או תלונה הנוגעים למספר תלמידים</w:t>
      </w:r>
      <w:r w:rsidRPr="00645CE8">
        <w:rPr>
          <w:rFonts w:asciiTheme="minorBidi" w:hAnsiTheme="minorBidi" w:cstheme="minorBidi"/>
          <w:sz w:val="24"/>
          <w:szCs w:val="24"/>
          <w:rtl/>
        </w:rPr>
        <w:t xml:space="preserve"> יוגשו  במידת  האפשר, במרוכז על ידי נציגים של הסטודנטים. </w:t>
      </w:r>
    </w:p>
    <w:p w14:paraId="218B7F20"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אין לדלג בפניות על פני דרגות סמכות ואין לפנות ליותר מגורם אחד בו זמנית או לגורם נוסף בטרם התקבלה תשובתו של הגורם אליו פנה התלמיד קודם לכן.</w:t>
      </w:r>
    </w:p>
    <w:p w14:paraId="7F98A1A6" w14:textId="77777777" w:rsidR="00F50562" w:rsidRPr="00645CE8" w:rsidRDefault="00F50562" w:rsidP="00F50562">
      <w:pPr>
        <w:pStyle w:val="2"/>
        <w:rPr>
          <w:rFonts w:asciiTheme="minorBidi" w:hAnsiTheme="minorBidi" w:cstheme="minorBidi"/>
          <w:sz w:val="24"/>
          <w:szCs w:val="24"/>
          <w:rtl/>
        </w:rPr>
      </w:pPr>
      <w:r w:rsidRPr="00645CE8">
        <w:rPr>
          <w:rFonts w:asciiTheme="minorBidi" w:hAnsiTheme="minorBidi" w:cstheme="minorBidi"/>
          <w:sz w:val="24"/>
          <w:szCs w:val="24"/>
          <w:rtl/>
        </w:rPr>
        <w:t xml:space="preserve"> 19.1 סטודנט רשאי לערער על ציון בבחינה, במטלה אקדמית או בקורס</w:t>
      </w:r>
      <w:bookmarkEnd w:id="193"/>
    </w:p>
    <w:p w14:paraId="1D7E51E5" w14:textId="77777777" w:rsidR="00F50562" w:rsidRPr="00645CE8" w:rsidRDefault="00F50562" w:rsidP="00F50562">
      <w:pPr>
        <w:spacing w:before="240" w:after="120"/>
        <w:rPr>
          <w:rFonts w:asciiTheme="minorBidi" w:hAnsiTheme="minorBidi" w:cstheme="minorBidi"/>
          <w:sz w:val="24"/>
          <w:szCs w:val="24"/>
        </w:rPr>
      </w:pPr>
      <w:r w:rsidRPr="00645CE8">
        <w:rPr>
          <w:rFonts w:asciiTheme="minorBidi" w:hAnsiTheme="minorBidi" w:cstheme="minorBidi"/>
          <w:sz w:val="24"/>
          <w:szCs w:val="24"/>
          <w:rtl/>
        </w:rPr>
        <w:t>(ראה גם סעיפים 7.10 ו- 8.5)</w:t>
      </w:r>
    </w:p>
    <w:p w14:paraId="121889F2" w14:textId="77777777" w:rsidR="00F50562" w:rsidRPr="00645CE8" w:rsidRDefault="00F50562" w:rsidP="00F50562">
      <w:pPr>
        <w:rPr>
          <w:rFonts w:asciiTheme="minorBidi" w:hAnsiTheme="minorBidi" w:cstheme="minorBidi"/>
          <w:sz w:val="24"/>
          <w:szCs w:val="24"/>
        </w:rPr>
      </w:pPr>
      <w:r w:rsidRPr="00645CE8">
        <w:rPr>
          <w:rFonts w:asciiTheme="minorBidi" w:hAnsiTheme="minorBidi" w:cstheme="minorBidi"/>
          <w:sz w:val="24"/>
          <w:szCs w:val="24"/>
          <w:rtl/>
        </w:rPr>
        <w:t xml:space="preserve">19.1.1  </w:t>
      </w:r>
    </w:p>
    <w:p w14:paraId="5270D4E4" w14:textId="77777777" w:rsidR="00F50562" w:rsidRPr="00645CE8" w:rsidRDefault="00F50562" w:rsidP="00F50562">
      <w:pPr>
        <w:rPr>
          <w:rFonts w:asciiTheme="minorBidi" w:hAnsiTheme="minorBidi" w:cstheme="minorBidi"/>
          <w:sz w:val="24"/>
          <w:szCs w:val="24"/>
          <w:rtl/>
          <w:lang w:bidi="ar-SA"/>
        </w:rPr>
      </w:pPr>
      <w:r w:rsidRPr="00645CE8">
        <w:rPr>
          <w:rFonts w:asciiTheme="minorBidi" w:hAnsiTheme="minorBidi" w:cstheme="minorBidi"/>
          <w:sz w:val="24"/>
          <w:szCs w:val="24"/>
          <w:rtl/>
        </w:rPr>
        <w:t>הערעור יוגש למורה או לסמכות האקדמית אשר העניקה את הציון, ללא ציון שמו של התלמיד המערער.</w:t>
      </w:r>
      <w:r w:rsidRPr="00645CE8">
        <w:rPr>
          <w:rFonts w:asciiTheme="minorBidi" w:hAnsiTheme="minorBidi" w:cstheme="minorBidi"/>
          <w:sz w:val="24"/>
          <w:szCs w:val="24"/>
        </w:rPr>
        <w:t xml:space="preserve"> </w:t>
      </w:r>
    </w:p>
    <w:p w14:paraId="4DA40FB6" w14:textId="77777777" w:rsidR="00F50562" w:rsidRPr="00645CE8" w:rsidRDefault="00F50562" w:rsidP="00F50562">
      <w:pPr>
        <w:spacing w:after="120"/>
        <w:ind w:left="360"/>
        <w:rPr>
          <w:rFonts w:asciiTheme="minorBidi" w:hAnsiTheme="minorBidi" w:cstheme="minorBidi"/>
          <w:sz w:val="24"/>
          <w:szCs w:val="24"/>
        </w:rPr>
      </w:pPr>
      <w:r w:rsidRPr="00645CE8">
        <w:rPr>
          <w:rFonts w:asciiTheme="minorBidi" w:hAnsiTheme="minorBidi" w:cstheme="minorBidi"/>
          <w:sz w:val="24"/>
          <w:szCs w:val="24"/>
          <w:rtl/>
        </w:rPr>
        <w:t>19.1.2  תלמיד רשאי לעיין בבחינה, בעבודה וכו' לפני הגשת הערעור.</w:t>
      </w:r>
    </w:p>
    <w:p w14:paraId="29FB8DA3" w14:textId="77777777" w:rsidR="00F50562" w:rsidRPr="00645CE8" w:rsidRDefault="00F50562" w:rsidP="00F50562">
      <w:pPr>
        <w:spacing w:after="120"/>
        <w:ind w:left="360"/>
        <w:rPr>
          <w:rFonts w:asciiTheme="minorBidi" w:hAnsiTheme="minorBidi" w:cstheme="minorBidi"/>
          <w:sz w:val="24"/>
          <w:szCs w:val="24"/>
          <w:rtl/>
        </w:rPr>
      </w:pPr>
      <w:r w:rsidRPr="00645CE8">
        <w:rPr>
          <w:rFonts w:asciiTheme="minorBidi" w:hAnsiTheme="minorBidi" w:cstheme="minorBidi"/>
          <w:sz w:val="24"/>
          <w:szCs w:val="24"/>
          <w:rtl/>
        </w:rPr>
        <w:t>19.1.3  הערעור ינומק ויוגש תוך</w:t>
      </w:r>
      <w:r w:rsidRPr="00645CE8">
        <w:rPr>
          <w:rFonts w:asciiTheme="minorBidi" w:hAnsiTheme="minorBidi" w:cstheme="minorBidi"/>
          <w:sz w:val="24"/>
          <w:szCs w:val="24"/>
          <w:rtl/>
          <w:lang w:bidi="ar-SA"/>
        </w:rPr>
        <w:t xml:space="preserve"> 3 </w:t>
      </w:r>
      <w:r w:rsidRPr="00645CE8">
        <w:rPr>
          <w:rFonts w:asciiTheme="minorBidi" w:hAnsiTheme="minorBidi" w:cstheme="minorBidi"/>
          <w:sz w:val="24"/>
          <w:szCs w:val="24"/>
          <w:rtl/>
        </w:rPr>
        <w:t>ימי עסקים מיום פרסום מחברת הבחינה</w:t>
      </w:r>
      <w:r w:rsidRPr="00645CE8">
        <w:rPr>
          <w:rFonts w:asciiTheme="minorBidi" w:hAnsiTheme="minorBidi" w:cstheme="minorBidi"/>
          <w:sz w:val="24"/>
          <w:szCs w:val="24"/>
          <w:rtl/>
          <w:lang w:bidi="ar-SA"/>
        </w:rPr>
        <w:t>.</w:t>
      </w:r>
      <w:r w:rsidRPr="00645CE8">
        <w:rPr>
          <w:rFonts w:asciiTheme="minorBidi" w:hAnsiTheme="minorBidi" w:cstheme="minorBidi"/>
          <w:sz w:val="24"/>
          <w:szCs w:val="24"/>
          <w:rtl/>
        </w:rPr>
        <w:t>19.1.4  תשובת המורה על הערעור הנה סופית למעט במקרים של חריגה מנהלי האוניברסיטה (פניה על פי סעיף 19.2 להלן) וטענות על אפליה, התנכלות או שיקולים פסולים או זרים במתן הציון (פניה על פי סעיף 19.4 להלן). עם זאת, ניתן להגיש ערעור לראש החוג בנוגע לתכנים לימודיים, ובתנאי שהוצגו נתונים, מקורות מהספרות, חומר לימוד וכו' התומכים בטענה על טעות שארעה בבדיקת שאלה בבחינה. ראש החוג יוכל להשיב בעצמו על הערעור או להיעזר בבר-סמכא נוסף.</w:t>
      </w:r>
    </w:p>
    <w:p w14:paraId="32757BDC" w14:textId="77777777" w:rsidR="00F50562" w:rsidRPr="00645CE8" w:rsidRDefault="00F50562" w:rsidP="00F50562">
      <w:pPr>
        <w:pStyle w:val="2"/>
        <w:rPr>
          <w:rFonts w:asciiTheme="minorBidi" w:hAnsiTheme="minorBidi" w:cstheme="minorBidi"/>
          <w:sz w:val="24"/>
          <w:szCs w:val="24"/>
        </w:rPr>
      </w:pPr>
      <w:bookmarkStart w:id="194" w:name="_Toc83818226"/>
      <w:r w:rsidRPr="00645CE8">
        <w:rPr>
          <w:rFonts w:asciiTheme="minorBidi" w:hAnsiTheme="minorBidi" w:cstheme="minorBidi"/>
          <w:sz w:val="24"/>
          <w:szCs w:val="24"/>
          <w:rtl/>
        </w:rPr>
        <w:t>19.2  תלונה על חריגה מנהלי הוראה ולימודים</w:t>
      </w:r>
      <w:bookmarkEnd w:id="194"/>
      <w:r w:rsidRPr="00645CE8">
        <w:rPr>
          <w:rFonts w:asciiTheme="minorBidi" w:hAnsiTheme="minorBidi" w:cstheme="minorBidi"/>
          <w:sz w:val="24"/>
          <w:szCs w:val="24"/>
          <w:rtl/>
        </w:rPr>
        <w:t xml:space="preserve"> </w:t>
      </w:r>
    </w:p>
    <w:p w14:paraId="601D7200" w14:textId="77777777" w:rsidR="00F50562" w:rsidRPr="00645CE8" w:rsidRDefault="00F50562" w:rsidP="00F50562">
      <w:pPr>
        <w:spacing w:after="120"/>
        <w:ind w:left="360"/>
        <w:rPr>
          <w:rFonts w:asciiTheme="minorBidi" w:hAnsiTheme="minorBidi" w:cstheme="minorBidi"/>
          <w:sz w:val="24"/>
          <w:szCs w:val="24"/>
        </w:rPr>
      </w:pPr>
      <w:r w:rsidRPr="00645CE8">
        <w:rPr>
          <w:rFonts w:asciiTheme="minorBidi" w:hAnsiTheme="minorBidi" w:cstheme="minorBidi"/>
          <w:sz w:val="24"/>
          <w:szCs w:val="24"/>
          <w:rtl/>
        </w:rPr>
        <w:t xml:space="preserve">19.2.1  התלונה תוגש בכתב לגורם שחרג לדעתו של התלמיד מהנהלים האוניברסיטאיים או </w:t>
      </w:r>
      <w:proofErr w:type="spellStart"/>
      <w:r w:rsidRPr="00645CE8">
        <w:rPr>
          <w:rFonts w:asciiTheme="minorBidi" w:hAnsiTheme="minorBidi" w:cstheme="minorBidi"/>
          <w:sz w:val="24"/>
          <w:szCs w:val="24"/>
          <w:rtl/>
        </w:rPr>
        <w:t>הפקולטטיים</w:t>
      </w:r>
      <w:proofErr w:type="spellEnd"/>
      <w:r w:rsidRPr="00645CE8">
        <w:rPr>
          <w:rFonts w:asciiTheme="minorBidi" w:hAnsiTheme="minorBidi" w:cstheme="minorBidi"/>
          <w:sz w:val="24"/>
          <w:szCs w:val="24"/>
          <w:rtl/>
        </w:rPr>
        <w:t xml:space="preserve"> (כגון, מורה, ראש חוג, מזכירות הוראה).</w:t>
      </w:r>
    </w:p>
    <w:p w14:paraId="64AB43FD" w14:textId="77777777" w:rsidR="00F50562" w:rsidRPr="00645CE8" w:rsidRDefault="00F50562" w:rsidP="00F50562">
      <w:pPr>
        <w:pStyle w:val="ad"/>
        <w:spacing w:after="120"/>
        <w:ind w:left="792"/>
        <w:contextualSpacing w:val="0"/>
        <w:rPr>
          <w:rFonts w:asciiTheme="minorBidi" w:hAnsiTheme="minorBidi" w:cstheme="minorBidi"/>
          <w:sz w:val="24"/>
          <w:szCs w:val="24"/>
        </w:rPr>
      </w:pPr>
      <w:r w:rsidRPr="00645CE8">
        <w:rPr>
          <w:rFonts w:asciiTheme="minorBidi" w:hAnsiTheme="minorBidi" w:cstheme="minorBidi"/>
          <w:sz w:val="24"/>
          <w:szCs w:val="24"/>
          <w:rtl/>
        </w:rPr>
        <w:t xml:space="preserve">אם יראה לנכון, יוכל התלמיד להפנות את תלונתו ישירות לגורם האחראי על מושא התלונה. </w:t>
      </w:r>
    </w:p>
    <w:p w14:paraId="195C2085" w14:textId="77777777" w:rsidR="00F50562" w:rsidRPr="00645CE8" w:rsidRDefault="00F50562" w:rsidP="00F50562">
      <w:pPr>
        <w:spacing w:after="120"/>
        <w:ind w:left="360"/>
        <w:rPr>
          <w:rFonts w:asciiTheme="minorBidi" w:hAnsiTheme="minorBidi" w:cstheme="minorBidi"/>
          <w:sz w:val="24"/>
          <w:szCs w:val="24"/>
          <w:rtl/>
        </w:rPr>
      </w:pPr>
      <w:r w:rsidRPr="00645CE8">
        <w:rPr>
          <w:rFonts w:asciiTheme="minorBidi" w:hAnsiTheme="minorBidi" w:cstheme="minorBidi"/>
          <w:sz w:val="24"/>
          <w:szCs w:val="24"/>
          <w:rtl/>
        </w:rPr>
        <w:t xml:space="preserve">19.2.2 תשובת הגורם ניתנת לערעור בפני בעל התפקיד או הרשות הממונה על הסמכות אליה פנה התלמיד וזאת בסדר הבא: ראש החוג, ועדת ההוראה, דיקן הפקולטה, יו"ר ועדת </w:t>
      </w:r>
      <w:proofErr w:type="spellStart"/>
      <w:r w:rsidRPr="00645CE8">
        <w:rPr>
          <w:rFonts w:asciiTheme="minorBidi" w:hAnsiTheme="minorBidi" w:cstheme="minorBidi"/>
          <w:sz w:val="24"/>
          <w:szCs w:val="24"/>
          <w:rtl/>
        </w:rPr>
        <w:t>נה"ל</w:t>
      </w:r>
      <w:proofErr w:type="spellEnd"/>
      <w:r w:rsidRPr="00645CE8">
        <w:rPr>
          <w:rFonts w:asciiTheme="minorBidi" w:hAnsiTheme="minorBidi" w:cstheme="minorBidi"/>
          <w:sz w:val="24"/>
          <w:szCs w:val="24"/>
          <w:rtl/>
        </w:rPr>
        <w:t>.</w:t>
      </w:r>
    </w:p>
    <w:p w14:paraId="7E585F76" w14:textId="77777777" w:rsidR="00F50562" w:rsidRPr="00645CE8" w:rsidRDefault="00F50562" w:rsidP="00F50562">
      <w:pPr>
        <w:pStyle w:val="2"/>
        <w:rPr>
          <w:rFonts w:asciiTheme="minorBidi" w:hAnsiTheme="minorBidi" w:cstheme="minorBidi"/>
          <w:sz w:val="24"/>
          <w:szCs w:val="24"/>
          <w:rtl/>
        </w:rPr>
      </w:pPr>
      <w:bookmarkStart w:id="195" w:name="_Toc83818227"/>
      <w:r w:rsidRPr="00645CE8">
        <w:rPr>
          <w:rFonts w:asciiTheme="minorBidi" w:hAnsiTheme="minorBidi" w:cstheme="minorBidi"/>
          <w:sz w:val="24"/>
          <w:szCs w:val="24"/>
          <w:rtl/>
        </w:rPr>
        <w:t>19.3  ערעור על הפסקת לימודים</w:t>
      </w:r>
      <w:bookmarkEnd w:id="195"/>
    </w:p>
    <w:p w14:paraId="1F532735" w14:textId="77777777" w:rsidR="00F50562" w:rsidRPr="00645CE8" w:rsidRDefault="00F50562" w:rsidP="00F50562">
      <w:pPr>
        <w:pStyle w:val="ad"/>
        <w:numPr>
          <w:ilvl w:val="0"/>
          <w:numId w:val="81"/>
        </w:numPr>
        <w:spacing w:after="160"/>
        <w:rPr>
          <w:rFonts w:asciiTheme="minorBidi" w:hAnsiTheme="minorBidi" w:cstheme="minorBidi"/>
          <w:sz w:val="24"/>
          <w:szCs w:val="24"/>
          <w:rtl/>
        </w:rPr>
      </w:pPr>
      <w:r w:rsidRPr="00645CE8">
        <w:rPr>
          <w:rFonts w:asciiTheme="minorBidi" w:hAnsiTheme="minorBidi" w:cstheme="minorBidi"/>
          <w:sz w:val="24"/>
          <w:szCs w:val="24"/>
          <w:rtl/>
        </w:rPr>
        <w:t>ערעור על הפסקת לימודים יוגש לוועדת ההוראה של פקולטת האם של התלמיד או להרכב שיפעל מטעמה.</w:t>
      </w:r>
    </w:p>
    <w:p w14:paraId="5413E11D" w14:textId="77777777" w:rsidR="00F50562" w:rsidRPr="00645CE8" w:rsidRDefault="00F50562" w:rsidP="00F50562">
      <w:pPr>
        <w:pStyle w:val="ad"/>
        <w:numPr>
          <w:ilvl w:val="0"/>
          <w:numId w:val="81"/>
        </w:numPr>
        <w:spacing w:after="160"/>
        <w:rPr>
          <w:rFonts w:asciiTheme="minorBidi" w:hAnsiTheme="minorBidi" w:cstheme="minorBidi"/>
          <w:sz w:val="24"/>
          <w:szCs w:val="24"/>
          <w:rtl/>
        </w:rPr>
      </w:pPr>
      <w:r w:rsidRPr="00645CE8">
        <w:rPr>
          <w:rFonts w:asciiTheme="minorBidi" w:hAnsiTheme="minorBidi" w:cstheme="minorBidi"/>
          <w:sz w:val="24"/>
          <w:szCs w:val="24"/>
          <w:rtl/>
        </w:rPr>
        <w:t>החלטת הוועדה ניתנת לבחינה נוספת ע"י דיקן הפקולטה.</w:t>
      </w:r>
    </w:p>
    <w:p w14:paraId="19AFEC9B" w14:textId="77777777" w:rsidR="00F50562" w:rsidRPr="00645CE8" w:rsidRDefault="00F50562" w:rsidP="00F50562">
      <w:pPr>
        <w:pStyle w:val="ad"/>
        <w:numPr>
          <w:ilvl w:val="0"/>
          <w:numId w:val="81"/>
        </w:numPr>
        <w:spacing w:after="160"/>
        <w:rPr>
          <w:rFonts w:asciiTheme="minorBidi" w:hAnsiTheme="minorBidi" w:cstheme="minorBidi"/>
          <w:sz w:val="24"/>
          <w:szCs w:val="24"/>
          <w:rtl/>
        </w:rPr>
      </w:pPr>
      <w:r w:rsidRPr="00645CE8">
        <w:rPr>
          <w:rFonts w:asciiTheme="minorBidi" w:hAnsiTheme="minorBidi" w:cstheme="minorBidi"/>
          <w:sz w:val="24"/>
          <w:szCs w:val="24"/>
          <w:rtl/>
        </w:rPr>
        <w:t>החלטת הוועדה צריכה להיות מנומקת.</w:t>
      </w:r>
    </w:p>
    <w:p w14:paraId="0D14AC56" w14:textId="77777777" w:rsidR="00F50562" w:rsidRPr="00645CE8" w:rsidRDefault="00F50562" w:rsidP="00F50562">
      <w:pPr>
        <w:pStyle w:val="2"/>
        <w:rPr>
          <w:rFonts w:asciiTheme="minorBidi" w:hAnsiTheme="minorBidi" w:cstheme="minorBidi"/>
          <w:sz w:val="24"/>
          <w:szCs w:val="24"/>
        </w:rPr>
      </w:pPr>
      <w:bookmarkStart w:id="196" w:name="_Toc83818228"/>
      <w:r w:rsidRPr="00645CE8">
        <w:rPr>
          <w:rFonts w:asciiTheme="minorBidi" w:hAnsiTheme="minorBidi" w:cstheme="minorBidi"/>
          <w:sz w:val="24"/>
          <w:szCs w:val="24"/>
          <w:rtl/>
        </w:rPr>
        <w:t>19.4  תלונה על רקע אישי</w:t>
      </w:r>
      <w:bookmarkEnd w:id="196"/>
    </w:p>
    <w:p w14:paraId="6D24114B" w14:textId="77777777" w:rsidR="00F50562" w:rsidRPr="00645CE8" w:rsidRDefault="00F50562" w:rsidP="00F50562">
      <w:pPr>
        <w:pStyle w:val="ad"/>
        <w:spacing w:after="120"/>
        <w:ind w:left="360"/>
        <w:contextualSpacing w:val="0"/>
        <w:rPr>
          <w:rFonts w:asciiTheme="minorBidi" w:hAnsiTheme="minorBidi" w:cstheme="minorBidi"/>
          <w:sz w:val="24"/>
          <w:szCs w:val="24"/>
          <w:rtl/>
        </w:rPr>
      </w:pPr>
      <w:r w:rsidRPr="00645CE8">
        <w:rPr>
          <w:rFonts w:asciiTheme="minorBidi" w:hAnsiTheme="minorBidi" w:cstheme="minorBidi"/>
          <w:sz w:val="24"/>
          <w:szCs w:val="24"/>
          <w:rtl/>
        </w:rPr>
        <w:t>תלונות על יחס בלתי ראוי או פגיעה אישית, יוגשו לדיקן הפקולטה.</w:t>
      </w:r>
    </w:p>
    <w:p w14:paraId="1BB850FA" w14:textId="77777777" w:rsidR="00F50562" w:rsidRPr="00645CE8" w:rsidRDefault="00F50562" w:rsidP="00F50562">
      <w:pPr>
        <w:pStyle w:val="2"/>
        <w:rPr>
          <w:rFonts w:asciiTheme="minorBidi" w:hAnsiTheme="minorBidi" w:cstheme="minorBidi"/>
          <w:sz w:val="24"/>
          <w:szCs w:val="24"/>
        </w:rPr>
      </w:pPr>
      <w:bookmarkStart w:id="197" w:name="_Toc83818229"/>
      <w:r w:rsidRPr="00645CE8">
        <w:rPr>
          <w:rFonts w:asciiTheme="minorBidi" w:hAnsiTheme="minorBidi" w:cstheme="minorBidi"/>
          <w:sz w:val="24"/>
          <w:szCs w:val="24"/>
          <w:rtl/>
        </w:rPr>
        <w:t>19.5  פניה בעניין התאמות אישיות</w:t>
      </w:r>
      <w:bookmarkEnd w:id="197"/>
    </w:p>
    <w:p w14:paraId="09073B80" w14:textId="77777777" w:rsidR="00F50562" w:rsidRPr="00645CE8" w:rsidRDefault="00F50562" w:rsidP="00F50562">
      <w:pPr>
        <w:spacing w:after="120"/>
        <w:ind w:left="423"/>
        <w:rPr>
          <w:rFonts w:asciiTheme="minorBidi" w:hAnsiTheme="minorBidi" w:cstheme="minorBidi"/>
          <w:sz w:val="24"/>
          <w:szCs w:val="24"/>
        </w:rPr>
      </w:pPr>
      <w:r w:rsidRPr="00645CE8">
        <w:rPr>
          <w:rFonts w:asciiTheme="minorBidi" w:hAnsiTheme="minorBidi" w:cstheme="minorBidi"/>
          <w:sz w:val="24"/>
          <w:szCs w:val="24"/>
          <w:rtl/>
        </w:rPr>
        <w:t>19.5.1 נהלי הפניה בנושא בחינות במועדים מיוחדים מפורטים בסעיף 7.4 בתקנון.</w:t>
      </w:r>
    </w:p>
    <w:p w14:paraId="75824536" w14:textId="77777777" w:rsidR="00F50562" w:rsidRPr="00645CE8" w:rsidRDefault="00F50562" w:rsidP="00F50562">
      <w:pPr>
        <w:spacing w:after="120"/>
        <w:ind w:left="423"/>
        <w:rPr>
          <w:rFonts w:asciiTheme="minorBidi" w:hAnsiTheme="minorBidi" w:cstheme="minorBidi"/>
          <w:sz w:val="24"/>
          <w:szCs w:val="24"/>
        </w:rPr>
      </w:pPr>
      <w:r w:rsidRPr="00645CE8">
        <w:rPr>
          <w:rFonts w:asciiTheme="minorBidi" w:hAnsiTheme="minorBidi" w:cstheme="minorBidi"/>
          <w:sz w:val="24"/>
          <w:szCs w:val="24"/>
          <w:rtl/>
        </w:rPr>
        <w:t>19.5.2 פניות להתאמות בנושאים של נגישות, השכלה נתמכת, ליקויי למידה, הריון ומילואים מוסדרים בנהלים נפרדים:</w:t>
      </w:r>
    </w:p>
    <w:p w14:paraId="21A60CCC" w14:textId="77777777" w:rsidR="00F50562" w:rsidRPr="00645CE8" w:rsidRDefault="00F50562" w:rsidP="00F50562">
      <w:pPr>
        <w:pStyle w:val="ad"/>
        <w:spacing w:after="120"/>
        <w:ind w:left="792"/>
        <w:contextualSpacing w:val="0"/>
        <w:rPr>
          <w:rFonts w:asciiTheme="minorBidi" w:hAnsiTheme="minorBidi" w:cstheme="minorBidi"/>
          <w:sz w:val="24"/>
          <w:szCs w:val="24"/>
          <w:rtl/>
        </w:rPr>
      </w:pPr>
      <w:r w:rsidRPr="00645CE8">
        <w:rPr>
          <w:rFonts w:asciiTheme="minorBidi" w:hAnsiTheme="minorBidi" w:cstheme="minorBidi"/>
          <w:sz w:val="24"/>
          <w:szCs w:val="24"/>
          <w:rtl/>
        </w:rPr>
        <w:t xml:space="preserve">נגישות: </w:t>
      </w:r>
      <w:hyperlink r:id="rId24" w:history="1">
        <w:r w:rsidRPr="00645CE8">
          <w:rPr>
            <w:rStyle w:val="Hyperlink"/>
            <w:rFonts w:asciiTheme="minorBidi" w:hAnsiTheme="minorBidi" w:cstheme="minorBidi"/>
            <w:color w:val="auto"/>
            <w:sz w:val="24"/>
            <w:szCs w:val="24"/>
          </w:rPr>
          <w:t>http://studean.huji.ac.il/?cmd=ease.146</w:t>
        </w:r>
      </w:hyperlink>
    </w:p>
    <w:p w14:paraId="7A45C267" w14:textId="77777777" w:rsidR="00F50562" w:rsidRPr="00645CE8" w:rsidRDefault="00F50562" w:rsidP="00F50562">
      <w:pPr>
        <w:pStyle w:val="ad"/>
        <w:spacing w:after="120"/>
        <w:ind w:left="792"/>
        <w:contextualSpacing w:val="0"/>
        <w:rPr>
          <w:rFonts w:asciiTheme="minorBidi" w:hAnsiTheme="minorBidi" w:cstheme="minorBidi"/>
          <w:sz w:val="24"/>
          <w:szCs w:val="24"/>
          <w:rtl/>
        </w:rPr>
      </w:pPr>
      <w:r w:rsidRPr="00645CE8">
        <w:rPr>
          <w:rFonts w:asciiTheme="minorBidi" w:hAnsiTheme="minorBidi" w:cstheme="minorBidi"/>
          <w:sz w:val="24"/>
          <w:szCs w:val="24"/>
          <w:rtl/>
        </w:rPr>
        <w:t>לקויות למידה: סעיף 1.11.2 תקנון וב-</w:t>
      </w:r>
      <w:hyperlink r:id="rId25" w:history="1">
        <w:r w:rsidRPr="00645CE8">
          <w:rPr>
            <w:rStyle w:val="Hyperlink"/>
            <w:rFonts w:asciiTheme="minorBidi" w:hAnsiTheme="minorBidi" w:cstheme="minorBidi"/>
            <w:color w:val="auto"/>
            <w:sz w:val="24"/>
            <w:szCs w:val="24"/>
          </w:rPr>
          <w:t>http://studean.huji.ac.il/?cmd=learning_disabilities.148</w:t>
        </w:r>
      </w:hyperlink>
    </w:p>
    <w:p w14:paraId="613FD085" w14:textId="77777777" w:rsidR="00F50562" w:rsidRPr="00645CE8" w:rsidRDefault="00F50562" w:rsidP="00F50562">
      <w:pPr>
        <w:pStyle w:val="ad"/>
        <w:spacing w:after="120"/>
        <w:ind w:left="792"/>
        <w:contextualSpacing w:val="0"/>
        <w:rPr>
          <w:rFonts w:asciiTheme="minorBidi" w:hAnsiTheme="minorBidi" w:cstheme="minorBidi"/>
          <w:sz w:val="24"/>
          <w:szCs w:val="24"/>
          <w:rtl/>
        </w:rPr>
      </w:pPr>
      <w:r w:rsidRPr="00645CE8">
        <w:rPr>
          <w:rFonts w:asciiTheme="minorBidi" w:hAnsiTheme="minorBidi" w:cstheme="minorBidi"/>
          <w:sz w:val="24"/>
          <w:szCs w:val="24"/>
          <w:rtl/>
        </w:rPr>
        <w:t xml:space="preserve">מגדר והורות: סעיף 1.11.3 וב- </w:t>
      </w:r>
      <w:hyperlink w:history="1"/>
      <w:r w:rsidRPr="00645CE8">
        <w:rPr>
          <w:rFonts w:asciiTheme="minorBidi" w:hAnsiTheme="minorBidi" w:cstheme="minorBidi"/>
          <w:sz w:val="24"/>
          <w:szCs w:val="24"/>
          <w:rtl/>
        </w:rPr>
        <w:t xml:space="preserve"> </w:t>
      </w:r>
      <w:hyperlink r:id="rId26" w:history="1">
        <w:r w:rsidRPr="00645CE8">
          <w:rPr>
            <w:rStyle w:val="Hyperlink"/>
            <w:rFonts w:asciiTheme="minorBidi" w:hAnsiTheme="minorBidi" w:cstheme="minorBidi"/>
            <w:color w:val="auto"/>
            <w:sz w:val="24"/>
            <w:szCs w:val="24"/>
          </w:rPr>
          <w:t>http://studean.huji.ac.il/?cmd=ease.109</w:t>
        </w:r>
      </w:hyperlink>
    </w:p>
    <w:p w14:paraId="682F55C1" w14:textId="77777777" w:rsidR="00F50562" w:rsidRPr="00645CE8" w:rsidRDefault="00F50562" w:rsidP="00F50562">
      <w:pPr>
        <w:pStyle w:val="ad"/>
        <w:spacing w:after="120"/>
        <w:ind w:left="792"/>
        <w:contextualSpacing w:val="0"/>
        <w:rPr>
          <w:rFonts w:asciiTheme="minorBidi" w:hAnsiTheme="minorBidi" w:cstheme="minorBidi"/>
          <w:sz w:val="24"/>
          <w:szCs w:val="24"/>
        </w:rPr>
      </w:pPr>
      <w:r w:rsidRPr="00645CE8">
        <w:rPr>
          <w:rFonts w:asciiTheme="minorBidi" w:hAnsiTheme="minorBidi" w:cstheme="minorBidi"/>
          <w:sz w:val="24"/>
          <w:szCs w:val="24"/>
          <w:rtl/>
        </w:rPr>
        <w:t xml:space="preserve">מילואים: </w:t>
      </w:r>
      <w:hyperlink r:id="rId27" w:history="1">
        <w:r w:rsidRPr="00645CE8">
          <w:rPr>
            <w:rStyle w:val="Hyperlink"/>
            <w:rFonts w:asciiTheme="minorBidi" w:hAnsiTheme="minorBidi" w:cstheme="minorBidi"/>
            <w:color w:val="auto"/>
            <w:sz w:val="24"/>
            <w:szCs w:val="24"/>
          </w:rPr>
          <w:t>http://studean.huji.ac.il/?cmd=miluim</w:t>
        </w:r>
      </w:hyperlink>
    </w:p>
    <w:p w14:paraId="7AF9CC57" w14:textId="77777777" w:rsidR="00F50562" w:rsidRPr="00645CE8" w:rsidRDefault="00F50562" w:rsidP="00F50562">
      <w:pPr>
        <w:spacing w:after="120"/>
        <w:ind w:left="423"/>
        <w:rPr>
          <w:rFonts w:asciiTheme="minorBidi" w:hAnsiTheme="minorBidi" w:cstheme="minorBidi"/>
          <w:sz w:val="24"/>
          <w:szCs w:val="24"/>
          <w:rtl/>
        </w:rPr>
      </w:pPr>
      <w:r w:rsidRPr="00645CE8">
        <w:rPr>
          <w:rFonts w:asciiTheme="minorBidi" w:hAnsiTheme="minorBidi" w:cstheme="minorBidi"/>
          <w:sz w:val="24"/>
          <w:szCs w:val="24"/>
          <w:rtl/>
        </w:rPr>
        <w:t xml:space="preserve">19.5.3 פניות להתאמות עקב מצבים אישיים (שאינם מנויים לעיל) יופנו לסמכות האחראית על הענקת התאמות שכאלה (המורה כשמדובר בדחיית מועד הגשת עבודה, ועדת הוראה כשמדובר בהארכת תקופת הלימודים וכו').  החלטת אותה סמכות ניתנת לבחינה נוספת ע"י דיקן הפקולטה או על ידי דיקן הסטודנטים. </w:t>
      </w:r>
    </w:p>
    <w:p w14:paraId="5C210FC7" w14:textId="77777777" w:rsidR="00F50562" w:rsidRPr="00645CE8" w:rsidRDefault="00F50562" w:rsidP="00F50562">
      <w:pPr>
        <w:pStyle w:val="2"/>
        <w:rPr>
          <w:rFonts w:asciiTheme="minorBidi" w:hAnsiTheme="minorBidi" w:cstheme="minorBidi"/>
          <w:sz w:val="24"/>
          <w:szCs w:val="24"/>
          <w:rtl/>
        </w:rPr>
      </w:pPr>
      <w:bookmarkStart w:id="198" w:name="_Toc83818230"/>
      <w:r w:rsidRPr="00645CE8">
        <w:rPr>
          <w:rFonts w:asciiTheme="minorBidi" w:hAnsiTheme="minorBidi" w:cstheme="minorBidi"/>
          <w:sz w:val="24"/>
          <w:szCs w:val="24"/>
          <w:rtl/>
        </w:rPr>
        <w:t>19.6  תלונות לנציב לקבילות סטודנטים</w:t>
      </w:r>
      <w:bookmarkEnd w:id="198"/>
    </w:p>
    <w:p w14:paraId="7B672DF7" w14:textId="77777777" w:rsidR="00F50562" w:rsidRPr="00645CE8" w:rsidRDefault="00F50562" w:rsidP="00F50562">
      <w:pPr>
        <w:spacing w:after="120"/>
        <w:ind w:left="368"/>
        <w:rPr>
          <w:rFonts w:asciiTheme="minorBidi" w:hAnsiTheme="minorBidi" w:cstheme="minorBidi"/>
          <w:sz w:val="24"/>
          <w:szCs w:val="24"/>
        </w:rPr>
      </w:pPr>
      <w:r w:rsidRPr="00645CE8">
        <w:rPr>
          <w:rFonts w:asciiTheme="minorBidi" w:hAnsiTheme="minorBidi" w:cstheme="minorBidi"/>
          <w:sz w:val="24"/>
          <w:szCs w:val="24"/>
          <w:rtl/>
        </w:rPr>
        <w:t xml:space="preserve">לאחר מיצוי הליכי הטיפול ו/או הערעור המפורטים בסעיפים 19.2-5 לעיל, רשאי סטודנט לפנות בכפוף לנוהל, לנציב קבילות הסטודנטים. </w:t>
      </w:r>
    </w:p>
    <w:p w14:paraId="405B536B" w14:textId="77777777" w:rsidR="00F50562" w:rsidRPr="00645CE8" w:rsidRDefault="004C7ECE" w:rsidP="00F50562">
      <w:pPr>
        <w:ind w:left="368"/>
        <w:rPr>
          <w:rFonts w:asciiTheme="minorBidi" w:hAnsiTheme="minorBidi" w:cstheme="minorBidi"/>
          <w:sz w:val="24"/>
          <w:szCs w:val="24"/>
        </w:rPr>
      </w:pPr>
      <w:hyperlink r:id="rId28" w:history="1">
        <w:r w:rsidR="00F50562" w:rsidRPr="00645CE8">
          <w:rPr>
            <w:rStyle w:val="Hyperlink"/>
            <w:rFonts w:asciiTheme="minorBidi" w:hAnsiTheme="minorBidi" w:cstheme="minorBidi"/>
            <w:color w:val="auto"/>
            <w:sz w:val="24"/>
            <w:szCs w:val="24"/>
          </w:rPr>
          <w:t>http://academic-secretary.huji.ac.il/?cmd=regulations.638</w:t>
        </w:r>
      </w:hyperlink>
      <w:r w:rsidR="00F50562" w:rsidRPr="00645CE8">
        <w:rPr>
          <w:rFonts w:asciiTheme="minorBidi" w:hAnsiTheme="minorBidi" w:cstheme="minorBidi"/>
          <w:sz w:val="24"/>
          <w:szCs w:val="24"/>
          <w:rtl/>
        </w:rPr>
        <w:t xml:space="preserve">   ראה גם:</w:t>
      </w:r>
    </w:p>
    <w:p w14:paraId="0A9BFEED" w14:textId="77777777" w:rsidR="00F50562" w:rsidRPr="00645CE8" w:rsidRDefault="004C7ECE" w:rsidP="00F50562">
      <w:pPr>
        <w:spacing w:after="120"/>
        <w:ind w:left="368"/>
        <w:rPr>
          <w:rFonts w:asciiTheme="minorBidi" w:hAnsiTheme="minorBidi" w:cstheme="minorBidi"/>
          <w:sz w:val="24"/>
          <w:szCs w:val="24"/>
          <w:rtl/>
        </w:rPr>
      </w:pPr>
      <w:hyperlink r:id="rId29" w:history="1">
        <w:r w:rsidR="00F50562" w:rsidRPr="00645CE8">
          <w:rPr>
            <w:rStyle w:val="Hyperlink"/>
            <w:rFonts w:asciiTheme="minorBidi" w:hAnsiTheme="minorBidi" w:cstheme="minorBidi"/>
            <w:color w:val="auto"/>
            <w:sz w:val="24"/>
            <w:szCs w:val="24"/>
          </w:rPr>
          <w:t>http://studean.huji.ac.il/?cmd=acceptability.145</w:t>
        </w:r>
      </w:hyperlink>
    </w:p>
    <w:p w14:paraId="1D8F6F6A" w14:textId="77777777" w:rsidR="00F50562" w:rsidRPr="00645CE8" w:rsidRDefault="00F50562" w:rsidP="00F50562">
      <w:pPr>
        <w:pStyle w:val="2"/>
        <w:rPr>
          <w:rFonts w:asciiTheme="minorBidi" w:hAnsiTheme="minorBidi" w:cstheme="minorBidi"/>
          <w:sz w:val="24"/>
          <w:szCs w:val="24"/>
          <w:rtl/>
        </w:rPr>
      </w:pPr>
      <w:bookmarkStart w:id="199" w:name="_Toc83818231"/>
      <w:r w:rsidRPr="00645CE8">
        <w:rPr>
          <w:rFonts w:asciiTheme="minorBidi" w:hAnsiTheme="minorBidi" w:cstheme="minorBidi"/>
          <w:sz w:val="24"/>
          <w:szCs w:val="24"/>
          <w:rtl/>
        </w:rPr>
        <w:t>19.7  תלונות בעניין הטרדה מינית</w:t>
      </w:r>
      <w:bookmarkEnd w:id="199"/>
    </w:p>
    <w:p w14:paraId="22B1FA85" w14:textId="77777777" w:rsidR="00F50562" w:rsidRPr="00645CE8" w:rsidRDefault="00F50562" w:rsidP="00F50562">
      <w:pPr>
        <w:spacing w:after="120"/>
        <w:ind w:left="368"/>
        <w:rPr>
          <w:rFonts w:asciiTheme="minorBidi" w:hAnsiTheme="minorBidi" w:cstheme="minorBidi"/>
          <w:sz w:val="24"/>
          <w:szCs w:val="24"/>
          <w:rtl/>
        </w:rPr>
      </w:pPr>
      <w:r w:rsidRPr="00645CE8">
        <w:rPr>
          <w:rFonts w:asciiTheme="minorBidi" w:hAnsiTheme="minorBidi" w:cstheme="minorBidi"/>
          <w:sz w:val="24"/>
          <w:szCs w:val="24"/>
          <w:rtl/>
        </w:rPr>
        <w:t xml:space="preserve">בכל נושא של הטרדה מינית, לרבות קבלת ייעוץ להגשת תלונה יש לפנות </w:t>
      </w:r>
      <w:r w:rsidRPr="00645CE8">
        <w:rPr>
          <w:rFonts w:asciiTheme="minorBidi" w:hAnsiTheme="minorBidi" w:cstheme="minorBidi"/>
          <w:sz w:val="24"/>
          <w:szCs w:val="24"/>
          <w:u w:val="single"/>
          <w:rtl/>
        </w:rPr>
        <w:t>ישירות</w:t>
      </w:r>
      <w:r w:rsidRPr="00645CE8">
        <w:rPr>
          <w:rFonts w:asciiTheme="minorBidi" w:hAnsiTheme="minorBidi" w:cstheme="minorBidi"/>
          <w:sz w:val="24"/>
          <w:szCs w:val="24"/>
          <w:rtl/>
        </w:rPr>
        <w:t xml:space="preserve"> לנציבה למניעת הטרדה מינית. </w:t>
      </w:r>
      <w:hyperlink r:id="rId30" w:history="1">
        <w:r w:rsidRPr="00645CE8">
          <w:rPr>
            <w:rStyle w:val="Hyperlink"/>
            <w:rFonts w:asciiTheme="minorBidi" w:hAnsiTheme="minorBidi" w:cstheme="minorBidi"/>
            <w:color w:val="auto"/>
            <w:sz w:val="24"/>
            <w:szCs w:val="24"/>
          </w:rPr>
          <w:t>http://studean.huji.ac.il/?cmd=acceptability.123</w:t>
        </w:r>
      </w:hyperlink>
    </w:p>
    <w:p w14:paraId="20E47EF5" w14:textId="77777777" w:rsidR="00F50562" w:rsidRPr="00645CE8" w:rsidRDefault="00F50562" w:rsidP="00F50562">
      <w:pPr>
        <w:pStyle w:val="2"/>
        <w:rPr>
          <w:rFonts w:asciiTheme="minorBidi" w:hAnsiTheme="minorBidi" w:cstheme="minorBidi"/>
          <w:sz w:val="24"/>
          <w:szCs w:val="24"/>
          <w:rtl/>
        </w:rPr>
      </w:pPr>
      <w:bookmarkStart w:id="200" w:name="_Toc83818232"/>
      <w:r w:rsidRPr="00645CE8">
        <w:rPr>
          <w:rFonts w:asciiTheme="minorBidi" w:hAnsiTheme="minorBidi" w:cstheme="minorBidi"/>
          <w:sz w:val="24"/>
          <w:szCs w:val="24"/>
          <w:rtl/>
        </w:rPr>
        <w:t>19.8  תלונות משמעת נגד חברי סגל אקדמי/</w:t>
      </w:r>
      <w:proofErr w:type="spellStart"/>
      <w:r w:rsidRPr="00645CE8">
        <w:rPr>
          <w:rFonts w:asciiTheme="minorBidi" w:hAnsiTheme="minorBidi" w:cstheme="minorBidi"/>
          <w:sz w:val="24"/>
          <w:szCs w:val="24"/>
          <w:rtl/>
        </w:rPr>
        <w:t>מינהלי</w:t>
      </w:r>
      <w:proofErr w:type="spellEnd"/>
      <w:r w:rsidRPr="00645CE8">
        <w:rPr>
          <w:rFonts w:asciiTheme="minorBidi" w:hAnsiTheme="minorBidi" w:cstheme="minorBidi"/>
          <w:sz w:val="24"/>
          <w:szCs w:val="24"/>
          <w:rtl/>
        </w:rPr>
        <w:t>/סטודנטים</w:t>
      </w:r>
      <w:bookmarkEnd w:id="200"/>
    </w:p>
    <w:p w14:paraId="78E75125" w14:textId="77777777" w:rsidR="00F50562" w:rsidRPr="00645CE8" w:rsidRDefault="00F50562" w:rsidP="00F50562">
      <w:pPr>
        <w:spacing w:after="120"/>
        <w:ind w:left="368"/>
        <w:rPr>
          <w:rFonts w:asciiTheme="minorBidi" w:hAnsiTheme="minorBidi" w:cstheme="minorBidi"/>
          <w:sz w:val="24"/>
          <w:szCs w:val="24"/>
        </w:rPr>
      </w:pPr>
      <w:r w:rsidRPr="00645CE8">
        <w:rPr>
          <w:rFonts w:asciiTheme="minorBidi" w:hAnsiTheme="minorBidi" w:cstheme="minorBidi"/>
          <w:sz w:val="24"/>
          <w:szCs w:val="24"/>
          <w:rtl/>
        </w:rPr>
        <w:t>במקרים של חשד לעבירת משמעת ניתן לפנות:</w:t>
      </w:r>
    </w:p>
    <w:p w14:paraId="5D20F7F8" w14:textId="77777777" w:rsidR="00F50562" w:rsidRPr="00645CE8" w:rsidRDefault="00F50562" w:rsidP="00F50562">
      <w:pPr>
        <w:spacing w:after="120"/>
        <w:ind w:left="423"/>
        <w:rPr>
          <w:rFonts w:asciiTheme="minorBidi" w:hAnsiTheme="minorBidi" w:cstheme="minorBidi"/>
          <w:sz w:val="24"/>
          <w:szCs w:val="24"/>
        </w:rPr>
      </w:pPr>
      <w:r w:rsidRPr="00645CE8">
        <w:rPr>
          <w:rFonts w:asciiTheme="minorBidi" w:hAnsiTheme="minorBidi" w:cstheme="minorBidi"/>
          <w:sz w:val="24"/>
          <w:szCs w:val="24"/>
          <w:rtl/>
        </w:rPr>
        <w:t xml:space="preserve">19.8.1  למזכיר האקדמי (לגבי סגל אקדמי וסטודנטים): </w:t>
      </w:r>
    </w:p>
    <w:p w14:paraId="54D5C4ED" w14:textId="77777777" w:rsidR="00F50562" w:rsidRPr="00645CE8" w:rsidRDefault="00F50562" w:rsidP="00F50562">
      <w:pPr>
        <w:pStyle w:val="ad"/>
        <w:spacing w:after="120"/>
        <w:ind w:left="423"/>
        <w:contextualSpacing w:val="0"/>
        <w:rPr>
          <w:rFonts w:asciiTheme="minorBidi" w:hAnsiTheme="minorBidi" w:cstheme="minorBidi"/>
          <w:sz w:val="24"/>
          <w:szCs w:val="24"/>
        </w:rPr>
      </w:pPr>
      <w:r w:rsidRPr="00645CE8">
        <w:rPr>
          <w:rFonts w:asciiTheme="minorBidi" w:hAnsiTheme="minorBidi" w:cstheme="minorBidi"/>
          <w:sz w:val="24"/>
          <w:szCs w:val="24"/>
          <w:rtl/>
        </w:rPr>
        <w:t xml:space="preserve"> </w:t>
      </w:r>
      <w:hyperlink r:id="rId31" w:history="1">
        <w:r w:rsidRPr="00645CE8">
          <w:rPr>
            <w:rStyle w:val="Hyperlink"/>
            <w:rFonts w:asciiTheme="minorBidi" w:hAnsiTheme="minorBidi" w:cstheme="minorBidi"/>
            <w:color w:val="auto"/>
            <w:sz w:val="24"/>
            <w:szCs w:val="24"/>
          </w:rPr>
          <w:t>http://academic-secretary.huji.ac.il/?cmd=contact</w:t>
        </w:r>
      </w:hyperlink>
    </w:p>
    <w:p w14:paraId="27F09E27" w14:textId="77777777" w:rsidR="00F50562" w:rsidRPr="00645CE8" w:rsidRDefault="00F50562" w:rsidP="00F50562">
      <w:pPr>
        <w:spacing w:after="240"/>
        <w:ind w:left="423"/>
        <w:rPr>
          <w:rFonts w:asciiTheme="minorBidi" w:hAnsiTheme="minorBidi" w:cstheme="minorBidi"/>
          <w:sz w:val="24"/>
          <w:szCs w:val="24"/>
          <w:rtl/>
        </w:rPr>
      </w:pPr>
      <w:r w:rsidRPr="00645CE8">
        <w:rPr>
          <w:rFonts w:asciiTheme="minorBidi" w:hAnsiTheme="minorBidi" w:cstheme="minorBidi"/>
          <w:sz w:val="24"/>
          <w:szCs w:val="24"/>
          <w:rtl/>
        </w:rPr>
        <w:t xml:space="preserve">19.8.2  לסמנכ"ל משאבי אנוש (לגבי עובד </w:t>
      </w:r>
      <w:proofErr w:type="spellStart"/>
      <w:r w:rsidRPr="00645CE8">
        <w:rPr>
          <w:rFonts w:asciiTheme="minorBidi" w:hAnsiTheme="minorBidi" w:cstheme="minorBidi"/>
          <w:sz w:val="24"/>
          <w:szCs w:val="24"/>
          <w:rtl/>
        </w:rPr>
        <w:t>מינהלי</w:t>
      </w:r>
      <w:proofErr w:type="spellEnd"/>
      <w:r w:rsidRPr="00645CE8">
        <w:rPr>
          <w:rFonts w:asciiTheme="minorBidi" w:hAnsiTheme="minorBidi" w:cstheme="minorBidi"/>
          <w:sz w:val="24"/>
          <w:szCs w:val="24"/>
          <w:rtl/>
        </w:rPr>
        <w:t xml:space="preserve">): </w:t>
      </w:r>
      <w:hyperlink r:id="rId32" w:history="1">
        <w:r w:rsidRPr="00645CE8">
          <w:rPr>
            <w:rStyle w:val="Hyperlink"/>
            <w:rFonts w:asciiTheme="minorBidi" w:hAnsiTheme="minorBidi" w:cstheme="minorBidi"/>
            <w:color w:val="auto"/>
            <w:sz w:val="24"/>
            <w:szCs w:val="24"/>
          </w:rPr>
          <w:t>http://hr.huji.ac.il/contact.php</w:t>
        </w:r>
      </w:hyperlink>
      <w:r w:rsidRPr="00645CE8">
        <w:rPr>
          <w:rFonts w:asciiTheme="minorBidi" w:hAnsiTheme="minorBidi" w:cstheme="minorBidi"/>
          <w:sz w:val="24"/>
          <w:szCs w:val="24"/>
          <w:rtl/>
        </w:rPr>
        <w:t xml:space="preserve"> </w:t>
      </w:r>
    </w:p>
    <w:p w14:paraId="54F000C7" w14:textId="77777777" w:rsidR="00F50562" w:rsidRPr="00645CE8" w:rsidRDefault="00F50562" w:rsidP="00F50562">
      <w:pPr>
        <w:spacing w:after="240"/>
        <w:ind w:left="423"/>
        <w:rPr>
          <w:rFonts w:asciiTheme="minorBidi" w:hAnsiTheme="minorBidi" w:cstheme="minorBidi"/>
          <w:sz w:val="24"/>
          <w:szCs w:val="24"/>
          <w:rtl/>
        </w:rPr>
      </w:pPr>
    </w:p>
    <w:p w14:paraId="165ABE7E" w14:textId="77777777" w:rsidR="00F50562" w:rsidRPr="00645CE8" w:rsidRDefault="00F50562" w:rsidP="00F50562">
      <w:pPr>
        <w:pStyle w:val="2"/>
        <w:rPr>
          <w:rFonts w:asciiTheme="minorBidi" w:hAnsiTheme="minorBidi" w:cstheme="minorBidi"/>
          <w:sz w:val="24"/>
          <w:szCs w:val="24"/>
          <w:rtl/>
        </w:rPr>
      </w:pPr>
      <w:bookmarkStart w:id="201" w:name="_Toc83818233"/>
      <w:r w:rsidRPr="00645CE8">
        <w:rPr>
          <w:rFonts w:asciiTheme="minorBidi" w:hAnsiTheme="minorBidi" w:cstheme="minorBidi"/>
          <w:sz w:val="24"/>
          <w:szCs w:val="24"/>
          <w:rtl/>
        </w:rPr>
        <w:t>19.9  תלונות למבקר האוניברסיטה</w:t>
      </w:r>
      <w:bookmarkEnd w:id="201"/>
    </w:p>
    <w:p w14:paraId="324AA657" w14:textId="77777777" w:rsidR="00F50562" w:rsidRPr="00645CE8" w:rsidRDefault="00F50562" w:rsidP="00F50562">
      <w:pPr>
        <w:ind w:left="-32"/>
        <w:rPr>
          <w:rFonts w:asciiTheme="minorBidi" w:hAnsiTheme="minorBidi" w:cstheme="minorBidi"/>
          <w:sz w:val="24"/>
          <w:szCs w:val="24"/>
        </w:rPr>
      </w:pPr>
      <w:r w:rsidRPr="00645CE8">
        <w:rPr>
          <w:rFonts w:asciiTheme="minorBidi" w:hAnsiTheme="minorBidi" w:cstheme="minorBidi"/>
          <w:sz w:val="24"/>
          <w:szCs w:val="24"/>
          <w:rtl/>
        </w:rPr>
        <w:t>תלונות בעניין התנהלות לא תקינה של רשויות האוניברסיטה או עובדיה (שאינן מתייחסות לפגיעה אישית בתלמיד ושאינן מצויות בסמכות נציב הקבילות), ניתן להפנות למבקר האוניברסיטה.</w:t>
      </w:r>
    </w:p>
    <w:p w14:paraId="74DC24C7" w14:textId="77777777" w:rsidR="00F50562" w:rsidRPr="00645CE8" w:rsidRDefault="004C7ECE" w:rsidP="00F50562">
      <w:pPr>
        <w:pStyle w:val="ad"/>
        <w:spacing w:after="0"/>
        <w:ind w:left="-2"/>
        <w:contextualSpacing w:val="0"/>
        <w:rPr>
          <w:rFonts w:asciiTheme="minorBidi" w:hAnsiTheme="minorBidi" w:cstheme="minorBidi"/>
          <w:sz w:val="24"/>
          <w:szCs w:val="24"/>
          <w:rtl/>
        </w:rPr>
      </w:pPr>
      <w:hyperlink r:id="rId33" w:history="1">
        <w:r w:rsidR="00F50562" w:rsidRPr="00645CE8">
          <w:rPr>
            <w:rStyle w:val="Hyperlink"/>
            <w:rFonts w:asciiTheme="minorBidi" w:hAnsiTheme="minorBidi" w:cstheme="minorBidi"/>
            <w:color w:val="auto"/>
            <w:sz w:val="24"/>
            <w:szCs w:val="24"/>
          </w:rPr>
          <w:t>http://comptroller.huji.ac.il/contact.html</w:t>
        </w:r>
      </w:hyperlink>
    </w:p>
    <w:p w14:paraId="3C7BE9F1" w14:textId="77777777" w:rsidR="00F50562" w:rsidRPr="00645CE8" w:rsidRDefault="00F50562" w:rsidP="00F50562">
      <w:pPr>
        <w:pStyle w:val="1"/>
        <w:rPr>
          <w:rFonts w:asciiTheme="minorBidi" w:hAnsiTheme="minorBidi" w:cstheme="minorBidi"/>
          <w:sz w:val="24"/>
          <w:szCs w:val="24"/>
          <w:rtl/>
        </w:rPr>
      </w:pPr>
      <w:r w:rsidRPr="00645CE8">
        <w:rPr>
          <w:rFonts w:asciiTheme="minorBidi" w:hAnsiTheme="minorBidi" w:cstheme="minorBidi"/>
          <w:sz w:val="24"/>
          <w:szCs w:val="24"/>
          <w:rtl/>
        </w:rPr>
        <w:br w:type="page"/>
      </w:r>
      <w:bookmarkStart w:id="202" w:name="_Toc83818234"/>
      <w:r w:rsidRPr="00645CE8">
        <w:rPr>
          <w:rFonts w:asciiTheme="minorBidi" w:hAnsiTheme="minorBidi" w:cstheme="minorBidi"/>
          <w:sz w:val="24"/>
          <w:szCs w:val="24"/>
          <w:rtl/>
        </w:rPr>
        <w:t>20  חובות המורה בנושאי הוראה ובחינות</w:t>
      </w:r>
      <w:bookmarkEnd w:id="202"/>
      <w:r w:rsidRPr="00645CE8">
        <w:rPr>
          <w:rFonts w:asciiTheme="minorBidi" w:hAnsiTheme="minorBidi" w:cstheme="minorBidi"/>
          <w:sz w:val="24"/>
          <w:szCs w:val="24"/>
          <w:rtl/>
        </w:rPr>
        <w:t xml:space="preserve"> </w:t>
      </w:r>
    </w:p>
    <w:p w14:paraId="78CAA1EE"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האוניברסיטה העברית מייחסת חשיבות עליונה לאיכות ההוראה. מורי האוניברסיטה יעקבו אחרי ההתפתחויות במחקר בתחומיהם ויציגו את הדברים בפני תלמידיהם באופן המבטיח את קליטתם המיטבית. המורים יעריכו את עבודת תלמידיהם באופן מושכל והוגן, לפי הבנתם ומצפונם ויקפידו על כבודם של התלמידים ושל המוסד.</w:t>
      </w:r>
    </w:p>
    <w:p w14:paraId="10B3306F"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הסעיפים שלהלן מפרטים נושאים מסגרתים בלבד של ההוראה באוניברסיטה המפורטים לעיל, בשאר הפרקים של נהלי הוראה ולימודים. במקרה של סתירה בין פרק זה לבין הכתוב בפרק אחר של נהלי הוראה ולימודים – מחייב הכתוב בפרק האחר.</w:t>
      </w:r>
    </w:p>
    <w:p w14:paraId="4555C74C"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06CB9890" w14:textId="77777777" w:rsidR="00F50562" w:rsidRPr="00645CE8" w:rsidRDefault="00F50562" w:rsidP="00F50562">
      <w:pPr>
        <w:pStyle w:val="2"/>
        <w:rPr>
          <w:rFonts w:asciiTheme="minorBidi" w:hAnsiTheme="minorBidi" w:cstheme="minorBidi"/>
          <w:sz w:val="24"/>
          <w:szCs w:val="24"/>
          <w:rtl/>
        </w:rPr>
      </w:pPr>
      <w:bookmarkStart w:id="203" w:name="_Toc83818235"/>
      <w:r w:rsidRPr="00645CE8">
        <w:rPr>
          <w:rFonts w:asciiTheme="minorBidi" w:hAnsiTheme="minorBidi" w:cstheme="minorBidi"/>
          <w:sz w:val="24"/>
          <w:szCs w:val="24"/>
          <w:rtl/>
        </w:rPr>
        <w:t xml:space="preserve">20.1 </w:t>
      </w:r>
      <w:r w:rsidRPr="00645CE8">
        <w:rPr>
          <w:rStyle w:val="a3"/>
          <w:rFonts w:asciiTheme="minorBidi" w:hAnsiTheme="minorBidi" w:cstheme="minorBidi"/>
          <w:b w:val="0"/>
          <w:sz w:val="24"/>
          <w:szCs w:val="24"/>
          <w:rtl/>
        </w:rPr>
        <w:t>בחינות, עבודות וציונים</w:t>
      </w:r>
      <w:bookmarkEnd w:id="203"/>
    </w:p>
    <w:p w14:paraId="4BA879A5"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sidRPr="00645CE8">
        <w:rPr>
          <w:rFonts w:asciiTheme="minorBidi" w:hAnsiTheme="minorBidi" w:cstheme="minorBidi"/>
          <w:rtl/>
        </w:rPr>
        <w:t>20.1.1 המורה יפרסם בשנתון את סילבוס הקורס. כמו כן יפרסם המורה (עד תום השבוע הראשון של הקורס) באתר הקורס סילבוס מעודכן המפרט את תכנית הקורס, את חובות התלמידים (מטלות, נוכחות וכו') ואת מרכיבי הציון הסופי.</w:t>
      </w:r>
    </w:p>
    <w:p w14:paraId="194F84A9"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sidRPr="00645CE8">
        <w:rPr>
          <w:rFonts w:asciiTheme="minorBidi" w:hAnsiTheme="minorBidi" w:cstheme="minorBidi"/>
          <w:rtl/>
        </w:rPr>
        <w:t>20.1.2. לוח הבחינות ייקבע מראש ויפורסם לידיעת התלמידים לקראת תקופת הרישום לקורסים.</w:t>
      </w:r>
    </w:p>
    <w:p w14:paraId="1AA11972"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sidRPr="00645CE8">
        <w:rPr>
          <w:rFonts w:asciiTheme="minorBidi" w:hAnsiTheme="minorBidi" w:cstheme="minorBidi"/>
          <w:rtl/>
        </w:rPr>
        <w:t>20.1.3 שאלוני הבחינה במועדים א' וב' יהיו באותה רמת קושי ואותה מתכונת. מורה הקורס/ מרכז הקורס המבקש לחרוג מכלל זה על פי שיקול דעתו האקדמי במועד ב' יפנה בבקשה אל ועדת ההוראה של הפקולטה.</w:t>
      </w:r>
    </w:p>
    <w:p w14:paraId="3159D9EB"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sidRPr="00645CE8">
        <w:rPr>
          <w:rFonts w:asciiTheme="minorBidi" w:hAnsiTheme="minorBidi" w:cstheme="minorBidi"/>
          <w:rtl/>
        </w:rPr>
        <w:t>20.1.4 שאלון הבחינה יהיה זהה עבור כל הקבוצות של הקורס. אם השוני בין הקבוצות מחייב הכנת שאלוני בחינה שונים יפוצל הקורס מלכתחילה לקורסים שונים.</w:t>
      </w:r>
    </w:p>
    <w:p w14:paraId="5F09EC5A"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sidRPr="00645CE8">
        <w:rPr>
          <w:rFonts w:asciiTheme="minorBidi" w:hAnsiTheme="minorBidi" w:cstheme="minorBidi"/>
          <w:rtl/>
        </w:rPr>
        <w:t>20.1.5 משקלו היחסי של כל פרק או שאלה בבחינה יצוין בטופס הבחינה. אם לא נקבע המשקל, יהיה משקלן של כל השאלות זהה.</w:t>
      </w:r>
    </w:p>
    <w:p w14:paraId="1ABD2CB0"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sidRPr="00645CE8">
        <w:rPr>
          <w:rFonts w:asciiTheme="minorBidi" w:hAnsiTheme="minorBidi" w:cstheme="minorBidi"/>
          <w:rtl/>
        </w:rPr>
        <w:t>20.1.6 משך הבחינה - משך הזמן המוקצב לבחינה יצוין על גבי שאלון הבחינה ולא יעלה על 3 שעות. הדיקן רשאי לתת אישור חד-פעמי לבחינה ארוכה יותר. בחינה שאורכה עולה על 3 שעות תפוצל לשני שאלונים, והחלק השני יתקיים לאחר הפסקה. הבחינה לתלמידים שאינם דוברי עברית ולתלמידים לקויי למידה, תוארך כמפורט בפרק 7 ("בחינות וציונים").</w:t>
      </w:r>
    </w:p>
    <w:p w14:paraId="6668164E"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bookmarkStart w:id="204" w:name="_Hlk24825640"/>
      <w:r w:rsidRPr="00645CE8">
        <w:rPr>
          <w:rFonts w:asciiTheme="minorBidi" w:hAnsiTheme="minorBidi" w:cstheme="minorBidi"/>
          <w:rtl/>
        </w:rPr>
        <w:t>20.1.7 אחריות המורה בעת הבחינה</w:t>
      </w:r>
      <w:r w:rsidRPr="00645CE8">
        <w:rPr>
          <w:rFonts w:asciiTheme="minorBidi" w:hAnsiTheme="minorBidi" w:cstheme="minorBidi"/>
          <w:rtl/>
        </w:rPr>
        <w:br/>
      </w:r>
      <w:proofErr w:type="spellStart"/>
      <w:r w:rsidRPr="00645CE8">
        <w:rPr>
          <w:rFonts w:asciiTheme="minorBidi" w:hAnsiTheme="minorBidi" w:cstheme="minorBidi"/>
          <w:rtl/>
        </w:rPr>
        <w:t>הבחינה</w:t>
      </w:r>
      <w:proofErr w:type="spellEnd"/>
      <w:r w:rsidRPr="00645CE8">
        <w:rPr>
          <w:rFonts w:asciiTheme="minorBidi" w:hAnsiTheme="minorBidi" w:cstheme="minorBidi"/>
          <w:rtl/>
        </w:rPr>
        <w:t xml:space="preserve"> היא חלק מן הקורס ומורה הקורס אחראי לניהולה. הוא יהיה באולמות הבחינה ככל הדרוש לניהולה התקין של הבחינה ולהבהרת שאלות הבחינה, ויהיה זמין במהלך הבחינה, בקרבת מקום, כדי שיוכל להגיע אל האולם וכדי להשיב על שאלות התלמידים או המשגיחים. אם נבצר מהמורה לעשות זאת, מחובתו למנות ממלא מקום ולהודיע על כך למזכירות החוג. במקרה של הפרה חמורה של ההוראות, רשאי המורה או נציגו אף להפסיק את כתיבתה של בחינה על ידי תלמיד ובלבד שהדבר נחוץ למניעת הפרעה לנבחנים האחרים. במקרה כזה יגיש המורה תלונה לוועדת המשמעת. </w:t>
      </w:r>
    </w:p>
    <w:bookmarkEnd w:id="204"/>
    <w:p w14:paraId="422C9B48"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sidRPr="00645CE8">
        <w:rPr>
          <w:rFonts w:asciiTheme="minorBidi" w:hAnsiTheme="minorBidi" w:cstheme="minorBidi"/>
          <w:rtl/>
        </w:rPr>
        <w:t>20.1.8  אחריות לבדיקת מטלות כתובות</w:t>
      </w:r>
      <w:r w:rsidRPr="00645CE8">
        <w:rPr>
          <w:rFonts w:asciiTheme="minorBidi" w:hAnsiTheme="minorBidi" w:cstheme="minorBidi"/>
          <w:rtl/>
        </w:rPr>
        <w:br/>
        <w:t xml:space="preserve">מורה הקורס אחראי על מתן ציונים בקורס. נסיבות צפויות מראש כגון מילואים, נסיעות לחו"ל והשתתפות בכנסים וכן העברת בחינות או עבודות לבדיקה ע"י מתרגל או אדם אחר, אין בהן כדי לפטור את מורה הקורס מאחריות זו. </w:t>
      </w:r>
      <w:r w:rsidRPr="00645CE8">
        <w:rPr>
          <w:rFonts w:asciiTheme="minorBidi" w:hAnsiTheme="minorBidi" w:cstheme="minorBidi"/>
          <w:shd w:val="clear" w:color="auto" w:fill="FFFFFF"/>
          <w:rtl/>
        </w:rPr>
        <w:t>ציונים בבחינות ובמטלות בכתב יינתנו על פי קריטריונים אחידים ומנומקים.</w:t>
      </w:r>
    </w:p>
    <w:p w14:paraId="444DF70B"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p>
    <w:p w14:paraId="7E0B2B52" w14:textId="77777777" w:rsidR="00F50562" w:rsidRPr="00EC1675" w:rsidRDefault="00F50562" w:rsidP="00F50562">
      <w:pPr>
        <w:ind w:left="423"/>
        <w:rPr>
          <w:rFonts w:asciiTheme="minorBidi" w:hAnsiTheme="minorBidi" w:cstheme="minorBidi"/>
          <w:sz w:val="24"/>
          <w:szCs w:val="24"/>
          <w:highlight w:val="yellow"/>
          <w:rtl/>
        </w:rPr>
      </w:pPr>
      <w:r w:rsidRPr="00EC1675">
        <w:rPr>
          <w:rFonts w:asciiTheme="minorBidi" w:hAnsiTheme="minorBidi" w:cstheme="minorBidi"/>
          <w:sz w:val="24"/>
          <w:szCs w:val="24"/>
          <w:highlight w:val="yellow"/>
          <w:rtl/>
        </w:rPr>
        <w:t>20.1.9 משך בדיקת מטלות</w:t>
      </w:r>
    </w:p>
    <w:p w14:paraId="0D89F030"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sidRPr="00EC1675">
        <w:rPr>
          <w:rFonts w:asciiTheme="minorBidi" w:hAnsiTheme="minorBidi" w:cstheme="minorBidi"/>
          <w:highlight w:val="yellow"/>
          <w:rtl/>
        </w:rPr>
        <w:t xml:space="preserve">המורה ימסור את הציונים ויחזיר את המבחנים למזכירות בתוך 8 ימי עבודה מיום הבחינה, ואילו עבודות – לפי המועדים המפורטים בפרק 8. </w:t>
      </w:r>
      <w:r w:rsidRPr="00EC1675">
        <w:rPr>
          <w:rFonts w:asciiTheme="minorBidi" w:hAnsiTheme="minorBidi" w:cstheme="minorBidi"/>
          <w:highlight w:val="yellow"/>
          <w:shd w:val="clear" w:color="auto" w:fill="FFFFFF"/>
          <w:rtl/>
        </w:rPr>
        <w:t>במקרה של תקלות בהליך הסריקה, תקלות</w:t>
      </w:r>
      <w:r w:rsidRPr="00645CE8">
        <w:rPr>
          <w:rFonts w:asciiTheme="minorBidi" w:hAnsiTheme="minorBidi" w:cstheme="minorBidi"/>
          <w:shd w:val="clear" w:color="auto" w:fill="FFFFFF"/>
          <w:rtl/>
        </w:rPr>
        <w:t xml:space="preserve"> בהעלאת מחברות הבחינה הסרוקות לשרת, וכיו"ב תקלות טכניות שאינן באחריות המורה, שגרמו לעיכוב בזמינות המחברות לבדיקה, זמן הבדיקה יעודכן בהתאם והודעה תפורסם לתלמידי אותו קורס. </w:t>
      </w:r>
      <w:r w:rsidRPr="00645CE8">
        <w:rPr>
          <w:rFonts w:asciiTheme="minorBidi" w:hAnsiTheme="minorBidi" w:cstheme="minorBidi"/>
          <w:rtl/>
        </w:rPr>
        <w:t>במקרים מיוחדים רשאי הדיקן לאשר הארכה למשך בדיקת בחינה או עבודה, בתנאי שהמועד יובא לידיעת התלמידים. אישור ההארכה מותנה גם בכך שהציון יימסר במועד שלא יפגע באפשרותם של התלמידים להמשיך בלימודים או באפשרות הכללת הציון בממוצע לצורך קבלת פרס הצטיינות.</w:t>
      </w:r>
    </w:p>
    <w:p w14:paraId="7FD01D9A" w14:textId="77777777" w:rsidR="00F50562" w:rsidRPr="00645CE8" w:rsidRDefault="00F50562" w:rsidP="00F50562">
      <w:pPr>
        <w:pStyle w:val="NormalWeb"/>
        <w:bidi/>
        <w:spacing w:before="0" w:beforeAutospacing="0" w:after="0" w:afterAutospacing="0" w:line="276" w:lineRule="auto"/>
        <w:ind w:left="990"/>
        <w:rPr>
          <w:rFonts w:asciiTheme="minorBidi" w:hAnsiTheme="minorBidi" w:cstheme="minorBidi"/>
          <w:rtl/>
        </w:rPr>
      </w:pPr>
      <w:r w:rsidRPr="00645CE8">
        <w:rPr>
          <w:rFonts w:asciiTheme="minorBidi" w:hAnsiTheme="minorBidi" w:cstheme="minorBidi"/>
          <w:rtl/>
        </w:rPr>
        <w:t>20.1.9.1 איחור בבדיקת בחינות</w:t>
      </w:r>
      <w:r w:rsidRPr="00645CE8">
        <w:rPr>
          <w:rFonts w:asciiTheme="minorBidi" w:hAnsiTheme="minorBidi" w:cstheme="minorBidi"/>
          <w:rtl/>
        </w:rPr>
        <w:br/>
        <w:t>מזכירות ההוראה של הפקולטה ו/או מזכירות בית הספר תדווח ליו"ר ועדת ההוראה על המורים שלא מסרו ציונים במועד והלה, לפי שיקול דעתו, יעביר את המידע לדיקן ו/או ליו"ר הוועדה לנוהלי הוראה ולימודים להמשך טיפול. עיכוב חריג ובלתי מוצדק ייחשב כעבירת משמעת ויובא לדין בבית הדין המשמעתי של הסגל האקדמי.</w:t>
      </w:r>
    </w:p>
    <w:p w14:paraId="6E0C97AD"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sidRPr="00645CE8">
        <w:rPr>
          <w:rFonts w:asciiTheme="minorBidi" w:hAnsiTheme="minorBidi" w:cstheme="minorBidi"/>
          <w:rtl/>
        </w:rPr>
        <w:t>20.1.10 ערעורים</w:t>
      </w:r>
      <w:r w:rsidRPr="00645CE8">
        <w:rPr>
          <w:rFonts w:asciiTheme="minorBidi" w:hAnsiTheme="minorBidi" w:cstheme="minorBidi"/>
          <w:rtl/>
        </w:rPr>
        <w:br/>
        <w:t xml:space="preserve">אם הוגש ערעור על ציון במבחן או בעבודה (לפי ההנחיות בפרקים 7 ו- 8), על המורה למסור ציון מתוקן או את החלטתו המנומקת לדחות את הערעור, </w:t>
      </w:r>
      <w:r w:rsidRPr="00645CE8">
        <w:rPr>
          <w:rFonts w:asciiTheme="minorBidi" w:hAnsiTheme="minorBidi" w:cstheme="minorBidi"/>
          <w:u w:val="single"/>
          <w:rtl/>
        </w:rPr>
        <w:t>בתוך 3 ימי עבודה,</w:t>
      </w:r>
      <w:r w:rsidRPr="00645CE8">
        <w:rPr>
          <w:rFonts w:asciiTheme="minorBidi" w:hAnsiTheme="minorBidi" w:cstheme="minorBidi"/>
          <w:rtl/>
        </w:rPr>
        <w:t xml:space="preserve"> החל מהיום שלאחר המועד האחרון להגשת הערעורים. במקרים מיוחדים רשאי הדיקן לאשר הארכה למשך הערעור ובתנאי שהארכה זו לא תפגע בזכויות התלמיד להמשך לימודיו או בהכללת הציון בממוצע לצורך קבלת פרס הצטיינות.</w:t>
      </w:r>
    </w:p>
    <w:p w14:paraId="7423B610"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sidRPr="00645CE8">
        <w:rPr>
          <w:rFonts w:asciiTheme="minorBidi" w:hAnsiTheme="minorBidi" w:cstheme="minorBidi"/>
          <w:rtl/>
        </w:rPr>
        <w:t>20.1.11 מתן ציון במקרה של ניגוד עניינים</w:t>
      </w:r>
      <w:r w:rsidRPr="00645CE8">
        <w:rPr>
          <w:rFonts w:asciiTheme="minorBidi" w:hAnsiTheme="minorBidi" w:cstheme="minorBidi"/>
          <w:rtl/>
        </w:rPr>
        <w:br/>
        <w:t>מורה האמור לתת ציון על בחינה או עבודה של תלמיד שיש לו קשר משפחתי אליו (בן, בת, הורה, אח, בן זוג וכד') או במקרה אחר של ניגוד עניינים, יפנה ליו"ר ועדת ההוראה / סגן הדיקן להוראה אשר, לפי שיקולו, ימסור את העבודה או הבחינה לבדיקה למורה אחר או מורה נוסף או ינקוט כל אפשרות אחרת הנראית לו (ראו גם 4.2.1.1;  7.8.6.).</w:t>
      </w:r>
    </w:p>
    <w:p w14:paraId="190C8B83"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Pr>
          <w:rFonts w:asciiTheme="minorBidi" w:hAnsiTheme="minorBidi" w:cstheme="minorBidi"/>
          <w:rtl/>
        </w:rPr>
        <w:t>20.1.12 פרסום ציונים</w:t>
      </w:r>
      <w:r>
        <w:rPr>
          <w:rFonts w:asciiTheme="minorBidi" w:hAnsiTheme="minorBidi" w:cstheme="minorBidi" w:hint="cs"/>
          <w:rtl/>
        </w:rPr>
        <w:t xml:space="preserve"> - </w:t>
      </w:r>
      <w:r>
        <w:rPr>
          <w:rFonts w:asciiTheme="minorBidi" w:hAnsiTheme="minorBidi" w:cstheme="minorBidi"/>
          <w:rtl/>
        </w:rPr>
        <w:t xml:space="preserve">ציונים </w:t>
      </w:r>
      <w:r w:rsidRPr="00645CE8">
        <w:rPr>
          <w:rFonts w:asciiTheme="minorBidi" w:hAnsiTheme="minorBidi" w:cstheme="minorBidi"/>
          <w:rtl/>
        </w:rPr>
        <w:t xml:space="preserve">מדווחים מתפרסמים לתלמידים באתר מידע אישי ונשלחים אליהם בדואל וכהודעת </w:t>
      </w:r>
      <w:r w:rsidRPr="00645CE8">
        <w:rPr>
          <w:rFonts w:asciiTheme="minorBidi" w:hAnsiTheme="minorBidi" w:cstheme="minorBidi"/>
        </w:rPr>
        <w:t>SMS</w:t>
      </w:r>
      <w:r w:rsidRPr="00645CE8">
        <w:rPr>
          <w:rFonts w:asciiTheme="minorBidi" w:hAnsiTheme="minorBidi" w:cstheme="minorBidi"/>
          <w:rtl/>
        </w:rPr>
        <w:t xml:space="preserve">.  </w:t>
      </w:r>
    </w:p>
    <w:p w14:paraId="1150D245"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p>
    <w:p w14:paraId="649F64F3" w14:textId="77777777" w:rsidR="00F50562" w:rsidRPr="00645CE8" w:rsidRDefault="00F50562" w:rsidP="00F50562">
      <w:pPr>
        <w:pStyle w:val="2"/>
        <w:rPr>
          <w:rFonts w:asciiTheme="minorBidi" w:hAnsiTheme="minorBidi" w:cstheme="minorBidi"/>
          <w:sz w:val="24"/>
          <w:szCs w:val="24"/>
          <w:rtl/>
        </w:rPr>
      </w:pPr>
      <w:bookmarkStart w:id="205" w:name="_Toc83818236"/>
      <w:r w:rsidRPr="00645CE8">
        <w:rPr>
          <w:rFonts w:asciiTheme="minorBidi" w:hAnsiTheme="minorBidi" w:cstheme="minorBidi"/>
          <w:sz w:val="24"/>
          <w:szCs w:val="24"/>
          <w:rtl/>
        </w:rPr>
        <w:t>20.2  </w:t>
      </w:r>
      <w:r w:rsidRPr="00645CE8">
        <w:rPr>
          <w:rStyle w:val="a3"/>
          <w:rFonts w:asciiTheme="minorBidi" w:hAnsiTheme="minorBidi" w:cstheme="minorBidi"/>
          <w:b w:val="0"/>
          <w:sz w:val="24"/>
          <w:szCs w:val="24"/>
          <w:rtl/>
        </w:rPr>
        <w:t>נוכחות מורים</w:t>
      </w:r>
      <w:bookmarkEnd w:id="205"/>
    </w:p>
    <w:p w14:paraId="51F0ADD8"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sidRPr="00645CE8">
        <w:rPr>
          <w:rFonts w:asciiTheme="minorBidi" w:hAnsiTheme="minorBidi" w:cstheme="minorBidi"/>
          <w:rtl/>
        </w:rPr>
        <w:t>20.2.1  שעות קבלה</w:t>
      </w:r>
      <w:r w:rsidRPr="00645CE8">
        <w:rPr>
          <w:rFonts w:asciiTheme="minorBidi" w:hAnsiTheme="minorBidi" w:cstheme="minorBidi"/>
          <w:rtl/>
        </w:rPr>
        <w:br/>
        <w:t>במהלך שנת הלימודים חייבים מורי האוניברסיטה להיות זמינים לפגישות באוניברסיטה עם תלמידים, ע"י קיום שעות קבלה שבועיות במשרדיהם ו/או פגישות במעבדה באוניברסיטה, ללא צורך בתיאום מראש. מורה הנאלץ לבטל שעת קבלה יודיע על כך מראש ככל שניתן למזכירות החוג, שתודיע על כך לתלמידים. בתקופות הפגרה מלימודים וכן לקראת נסיעה לחוץ לארץ, ימסרו מורי האוניברסיטה מספרי טלפון ו/או כתובת דוא"ל, בהם ניתן להשיגם בצורה סבירה.</w:t>
      </w:r>
      <w:r w:rsidRPr="00645CE8">
        <w:rPr>
          <w:rFonts w:asciiTheme="minorBidi" w:hAnsiTheme="minorBidi" w:cstheme="minorBidi"/>
          <w:rtl/>
        </w:rPr>
        <w:br/>
        <w:t>הפקולטה/בית הספר רשאים לקבוע מדיניות המעניקה העדפה לאחת משתי האפשרויות האלה.</w:t>
      </w:r>
    </w:p>
    <w:p w14:paraId="194A2312"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r w:rsidRPr="00645CE8">
        <w:rPr>
          <w:rFonts w:asciiTheme="minorBidi" w:hAnsiTheme="minorBidi" w:cstheme="minorBidi"/>
          <w:rtl/>
        </w:rPr>
        <w:t>20.2.2  ביטול שעורים</w:t>
      </w:r>
      <w:r w:rsidRPr="00645CE8">
        <w:rPr>
          <w:rFonts w:asciiTheme="minorBidi" w:hAnsiTheme="minorBidi" w:cstheme="minorBidi"/>
          <w:b/>
          <w:bCs/>
          <w:rtl/>
        </w:rPr>
        <w:br/>
      </w:r>
      <w:r w:rsidRPr="00645CE8">
        <w:rPr>
          <w:rFonts w:asciiTheme="minorBidi" w:hAnsiTheme="minorBidi" w:cstheme="minorBidi"/>
          <w:rtl/>
        </w:rPr>
        <w:t xml:space="preserve">מורה שנבצר ממנו להופיע לשיעור יודיע על כך מוקדם ככל האפשר למזכירות החוג וידאג ככל שניתן לממלא מקום. שעור שלא יתקיים ידווח למערכת הממוחשבת על ידי מזכירות החוג וכתוצאה מכך יפורסם לתלמידים באמצעים המקובלים: </w:t>
      </w:r>
      <w:r w:rsidRPr="00645CE8">
        <w:rPr>
          <w:rFonts w:asciiTheme="minorBidi" w:hAnsiTheme="minorBidi" w:cstheme="minorBidi"/>
        </w:rPr>
        <w:t>SMS</w:t>
      </w:r>
      <w:r w:rsidRPr="00645CE8">
        <w:rPr>
          <w:rFonts w:asciiTheme="minorBidi" w:hAnsiTheme="minorBidi" w:cstheme="minorBidi"/>
          <w:rtl/>
        </w:rPr>
        <w:t xml:space="preserve">, דוא"ל, </w:t>
      </w:r>
      <w:proofErr w:type="spellStart"/>
      <w:r w:rsidRPr="00645CE8">
        <w:rPr>
          <w:rFonts w:asciiTheme="minorBidi" w:hAnsiTheme="minorBidi" w:cstheme="minorBidi"/>
          <w:rtl/>
        </w:rPr>
        <w:t>ביטולון</w:t>
      </w:r>
      <w:proofErr w:type="spellEnd"/>
      <w:r w:rsidRPr="00645CE8">
        <w:rPr>
          <w:rFonts w:asciiTheme="minorBidi" w:hAnsiTheme="minorBidi" w:cstheme="minorBidi"/>
          <w:rtl/>
        </w:rPr>
        <w:t>.</w:t>
      </w:r>
      <w:r w:rsidRPr="00645CE8">
        <w:rPr>
          <w:rFonts w:asciiTheme="minorBidi" w:hAnsiTheme="minorBidi" w:cstheme="minorBidi"/>
          <w:rtl/>
        </w:rPr>
        <w:br/>
        <w:t>במקרה של ביטול שעורים או שעות קבלה מעל הסביר, יבדוק ראש החוג את הסיבות ובמידת הצורך יערב את הדיקן / ראש בית הספר בהליך הבירור.</w:t>
      </w:r>
    </w:p>
    <w:p w14:paraId="4C3016B8" w14:textId="77777777" w:rsidR="00F50562" w:rsidRPr="00645CE8" w:rsidRDefault="00F50562" w:rsidP="00F50562">
      <w:pPr>
        <w:pStyle w:val="NormalWeb"/>
        <w:bidi/>
        <w:spacing w:before="0" w:beforeAutospacing="0" w:after="0" w:afterAutospacing="0" w:line="276" w:lineRule="auto"/>
        <w:ind w:left="423"/>
        <w:rPr>
          <w:rFonts w:asciiTheme="minorBidi" w:hAnsiTheme="minorBidi" w:cstheme="minorBidi"/>
          <w:rtl/>
        </w:rPr>
      </w:pPr>
    </w:p>
    <w:p w14:paraId="6BE47EFC" w14:textId="77777777" w:rsidR="00F50562" w:rsidRPr="00645CE8" w:rsidRDefault="00F50562" w:rsidP="00F50562">
      <w:pPr>
        <w:pStyle w:val="2"/>
        <w:rPr>
          <w:rFonts w:asciiTheme="minorBidi" w:hAnsiTheme="minorBidi" w:cstheme="minorBidi"/>
          <w:sz w:val="24"/>
          <w:szCs w:val="24"/>
          <w:rtl/>
        </w:rPr>
      </w:pPr>
      <w:bookmarkStart w:id="206" w:name="_Toc83818237"/>
      <w:r w:rsidRPr="00645CE8">
        <w:rPr>
          <w:rFonts w:asciiTheme="minorBidi" w:hAnsiTheme="minorBidi" w:cstheme="minorBidi"/>
          <w:sz w:val="24"/>
          <w:szCs w:val="24"/>
          <w:rtl/>
        </w:rPr>
        <w:t>20.3 סיוע</w:t>
      </w:r>
      <w:r w:rsidRPr="00645CE8">
        <w:rPr>
          <w:rStyle w:val="a3"/>
          <w:rFonts w:asciiTheme="minorBidi" w:hAnsiTheme="minorBidi" w:cstheme="minorBidi"/>
          <w:b w:val="0"/>
          <w:sz w:val="24"/>
          <w:szCs w:val="24"/>
          <w:rtl/>
        </w:rPr>
        <w:t xml:space="preserve"> לתלמידים המשרתים במילואים</w:t>
      </w:r>
      <w:bookmarkEnd w:id="206"/>
    </w:p>
    <w:p w14:paraId="37E88A33"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r w:rsidRPr="00645CE8">
        <w:rPr>
          <w:rFonts w:asciiTheme="minorBidi" w:hAnsiTheme="minorBidi" w:cstheme="minorBidi"/>
          <w:rtl/>
        </w:rPr>
        <w:t xml:space="preserve">המורים יסייעו לתלמידים ששרתו במילואים כדי לאפשר להם להשלים את החומר שהפסידו ככל שהדבר אפשרי, בהתאם לסעיף 6.2 בתקנון </w:t>
      </w:r>
      <w:proofErr w:type="spellStart"/>
      <w:r w:rsidRPr="00645CE8">
        <w:rPr>
          <w:rFonts w:asciiTheme="minorBidi" w:hAnsiTheme="minorBidi" w:cstheme="minorBidi"/>
          <w:rtl/>
        </w:rPr>
        <w:t>נה"ל</w:t>
      </w:r>
      <w:proofErr w:type="spellEnd"/>
      <w:r w:rsidRPr="00645CE8">
        <w:rPr>
          <w:rFonts w:asciiTheme="minorBidi" w:hAnsiTheme="minorBidi" w:cstheme="minorBidi"/>
          <w:rtl/>
        </w:rPr>
        <w:t xml:space="preserve">. השלמות אלה – באמצעות שעורי השלמה, שעות קבלה מורחבות, העמדת חומרים מיוחדים לרשות התלמידים, </w:t>
      </w:r>
      <w:proofErr w:type="spellStart"/>
      <w:r w:rsidRPr="00645CE8">
        <w:rPr>
          <w:rFonts w:asciiTheme="minorBidi" w:hAnsiTheme="minorBidi" w:cstheme="minorBidi"/>
          <w:rtl/>
        </w:rPr>
        <w:t>וכו</w:t>
      </w:r>
      <w:proofErr w:type="spellEnd"/>
      <w:r w:rsidRPr="00645CE8">
        <w:rPr>
          <w:rFonts w:asciiTheme="minorBidi" w:hAnsiTheme="minorBidi" w:cstheme="minorBidi"/>
          <w:rtl/>
        </w:rPr>
        <w:t xml:space="preserve">'. </w:t>
      </w:r>
    </w:p>
    <w:p w14:paraId="6F0A9BB8"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rtl/>
        </w:rPr>
      </w:pPr>
    </w:p>
    <w:p w14:paraId="0504CFD8"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bookmarkStart w:id="207" w:name="_Hlk53941555"/>
      <w:r w:rsidRPr="00645CE8">
        <w:rPr>
          <w:rFonts w:asciiTheme="minorBidi" w:hAnsiTheme="minorBidi" w:cstheme="minorBidi"/>
          <w:b/>
          <w:bCs/>
          <w:i/>
          <w:iCs/>
          <w:rtl/>
        </w:rPr>
        <w:t>המורים נקראים לעדכן את פרטיהם ב"מערכת מורים":</w:t>
      </w:r>
    </w:p>
    <w:p w14:paraId="24A63776"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r w:rsidRPr="00645CE8">
        <w:rPr>
          <w:rFonts w:asciiTheme="minorBidi" w:hAnsiTheme="minorBidi" w:cstheme="minorBidi"/>
          <w:b/>
          <w:bCs/>
          <w:i/>
          <w:iCs/>
          <w:rtl/>
        </w:rPr>
        <w:t xml:space="preserve">אתר האוניברסיטה &gt; סגל &gt; סגל אקדמי &gt; </w:t>
      </w:r>
      <w:proofErr w:type="spellStart"/>
      <w:r w:rsidRPr="00645CE8">
        <w:rPr>
          <w:rFonts w:asciiTheme="minorBidi" w:hAnsiTheme="minorBidi" w:cstheme="minorBidi"/>
          <w:b/>
          <w:bCs/>
          <w:i/>
          <w:iCs/>
          <w:rtl/>
        </w:rPr>
        <w:t>מינהל</w:t>
      </w:r>
      <w:proofErr w:type="spellEnd"/>
      <w:r w:rsidRPr="00645CE8">
        <w:rPr>
          <w:rFonts w:asciiTheme="minorBidi" w:hAnsiTheme="minorBidi" w:cstheme="minorBidi"/>
          <w:b/>
          <w:bCs/>
          <w:i/>
          <w:iCs/>
          <w:rtl/>
        </w:rPr>
        <w:t xml:space="preserve"> תלמידים – מערכת מורים </w:t>
      </w:r>
    </w:p>
    <w:bookmarkEnd w:id="207"/>
    <w:p w14:paraId="17AA60DE"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p>
    <w:p w14:paraId="7E52E48F"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p>
    <w:p w14:paraId="4D173FD4"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p>
    <w:p w14:paraId="0FF887DA"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p>
    <w:p w14:paraId="4C8075E2"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p>
    <w:p w14:paraId="77374813"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p>
    <w:p w14:paraId="1ED4ED1A"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p>
    <w:p w14:paraId="6998BD02"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p>
    <w:p w14:paraId="2397E945"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p>
    <w:p w14:paraId="15DCB2FE"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p>
    <w:p w14:paraId="4ECB7338"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p>
    <w:p w14:paraId="6E1006FB"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77E8AAA4"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33E73F4E"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49745233"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0E825795"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39669591"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2F84BC7C"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123FAE9A"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3019FD59"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70190A08"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0BA2D8C9"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01633E83"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5761D080"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5E889F15"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3A4BD31A"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09EE6A8F"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1A7AA8D3"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6EAB54F5"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3DE71E96"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668D2367"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4F940820"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7D088811"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4B58E937"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2CF7B255"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35812811" w14:textId="77777777" w:rsidR="00F50562" w:rsidRDefault="00F50562" w:rsidP="00F50562">
      <w:pPr>
        <w:pStyle w:val="NormalWeb"/>
        <w:bidi/>
        <w:spacing w:before="0" w:beforeAutospacing="0" w:after="0" w:afterAutospacing="0" w:line="276" w:lineRule="auto"/>
        <w:rPr>
          <w:rFonts w:asciiTheme="minorBidi" w:hAnsiTheme="minorBidi" w:cstheme="minorBidi"/>
          <w:b/>
          <w:bCs/>
          <w:i/>
          <w:iCs/>
          <w:rtl/>
        </w:rPr>
      </w:pPr>
    </w:p>
    <w:p w14:paraId="36EAEF11" w14:textId="77777777" w:rsidR="00F50562" w:rsidRPr="00645CE8" w:rsidRDefault="00F50562" w:rsidP="00F50562">
      <w:pPr>
        <w:pStyle w:val="NormalWeb"/>
        <w:bidi/>
        <w:spacing w:before="0" w:beforeAutospacing="0" w:after="0" w:afterAutospacing="0" w:line="276" w:lineRule="auto"/>
        <w:rPr>
          <w:rFonts w:asciiTheme="minorBidi" w:hAnsiTheme="minorBidi" w:cstheme="minorBidi"/>
          <w:b/>
          <w:bCs/>
          <w:i/>
          <w:iCs/>
          <w:rtl/>
        </w:rPr>
      </w:pPr>
    </w:p>
    <w:p w14:paraId="6DE21F50" w14:textId="77777777" w:rsidR="00F50562" w:rsidRPr="00645CE8" w:rsidRDefault="00F50562" w:rsidP="00F50562">
      <w:pPr>
        <w:bidi w:val="0"/>
        <w:jc w:val="right"/>
        <w:rPr>
          <w:rFonts w:asciiTheme="minorBidi" w:hAnsiTheme="minorBidi" w:cstheme="minorBidi"/>
          <w:b/>
          <w:bCs/>
          <w:sz w:val="24"/>
          <w:szCs w:val="24"/>
          <w:rtl/>
        </w:rPr>
      </w:pPr>
      <w:r w:rsidRPr="00645CE8">
        <w:rPr>
          <w:rFonts w:asciiTheme="minorBidi" w:hAnsiTheme="minorBidi" w:cstheme="minorBidi"/>
          <w:b/>
          <w:bCs/>
          <w:sz w:val="24"/>
          <w:szCs w:val="24"/>
          <w:rtl/>
        </w:rPr>
        <w:t>21   נספחים</w:t>
      </w:r>
    </w:p>
    <w:p w14:paraId="16D82C7D" w14:textId="77777777" w:rsidR="00F50562" w:rsidRPr="00645CE8" w:rsidRDefault="00F50562" w:rsidP="00F50562">
      <w:pPr>
        <w:spacing w:after="240"/>
        <w:ind w:left="565"/>
        <w:rPr>
          <w:rFonts w:asciiTheme="minorBidi" w:hAnsiTheme="minorBidi" w:cstheme="minorBidi"/>
          <w:b/>
          <w:bCs/>
          <w:sz w:val="24"/>
          <w:szCs w:val="24"/>
          <w:rtl/>
        </w:rPr>
      </w:pPr>
      <w:bookmarkStart w:id="208" w:name="_Hlk24826616"/>
      <w:r w:rsidRPr="00645CE8">
        <w:rPr>
          <w:rFonts w:asciiTheme="minorBidi" w:hAnsiTheme="minorBidi" w:cstheme="minorBidi"/>
          <w:b/>
          <w:bCs/>
          <w:sz w:val="24"/>
          <w:szCs w:val="24"/>
          <w:rtl/>
        </w:rPr>
        <w:t xml:space="preserve">נספח א' -- השתתפות </w:t>
      </w:r>
      <w:proofErr w:type="spellStart"/>
      <w:r w:rsidRPr="00645CE8">
        <w:rPr>
          <w:rFonts w:asciiTheme="minorBidi" w:hAnsiTheme="minorBidi" w:cstheme="minorBidi"/>
          <w:b/>
          <w:bCs/>
          <w:sz w:val="24"/>
          <w:szCs w:val="24"/>
          <w:rtl/>
        </w:rPr>
        <w:t>בתכניות</w:t>
      </w:r>
      <w:proofErr w:type="spellEnd"/>
      <w:r w:rsidRPr="00645CE8">
        <w:rPr>
          <w:rFonts w:asciiTheme="minorBidi" w:hAnsiTheme="minorBidi" w:cstheme="minorBidi"/>
          <w:b/>
          <w:bCs/>
          <w:sz w:val="24"/>
          <w:szCs w:val="24"/>
          <w:rtl/>
        </w:rPr>
        <w:t xml:space="preserve"> לחילופי סטודנטים </w:t>
      </w:r>
    </w:p>
    <w:bookmarkEnd w:id="208"/>
    <w:p w14:paraId="7E2F6497" w14:textId="77777777" w:rsidR="00F50562" w:rsidRPr="00645CE8" w:rsidRDefault="00F50562" w:rsidP="00F50562">
      <w:pPr>
        <w:spacing w:after="240"/>
        <w:ind w:left="565"/>
        <w:rPr>
          <w:rFonts w:asciiTheme="minorBidi" w:hAnsiTheme="minorBidi" w:cstheme="minorBidi"/>
          <w:b/>
          <w:bCs/>
          <w:sz w:val="24"/>
          <w:szCs w:val="24"/>
          <w:rtl/>
        </w:rPr>
      </w:pPr>
      <w:r w:rsidRPr="00645CE8">
        <w:rPr>
          <w:rFonts w:asciiTheme="minorBidi" w:hAnsiTheme="minorBidi" w:cstheme="minorBidi"/>
          <w:b/>
          <w:bCs/>
          <w:sz w:val="24"/>
          <w:szCs w:val="24"/>
          <w:rtl/>
        </w:rPr>
        <w:t xml:space="preserve">נספח ב' -- התאמות בשל קשיים בשפה העברית </w:t>
      </w:r>
    </w:p>
    <w:p w14:paraId="7B32E2FF" w14:textId="77777777" w:rsidR="00F50562" w:rsidRPr="00645CE8" w:rsidRDefault="00F50562" w:rsidP="00F50562">
      <w:pPr>
        <w:spacing w:after="240"/>
        <w:ind w:left="565"/>
        <w:rPr>
          <w:rFonts w:asciiTheme="minorBidi" w:hAnsiTheme="minorBidi" w:cstheme="minorBidi"/>
          <w:b/>
          <w:bCs/>
          <w:sz w:val="24"/>
          <w:szCs w:val="24"/>
          <w:rtl/>
        </w:rPr>
      </w:pPr>
      <w:r w:rsidRPr="00645CE8">
        <w:rPr>
          <w:rFonts w:asciiTheme="minorBidi" w:hAnsiTheme="minorBidi" w:cstheme="minorBidi"/>
          <w:b/>
          <w:bCs/>
          <w:sz w:val="24"/>
          <w:szCs w:val="24"/>
          <w:rtl/>
        </w:rPr>
        <w:t>נספח ג' – התאמות בשל לקויות למידה</w:t>
      </w:r>
    </w:p>
    <w:p w14:paraId="6A3B5170" w14:textId="77777777" w:rsidR="00F50562" w:rsidRPr="00645CE8" w:rsidRDefault="00F50562" w:rsidP="00F50562">
      <w:pPr>
        <w:spacing w:after="240"/>
        <w:ind w:left="565"/>
        <w:rPr>
          <w:rFonts w:asciiTheme="minorBidi" w:hAnsiTheme="minorBidi" w:cstheme="minorBidi"/>
          <w:b/>
          <w:bCs/>
          <w:sz w:val="24"/>
          <w:szCs w:val="24"/>
          <w:rtl/>
        </w:rPr>
      </w:pPr>
      <w:r w:rsidRPr="00645CE8">
        <w:rPr>
          <w:rFonts w:asciiTheme="minorBidi" w:hAnsiTheme="minorBidi" w:cstheme="minorBidi"/>
          <w:b/>
          <w:bCs/>
          <w:sz w:val="24"/>
          <w:szCs w:val="24"/>
          <w:rtl/>
        </w:rPr>
        <w:t xml:space="preserve">נספח ד' – התאמות בנסיבות הורות </w:t>
      </w:r>
    </w:p>
    <w:p w14:paraId="00B018D2" w14:textId="77777777" w:rsidR="00F50562" w:rsidRPr="00645CE8" w:rsidRDefault="00F50562" w:rsidP="00F50562">
      <w:pPr>
        <w:spacing w:after="240"/>
        <w:ind w:left="565"/>
        <w:rPr>
          <w:rFonts w:asciiTheme="minorBidi" w:hAnsiTheme="minorBidi" w:cstheme="minorBidi"/>
          <w:b/>
          <w:bCs/>
          <w:sz w:val="24"/>
          <w:szCs w:val="24"/>
          <w:rtl/>
        </w:rPr>
      </w:pPr>
      <w:r w:rsidRPr="00645CE8">
        <w:rPr>
          <w:rFonts w:asciiTheme="minorBidi" w:hAnsiTheme="minorBidi" w:cstheme="minorBidi"/>
          <w:b/>
          <w:bCs/>
          <w:sz w:val="24"/>
          <w:szCs w:val="24"/>
          <w:rtl/>
        </w:rPr>
        <w:t>נספח ה' – התאמות למשרתים במילואים</w:t>
      </w:r>
    </w:p>
    <w:p w14:paraId="7EB4EFAD" w14:textId="77777777" w:rsidR="00F50562" w:rsidRPr="00645CE8" w:rsidRDefault="00F50562" w:rsidP="00F50562">
      <w:pPr>
        <w:pStyle w:val="xmsonormal"/>
        <w:bidi/>
        <w:spacing w:before="0" w:beforeAutospacing="0" w:after="240" w:afterAutospacing="0" w:line="276" w:lineRule="auto"/>
        <w:ind w:left="565"/>
        <w:rPr>
          <w:rFonts w:asciiTheme="minorBidi" w:hAnsiTheme="minorBidi" w:cstheme="minorBidi"/>
          <w:b/>
          <w:bCs/>
          <w:rtl/>
        </w:rPr>
      </w:pPr>
      <w:r w:rsidRPr="00645CE8">
        <w:rPr>
          <w:rFonts w:asciiTheme="minorBidi" w:hAnsiTheme="minorBidi" w:cstheme="minorBidi"/>
          <w:b/>
          <w:bCs/>
          <w:rtl/>
        </w:rPr>
        <w:t>נספח ו' – לימודי עברית</w:t>
      </w:r>
    </w:p>
    <w:p w14:paraId="7E5BB34F" w14:textId="77777777" w:rsidR="00F50562" w:rsidRPr="00645CE8" w:rsidRDefault="00F50562" w:rsidP="00F50562">
      <w:pPr>
        <w:pStyle w:val="xmsonormal"/>
        <w:bidi/>
        <w:spacing w:before="0" w:beforeAutospacing="0" w:after="240" w:afterAutospacing="0" w:line="276" w:lineRule="auto"/>
        <w:ind w:left="565"/>
        <w:rPr>
          <w:rFonts w:asciiTheme="minorBidi" w:hAnsiTheme="minorBidi" w:cstheme="minorBidi"/>
          <w:b/>
          <w:bCs/>
          <w:rtl/>
        </w:rPr>
      </w:pPr>
      <w:r w:rsidRPr="00645CE8">
        <w:rPr>
          <w:rFonts w:asciiTheme="minorBidi" w:hAnsiTheme="minorBidi" w:cstheme="minorBidi"/>
          <w:b/>
          <w:bCs/>
          <w:rtl/>
        </w:rPr>
        <w:t>נספח ז' – לימודי אנגלית</w:t>
      </w:r>
    </w:p>
    <w:p w14:paraId="1EFAE5FF" w14:textId="77777777" w:rsidR="00F50562" w:rsidRPr="00645CE8" w:rsidRDefault="00F50562" w:rsidP="00F50562">
      <w:pPr>
        <w:pStyle w:val="xmsonormal"/>
        <w:bidi/>
        <w:spacing w:before="0" w:beforeAutospacing="0" w:after="240" w:afterAutospacing="0" w:line="276" w:lineRule="auto"/>
        <w:ind w:left="565"/>
        <w:rPr>
          <w:rFonts w:asciiTheme="minorBidi" w:hAnsiTheme="minorBidi" w:cstheme="minorBidi"/>
          <w:b/>
          <w:bCs/>
          <w:rtl/>
        </w:rPr>
      </w:pPr>
      <w:r w:rsidRPr="00645CE8">
        <w:rPr>
          <w:rFonts w:asciiTheme="minorBidi" w:hAnsiTheme="minorBidi" w:cstheme="minorBidi"/>
          <w:b/>
          <w:bCs/>
          <w:rtl/>
        </w:rPr>
        <w:t>נספח ח'- התאמות בגין ליקויי ראיה</w:t>
      </w:r>
    </w:p>
    <w:p w14:paraId="1A562AB3" w14:textId="77777777" w:rsidR="00F50562" w:rsidRPr="00645CE8" w:rsidRDefault="00F50562" w:rsidP="00F50562">
      <w:pPr>
        <w:pStyle w:val="xmsonormal"/>
        <w:bidi/>
        <w:spacing w:before="0" w:beforeAutospacing="0" w:after="240" w:afterAutospacing="0" w:line="276" w:lineRule="auto"/>
        <w:ind w:left="565"/>
        <w:rPr>
          <w:rFonts w:asciiTheme="minorBidi" w:hAnsiTheme="minorBidi" w:cstheme="minorBidi"/>
          <w:b/>
          <w:bCs/>
          <w:rtl/>
        </w:rPr>
      </w:pPr>
      <w:r w:rsidRPr="00645CE8">
        <w:rPr>
          <w:rFonts w:asciiTheme="minorBidi" w:hAnsiTheme="minorBidi" w:cstheme="minorBidi"/>
          <w:b/>
          <w:bCs/>
          <w:rtl/>
        </w:rPr>
        <w:t>נספח ט'- קבלת נ"ז בגין מעורבות חברתית</w:t>
      </w:r>
    </w:p>
    <w:p w14:paraId="76B0DE4E" w14:textId="77777777" w:rsidR="00F50562" w:rsidRPr="00645CE8" w:rsidRDefault="00F50562" w:rsidP="00F50562">
      <w:pPr>
        <w:pStyle w:val="xmsonormal"/>
        <w:bidi/>
        <w:spacing w:before="0" w:beforeAutospacing="0" w:after="240" w:afterAutospacing="0" w:line="276" w:lineRule="auto"/>
        <w:ind w:left="565"/>
        <w:rPr>
          <w:rFonts w:asciiTheme="minorBidi" w:hAnsiTheme="minorBidi" w:cstheme="minorBidi"/>
          <w:b/>
          <w:bCs/>
          <w:rtl/>
        </w:rPr>
      </w:pPr>
      <w:r w:rsidRPr="00645CE8">
        <w:rPr>
          <w:rFonts w:asciiTheme="minorBidi" w:hAnsiTheme="minorBidi" w:cstheme="minorBidi"/>
          <w:b/>
          <w:bCs/>
          <w:rtl/>
        </w:rPr>
        <w:t>נספח י' - הכשרות קליניות ומעשיות</w:t>
      </w:r>
    </w:p>
    <w:p w14:paraId="7A4D48E6" w14:textId="77777777" w:rsidR="00F50562" w:rsidRPr="00645CE8" w:rsidRDefault="00F50562" w:rsidP="00F50562">
      <w:pPr>
        <w:spacing w:after="240"/>
        <w:rPr>
          <w:rFonts w:asciiTheme="minorBidi" w:hAnsiTheme="minorBidi" w:cstheme="minorBidi"/>
          <w:b/>
          <w:bCs/>
          <w:i/>
          <w:iCs/>
          <w:sz w:val="24"/>
          <w:szCs w:val="24"/>
          <w:rtl/>
        </w:rPr>
      </w:pPr>
      <w:r w:rsidRPr="00645CE8">
        <w:rPr>
          <w:rFonts w:asciiTheme="minorBidi" w:hAnsiTheme="minorBidi" w:cstheme="minorBidi"/>
          <w:b/>
          <w:bCs/>
          <w:i/>
          <w:iCs/>
          <w:sz w:val="24"/>
          <w:szCs w:val="24"/>
          <w:rtl/>
        </w:rPr>
        <w:t xml:space="preserve"> </w:t>
      </w:r>
      <w:r w:rsidRPr="00645CE8">
        <w:rPr>
          <w:rFonts w:asciiTheme="minorBidi" w:hAnsiTheme="minorBidi" w:cstheme="minorBidi"/>
          <w:b/>
          <w:bCs/>
          <w:i/>
          <w:iCs/>
          <w:sz w:val="24"/>
          <w:szCs w:val="24"/>
          <w:rtl/>
        </w:rPr>
        <w:br w:type="page"/>
      </w:r>
    </w:p>
    <w:p w14:paraId="01F2956C" w14:textId="77777777" w:rsidR="00F50562" w:rsidRPr="00645CE8" w:rsidRDefault="00F50562" w:rsidP="00F50562">
      <w:pPr>
        <w:pStyle w:val="2"/>
        <w:rPr>
          <w:rFonts w:asciiTheme="minorBidi" w:hAnsiTheme="minorBidi" w:cstheme="minorBidi"/>
          <w:sz w:val="24"/>
          <w:szCs w:val="24"/>
          <w:rtl/>
        </w:rPr>
      </w:pPr>
      <w:bookmarkStart w:id="209" w:name="_Toc83818238"/>
      <w:r w:rsidRPr="00645CE8">
        <w:rPr>
          <w:rFonts w:asciiTheme="minorBidi" w:hAnsiTheme="minorBidi" w:cstheme="minorBidi"/>
          <w:sz w:val="24"/>
          <w:szCs w:val="24"/>
          <w:rtl/>
        </w:rPr>
        <w:t xml:space="preserve">נספח א': השתתפות </w:t>
      </w:r>
      <w:proofErr w:type="spellStart"/>
      <w:r w:rsidRPr="00645CE8">
        <w:rPr>
          <w:rFonts w:asciiTheme="minorBidi" w:hAnsiTheme="minorBidi" w:cstheme="minorBidi"/>
          <w:sz w:val="24"/>
          <w:szCs w:val="24"/>
          <w:rtl/>
        </w:rPr>
        <w:t>בתכניות</w:t>
      </w:r>
      <w:proofErr w:type="spellEnd"/>
      <w:r w:rsidRPr="00645CE8">
        <w:rPr>
          <w:rFonts w:asciiTheme="minorBidi" w:hAnsiTheme="minorBidi" w:cstheme="minorBidi"/>
          <w:sz w:val="24"/>
          <w:szCs w:val="24"/>
          <w:rtl/>
        </w:rPr>
        <w:t xml:space="preserve"> לחילופי סטודנטים</w:t>
      </w:r>
      <w:bookmarkEnd w:id="209"/>
    </w:p>
    <w:p w14:paraId="525AF912"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לאוניברסיטה העברית הסכמים עם מספר רב של מוסדות אקדמיים מובילים ברחבי העולם, שמטרתם לעודד חילופי סטודנטים. במסגרת הסכמים אלו מוצעות מידי שנה אפשרויות ללימודים בחו"ל. הלימודים בחו"ל הם למשך סמסטר אחד או לשנה אקדמית מלאה, והם מוכרים לצרכי השלמת דרישות הלימודים לתואר באוניברסיטה העברית. במסגרת אותם הסכמים גם מגיעים סטודנטים מחו"ל ללימודים באוניברסיטה העברית. </w:t>
      </w:r>
    </w:p>
    <w:p w14:paraId="07120129"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הרשות לבינלאומיות</w:t>
      </w:r>
      <w:r>
        <w:rPr>
          <w:rFonts w:asciiTheme="minorBidi" w:hAnsiTheme="minorBidi" w:cstheme="minorBidi" w:hint="cs"/>
          <w:sz w:val="24"/>
          <w:szCs w:val="24"/>
          <w:rtl/>
        </w:rPr>
        <w:t xml:space="preserve"> </w:t>
      </w:r>
      <w:r w:rsidRPr="00645CE8">
        <w:rPr>
          <w:rFonts w:asciiTheme="minorBidi" w:hAnsiTheme="minorBidi" w:cstheme="minorBidi"/>
          <w:sz w:val="24"/>
          <w:szCs w:val="24"/>
          <w:rtl/>
        </w:rPr>
        <w:t xml:space="preserve">ומזכירויות הפקולטות השונות מפרסמות מפעם לפעם קולות קוראים להגשת מועמדות </w:t>
      </w:r>
      <w:proofErr w:type="spellStart"/>
      <w:r w:rsidRPr="00645CE8">
        <w:rPr>
          <w:rFonts w:asciiTheme="minorBidi" w:hAnsiTheme="minorBidi" w:cstheme="minorBidi"/>
          <w:sz w:val="24"/>
          <w:szCs w:val="24"/>
          <w:rtl/>
        </w:rPr>
        <w:t>לתכניות</w:t>
      </w:r>
      <w:proofErr w:type="spellEnd"/>
      <w:r w:rsidRPr="00645CE8">
        <w:rPr>
          <w:rFonts w:asciiTheme="minorBidi" w:hAnsiTheme="minorBidi" w:cstheme="minorBidi"/>
          <w:sz w:val="24"/>
          <w:szCs w:val="24"/>
          <w:rtl/>
        </w:rPr>
        <w:t xml:space="preserve"> חילופי סטודנטים כלל אוניברסיטאיות ותחומיות. במסמך זה מוגדרים התנאים הכלליים להשתתפות </w:t>
      </w:r>
      <w:proofErr w:type="spellStart"/>
      <w:r w:rsidRPr="00645CE8">
        <w:rPr>
          <w:rFonts w:asciiTheme="minorBidi" w:hAnsiTheme="minorBidi" w:cstheme="minorBidi"/>
          <w:sz w:val="24"/>
          <w:szCs w:val="24"/>
          <w:rtl/>
        </w:rPr>
        <w:t>בתכניות</w:t>
      </w:r>
      <w:proofErr w:type="spellEnd"/>
      <w:r w:rsidRPr="00645CE8">
        <w:rPr>
          <w:rFonts w:asciiTheme="minorBidi" w:hAnsiTheme="minorBidi" w:cstheme="minorBidi"/>
          <w:sz w:val="24"/>
          <w:szCs w:val="24"/>
          <w:rtl/>
        </w:rPr>
        <w:t xml:space="preserve"> אלה, כאשר </w:t>
      </w:r>
      <w:proofErr w:type="spellStart"/>
      <w:r w:rsidRPr="00645CE8">
        <w:rPr>
          <w:rFonts w:asciiTheme="minorBidi" w:hAnsiTheme="minorBidi" w:cstheme="minorBidi"/>
          <w:sz w:val="24"/>
          <w:szCs w:val="24"/>
          <w:rtl/>
        </w:rPr>
        <w:t>בתכניות</w:t>
      </w:r>
      <w:proofErr w:type="spellEnd"/>
      <w:r w:rsidRPr="00645CE8">
        <w:rPr>
          <w:rFonts w:asciiTheme="minorBidi" w:hAnsiTheme="minorBidi" w:cstheme="minorBidi"/>
          <w:sz w:val="24"/>
          <w:szCs w:val="24"/>
          <w:rtl/>
        </w:rPr>
        <w:t xml:space="preserve"> המנוהלות על ידי פקולטות ומחלקות שונות ייתכנו תנאים נוספים (כגון: הגבלת מספר המשתתפים, הגדרת הליכי קבלה, הכרה בקורסים, הגבלת היקף הפטור מהלימודים לתואר, עמידה במטלות ועוד).   </w:t>
      </w:r>
    </w:p>
    <w:p w14:paraId="58C32F4D"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מובהר בזאת שיציאת סטודנטים לחו"ל במסגרת קורסים של האוניברסיטה העברית או כהשתלמויות קיץ המאורגנות על ידי החוג/הפקולטה אינה כפופה לנהלים שבנספח זה אלא לנהלי הקורסים המתקיימים בארץ ולנהלי הפקולטות האחראיות על הקורסים המתנהלים בחו"ל.  </w:t>
      </w:r>
    </w:p>
    <w:p w14:paraId="52FA79A8"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מסמך זה אינו חל על תלמידי דוקטור היוצאים לחו"ל אשר להם תקנון נפרד אליו ניתן להגיע דרך הקישור הבא:</w:t>
      </w:r>
    </w:p>
    <w:p w14:paraId="6E1A1651" w14:textId="77777777" w:rsidR="00F50562" w:rsidRPr="00645CE8" w:rsidRDefault="004C7ECE" w:rsidP="00F50562">
      <w:pPr>
        <w:spacing w:after="120"/>
        <w:rPr>
          <w:rFonts w:asciiTheme="minorBidi" w:hAnsiTheme="minorBidi" w:cstheme="minorBidi"/>
          <w:sz w:val="24"/>
          <w:szCs w:val="24"/>
          <w:rtl/>
        </w:rPr>
      </w:pPr>
      <w:hyperlink r:id="rId34" w:history="1">
        <w:r w:rsidR="00F50562" w:rsidRPr="00645CE8">
          <w:rPr>
            <w:rStyle w:val="Hyperlink"/>
            <w:rFonts w:asciiTheme="minorBidi" w:hAnsiTheme="minorBidi" w:cstheme="minorBidi"/>
            <w:color w:val="auto"/>
            <w:sz w:val="24"/>
            <w:szCs w:val="24"/>
          </w:rPr>
          <w:t>http://academic-secretary.huji.ac.il/.upload/talmidei%20mehkar%207%202015.pdf</w:t>
        </w:r>
      </w:hyperlink>
    </w:p>
    <w:p w14:paraId="79D71E07" w14:textId="77777777" w:rsidR="00F50562" w:rsidRPr="00645CE8" w:rsidRDefault="00F50562" w:rsidP="00F50562">
      <w:pPr>
        <w:spacing w:after="120"/>
        <w:rPr>
          <w:rFonts w:asciiTheme="minorBidi" w:hAnsiTheme="minorBidi" w:cstheme="minorBidi"/>
          <w:sz w:val="24"/>
          <w:szCs w:val="24"/>
          <w:rtl/>
        </w:rPr>
      </w:pPr>
    </w:p>
    <w:p w14:paraId="4CA7F571" w14:textId="77777777" w:rsidR="00F50562" w:rsidRPr="00645CE8" w:rsidRDefault="00F50562" w:rsidP="00F50562">
      <w:pPr>
        <w:spacing w:after="120"/>
        <w:rPr>
          <w:rFonts w:asciiTheme="minorBidi" w:hAnsiTheme="minorBidi" w:cstheme="minorBidi"/>
          <w:b/>
          <w:bCs/>
          <w:sz w:val="24"/>
          <w:szCs w:val="24"/>
          <w:rtl/>
        </w:rPr>
      </w:pPr>
      <w:r w:rsidRPr="00645CE8">
        <w:rPr>
          <w:rFonts w:asciiTheme="minorBidi" w:hAnsiTheme="minorBidi" w:cstheme="minorBidi"/>
          <w:b/>
          <w:bCs/>
          <w:sz w:val="24"/>
          <w:szCs w:val="24"/>
          <w:rtl/>
        </w:rPr>
        <w:t>מידע כללי</w:t>
      </w:r>
    </w:p>
    <w:p w14:paraId="627FD67A"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האוניברסיטה העברית מעודדת שיתופי פעולה בינלאומיים ובכללם </w:t>
      </w:r>
      <w:proofErr w:type="spellStart"/>
      <w:r w:rsidRPr="00645CE8">
        <w:rPr>
          <w:rFonts w:asciiTheme="minorBidi" w:hAnsiTheme="minorBidi" w:cstheme="minorBidi"/>
          <w:sz w:val="24"/>
          <w:szCs w:val="24"/>
          <w:rtl/>
        </w:rPr>
        <w:t>תכניות</w:t>
      </w:r>
      <w:proofErr w:type="spellEnd"/>
      <w:r w:rsidRPr="00645CE8">
        <w:rPr>
          <w:rFonts w:asciiTheme="minorBidi" w:hAnsiTheme="minorBidi" w:cstheme="minorBidi"/>
          <w:sz w:val="24"/>
          <w:szCs w:val="24"/>
          <w:rtl/>
        </w:rPr>
        <w:t xml:space="preserve"> לחילופי סטודנטים. באחריות התלמיד לוודא: (א) שהיציאה ללימודים בחו"ל לא תפגע בעמידתו בדרישות האקדמיות של תכנית הלימודים שלו באוניברסיטה העברית, לרבות הדרישות בכל אחד מהחוגים הנלמדים לתואר, (ב) שהוא עומד בתנאים הייחודיים של תכנית חילופי הסטודנטים בה הוא משתתף. </w:t>
      </w:r>
    </w:p>
    <w:p w14:paraId="5D53EBC6"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 xml:space="preserve">למרות מאמצי האוניברסיטה, </w:t>
      </w:r>
      <w:r w:rsidRPr="00645CE8">
        <w:rPr>
          <w:rFonts w:asciiTheme="minorBidi" w:hAnsiTheme="minorBidi" w:cstheme="minorBidi"/>
          <w:sz w:val="24"/>
          <w:szCs w:val="24"/>
          <w:u w:val="single"/>
          <w:rtl/>
        </w:rPr>
        <w:t>לימודיו של תלמיד המשתתף בתוכנית לחילופי סטודנטים בחו"ל עלולים להתארך</w:t>
      </w:r>
      <w:r w:rsidRPr="00645CE8">
        <w:rPr>
          <w:rFonts w:asciiTheme="minorBidi" w:hAnsiTheme="minorBidi" w:cstheme="minorBidi"/>
          <w:sz w:val="24"/>
          <w:szCs w:val="24"/>
          <w:rtl/>
        </w:rPr>
        <w:t xml:space="preserve"> מעבר לשנות התקן לתואר, על כל המשתמע מכך לרבות מבחינת תשלום שכר לימוד באוניברסיטה העברית. </w:t>
      </w:r>
    </w:p>
    <w:p w14:paraId="7788E285" w14:textId="77777777" w:rsidR="00F50562" w:rsidRPr="00645CE8" w:rsidRDefault="00F50562" w:rsidP="00F50562">
      <w:pPr>
        <w:spacing w:after="120"/>
        <w:rPr>
          <w:rFonts w:asciiTheme="minorBidi" w:hAnsiTheme="minorBidi" w:cstheme="minorBidi"/>
          <w:b/>
          <w:bCs/>
          <w:sz w:val="24"/>
          <w:szCs w:val="24"/>
          <w:rtl/>
        </w:rPr>
      </w:pPr>
      <w:r w:rsidRPr="00645CE8">
        <w:rPr>
          <w:rFonts w:asciiTheme="minorBidi" w:hAnsiTheme="minorBidi" w:cstheme="minorBidi"/>
          <w:b/>
          <w:bCs/>
          <w:sz w:val="24"/>
          <w:szCs w:val="24"/>
          <w:rtl/>
        </w:rPr>
        <w:t>1. הגשת מועמדות לחילופי סטודנטים ואישור תכנית הלימודים</w:t>
      </w:r>
    </w:p>
    <w:p w14:paraId="5966EF1E"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 xml:space="preserve">1.1 תלמיד המעוניין לצאת ללימודים בחו"ל במסגרת חילופי סטודנטים, יפנה לרשות </w:t>
      </w:r>
      <w:proofErr w:type="spellStart"/>
      <w:r w:rsidRPr="00645CE8">
        <w:rPr>
          <w:rFonts w:asciiTheme="minorBidi" w:hAnsiTheme="minorBidi" w:cstheme="minorBidi"/>
          <w:sz w:val="24"/>
          <w:szCs w:val="24"/>
          <w:rtl/>
        </w:rPr>
        <w:t>לבינלאומיותוכן</w:t>
      </w:r>
      <w:proofErr w:type="spellEnd"/>
      <w:r w:rsidRPr="00645CE8">
        <w:rPr>
          <w:rFonts w:asciiTheme="minorBidi" w:hAnsiTheme="minorBidi" w:cstheme="minorBidi"/>
          <w:sz w:val="24"/>
          <w:szCs w:val="24"/>
          <w:rtl/>
        </w:rPr>
        <w:t xml:space="preserve"> למזכירות לענייני הוראה של פקולטת האם שלו, בהתאם לפרסומים בנושא. לאחר שהתלמיד התקבל  </w:t>
      </w:r>
      <w:proofErr w:type="spellStart"/>
      <w:r w:rsidRPr="00645CE8">
        <w:rPr>
          <w:rFonts w:asciiTheme="minorBidi" w:hAnsiTheme="minorBidi" w:cstheme="minorBidi"/>
          <w:sz w:val="24"/>
          <w:szCs w:val="24"/>
          <w:rtl/>
        </w:rPr>
        <w:t>לתכנית</w:t>
      </w:r>
      <w:proofErr w:type="spellEnd"/>
      <w:r w:rsidRPr="00645CE8">
        <w:rPr>
          <w:rFonts w:asciiTheme="minorBidi" w:hAnsiTheme="minorBidi" w:cstheme="minorBidi"/>
          <w:sz w:val="24"/>
          <w:szCs w:val="24"/>
          <w:rtl/>
        </w:rPr>
        <w:t xml:space="preserve"> חילופי הסטודנטים, </w:t>
      </w:r>
      <w:r w:rsidRPr="00645CE8">
        <w:rPr>
          <w:rFonts w:asciiTheme="minorBidi" w:hAnsiTheme="minorBidi" w:cstheme="minorBidi"/>
          <w:sz w:val="24"/>
          <w:szCs w:val="24"/>
          <w:u w:val="single"/>
          <w:rtl/>
        </w:rPr>
        <w:t>ובטרם</w:t>
      </w:r>
      <w:r w:rsidRPr="00645CE8">
        <w:rPr>
          <w:rFonts w:asciiTheme="minorBidi" w:hAnsiTheme="minorBidi" w:cstheme="minorBidi"/>
          <w:sz w:val="24"/>
          <w:szCs w:val="24"/>
          <w:rtl/>
        </w:rPr>
        <w:t xml:space="preserve"> יציאתו לחו"ל, עליו לקבל אישור אקדמי </w:t>
      </w:r>
      <w:r w:rsidRPr="00645CE8">
        <w:rPr>
          <w:rFonts w:asciiTheme="minorBidi" w:hAnsiTheme="minorBidi" w:cstheme="minorBidi"/>
          <w:b/>
          <w:bCs/>
          <w:sz w:val="24"/>
          <w:szCs w:val="24"/>
          <w:rtl/>
        </w:rPr>
        <w:t xml:space="preserve">עקרוני </w:t>
      </w:r>
      <w:r w:rsidRPr="00645CE8">
        <w:rPr>
          <w:rFonts w:asciiTheme="minorBidi" w:hAnsiTheme="minorBidi" w:cstheme="minorBidi"/>
          <w:sz w:val="24"/>
          <w:szCs w:val="24"/>
          <w:rtl/>
        </w:rPr>
        <w:t>לקורסים אותם בכוונתו ללמוד בחו"ל</w:t>
      </w:r>
      <w:r w:rsidRPr="00645CE8" w:rsidDel="007823BC">
        <w:rPr>
          <w:rFonts w:asciiTheme="minorBidi" w:hAnsiTheme="minorBidi" w:cstheme="minorBidi"/>
          <w:sz w:val="24"/>
          <w:szCs w:val="24"/>
          <w:rtl/>
        </w:rPr>
        <w:t xml:space="preserve"> </w:t>
      </w:r>
      <w:r w:rsidRPr="00645CE8">
        <w:rPr>
          <w:rFonts w:asciiTheme="minorBidi" w:hAnsiTheme="minorBidi" w:cstheme="minorBidi"/>
          <w:sz w:val="24"/>
          <w:szCs w:val="24"/>
          <w:rtl/>
        </w:rPr>
        <w:t xml:space="preserve">1.2 ככלל, קורסים המתקיימים באוניברסיטאות עמן חתומה האוניברסיטה על הסכמי חילופין יוכרו אקדמית על ידי היחידות. עם זאת, על התלמיד לקבל אישור אקדמי על תכנית הלימודים האישית שלו בחו"ל. תהליך האישור יתבצע באמצעות מזכירות הפקולטה/ביה"ס אשר תגיש את </w:t>
      </w:r>
      <w:proofErr w:type="spellStart"/>
      <w:r w:rsidRPr="00645CE8">
        <w:rPr>
          <w:rFonts w:asciiTheme="minorBidi" w:hAnsiTheme="minorBidi" w:cstheme="minorBidi"/>
          <w:sz w:val="24"/>
          <w:szCs w:val="24"/>
          <w:rtl/>
        </w:rPr>
        <w:t>התכנית</w:t>
      </w:r>
      <w:proofErr w:type="spellEnd"/>
      <w:r w:rsidRPr="00645CE8">
        <w:rPr>
          <w:rFonts w:asciiTheme="minorBidi" w:hAnsiTheme="minorBidi" w:cstheme="minorBidi"/>
          <w:sz w:val="24"/>
          <w:szCs w:val="24"/>
          <w:rtl/>
        </w:rPr>
        <w:t xml:space="preserve"> לאישור יועצי החוגים. יש לקבל את האישור גם כשישנה אפשרות שיחולו בעתיד שינויים שלא יאפשרו לתלמיד להירשם לכל הקורסים </w:t>
      </w:r>
      <w:proofErr w:type="spellStart"/>
      <w:r w:rsidRPr="00645CE8">
        <w:rPr>
          <w:rFonts w:asciiTheme="minorBidi" w:hAnsiTheme="minorBidi" w:cstheme="minorBidi"/>
          <w:sz w:val="24"/>
          <w:szCs w:val="24"/>
          <w:rtl/>
        </w:rPr>
        <w:t>שבתכנית</w:t>
      </w:r>
      <w:proofErr w:type="spellEnd"/>
      <w:r w:rsidRPr="00645CE8">
        <w:rPr>
          <w:rFonts w:asciiTheme="minorBidi" w:hAnsiTheme="minorBidi" w:cstheme="minorBidi"/>
          <w:sz w:val="24"/>
          <w:szCs w:val="24"/>
          <w:rtl/>
        </w:rPr>
        <w:t>.</w:t>
      </w:r>
    </w:p>
    <w:p w14:paraId="5CF033D4"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 xml:space="preserve">1.3 במקרה והאוניברסיטה המארחת משנה את </w:t>
      </w:r>
      <w:proofErr w:type="spellStart"/>
      <w:r w:rsidRPr="00645CE8">
        <w:rPr>
          <w:rFonts w:asciiTheme="minorBidi" w:hAnsiTheme="minorBidi" w:cstheme="minorBidi"/>
          <w:sz w:val="24"/>
          <w:szCs w:val="24"/>
          <w:rtl/>
        </w:rPr>
        <w:t>תכניותיה</w:t>
      </w:r>
      <w:proofErr w:type="spellEnd"/>
      <w:r w:rsidRPr="00645CE8">
        <w:rPr>
          <w:rFonts w:asciiTheme="minorBidi" w:hAnsiTheme="minorBidi" w:cstheme="minorBidi"/>
          <w:sz w:val="24"/>
          <w:szCs w:val="24"/>
          <w:rtl/>
        </w:rPr>
        <w:t xml:space="preserve"> או בשל סיבות אחרות בלתי צפויות, ניתן לשנות את פרטי תכנית הלימודים. על התלמיד לפנות בדוא"ל לקבלת אישור לשינויים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לימודיו מיועצי החוגים עם העתק לפקולטת האם. </w:t>
      </w:r>
    </w:p>
    <w:p w14:paraId="0601355E"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 xml:space="preserve">1.4 לא יאושרו או יוכרו קורסים מחו"ל (מראש או בדיעבד) בעלי חפיפה מהותית עם קורסים שלמד או/ו ילמד התלמיד באוניברסיטה העברית. לאחר תום תקופת החילופים, על התלמיד להימנע מרישום לקורסים בעלי חפיפה מהותית כאמור, ובעת סגירת התואר שומרת האוניברסיטה העברית את זכותה לפסול ממניין נקודות הזכות לתואר קורסים שנלמדו בניגוד להנחיה זו.  </w:t>
      </w:r>
    </w:p>
    <w:p w14:paraId="77691975" w14:textId="77777777" w:rsidR="00F50562" w:rsidRPr="00645CE8" w:rsidRDefault="00F50562" w:rsidP="00F50562">
      <w:pPr>
        <w:spacing w:after="120"/>
        <w:ind w:left="226"/>
        <w:rPr>
          <w:rFonts w:asciiTheme="minorBidi" w:hAnsiTheme="minorBidi" w:cstheme="minorBidi"/>
          <w:b/>
          <w:bCs/>
          <w:sz w:val="24"/>
          <w:szCs w:val="24"/>
          <w:rtl/>
        </w:rPr>
      </w:pPr>
      <w:r w:rsidRPr="00645CE8">
        <w:rPr>
          <w:rFonts w:asciiTheme="minorBidi" w:hAnsiTheme="minorBidi" w:cstheme="minorBidi"/>
          <w:sz w:val="24"/>
          <w:szCs w:val="24"/>
          <w:rtl/>
        </w:rPr>
        <w:t xml:space="preserve">1.5 תלמיד שאושרה יציאתו אך מסיבה כלשהי לא יוכל לממש את הלימודים בחו"ל,  צריך לעדכן את מזכירות ההוראה של הפקולטה והרשות לבינלאומיות על ביטול השתתפות מסיבה </w:t>
      </w:r>
      <w:r w:rsidRPr="00645CE8">
        <w:rPr>
          <w:rFonts w:asciiTheme="minorBidi" w:hAnsiTheme="minorBidi" w:cstheme="minorBidi"/>
          <w:b/>
          <w:bCs/>
          <w:sz w:val="24"/>
          <w:szCs w:val="24"/>
          <w:rtl/>
        </w:rPr>
        <w:t xml:space="preserve">מוצדקת, שלא ניתן היה לצפות אותה מראש, </w:t>
      </w:r>
      <w:r w:rsidRPr="00645CE8">
        <w:rPr>
          <w:rFonts w:asciiTheme="minorBidi" w:hAnsiTheme="minorBidi" w:cstheme="minorBidi"/>
          <w:sz w:val="24"/>
          <w:szCs w:val="24"/>
          <w:rtl/>
        </w:rPr>
        <w:t xml:space="preserve">בגיבוי מסמכים נדרשים </w:t>
      </w:r>
      <w:r w:rsidRPr="00645CE8">
        <w:rPr>
          <w:rFonts w:asciiTheme="minorBidi" w:hAnsiTheme="minorBidi" w:cstheme="minorBidi"/>
          <w:b/>
          <w:bCs/>
          <w:sz w:val="24"/>
          <w:szCs w:val="24"/>
          <w:rtl/>
        </w:rPr>
        <w:t>2.  הרשמה ללימודים בחו"ל</w:t>
      </w:r>
    </w:p>
    <w:p w14:paraId="16029431"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 xml:space="preserve">2.1 הקבלה </w:t>
      </w:r>
      <w:r w:rsidRPr="00645CE8">
        <w:rPr>
          <w:rFonts w:asciiTheme="minorBidi" w:hAnsiTheme="minorBidi" w:cstheme="minorBidi"/>
          <w:b/>
          <w:bCs/>
          <w:sz w:val="24"/>
          <w:szCs w:val="24"/>
          <w:rtl/>
        </w:rPr>
        <w:t>הסופית</w:t>
      </w:r>
      <w:r w:rsidRPr="00645CE8">
        <w:rPr>
          <w:rFonts w:asciiTheme="minorBidi" w:hAnsiTheme="minorBidi" w:cstheme="minorBidi"/>
          <w:sz w:val="24"/>
          <w:szCs w:val="24"/>
          <w:rtl/>
        </w:rPr>
        <w:t xml:space="preserve">  ללימודים בחו"ל נעשית על ידי האוניברסיטה המארחת. עם זאת, תלמיד היוצא ללימודים בחו"ל במסגרת תכנית לחילופי סטודנטים יהיה רשום באוניברסיטה העברית גם בתקופת הלימודים בחו"ל. </w:t>
      </w:r>
    </w:p>
    <w:p w14:paraId="7BFBEAD9"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 xml:space="preserve">2.2 העמידה בדרישות ידיעת שפת הלימודים באוניברסיטה המארחת הינה באחריותו הבלעדית של התלמיד. </w:t>
      </w:r>
    </w:p>
    <w:p w14:paraId="0A6D78E0"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2.3 תלמיד לתואר יהיה רשום על פי התואר אליו הוא לומד. תלמיד המצטרף לתוכנית חילופים מיד לאחר השלמת לימודי הבוגר או המוסמך יירשם כתלמיד מיוחד באוניברסיטה העברית. יובהר כי תעריף  שכר הלימוד של תלמיד מיוחד גבוה מזה של תלמיד לתואר בוגר, גם במקרה של חילופי סטודנטים.</w:t>
      </w:r>
    </w:p>
    <w:p w14:paraId="24C2EE89" w14:textId="77777777" w:rsidR="00F50562" w:rsidRPr="00645CE8" w:rsidRDefault="00F50562" w:rsidP="00F50562">
      <w:pPr>
        <w:spacing w:after="120"/>
        <w:ind w:left="226"/>
        <w:rPr>
          <w:rFonts w:asciiTheme="minorBidi" w:hAnsiTheme="minorBidi" w:cstheme="minorBidi"/>
          <w:sz w:val="24"/>
          <w:szCs w:val="24"/>
        </w:rPr>
      </w:pPr>
      <w:r w:rsidRPr="00645CE8">
        <w:rPr>
          <w:rFonts w:asciiTheme="minorBidi" w:hAnsiTheme="minorBidi" w:cstheme="minorBidi"/>
          <w:sz w:val="24"/>
          <w:szCs w:val="24"/>
          <w:rtl/>
        </w:rPr>
        <w:t>2.4 תלמידים שיוצאים ללימודים במסגרת תכנית חילופים יירשמו לקורסים בעלי מספר 74100 או 74101 (עבור יציאה לשנת לימודים שלימה או לסמסטר אחד, בהתאמה).</w:t>
      </w:r>
    </w:p>
    <w:p w14:paraId="6545CA58"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2.5 לימודים</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במסגרת חילופי סטודנטים לא</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ייחשבו</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בשום מקרה כלימודים</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לתואר</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באוניברסיטה</w:t>
      </w:r>
      <w:r w:rsidRPr="00645CE8">
        <w:rPr>
          <w:rFonts w:asciiTheme="minorBidi" w:hAnsiTheme="minorBidi" w:cstheme="minorBidi"/>
          <w:sz w:val="24"/>
          <w:szCs w:val="24"/>
        </w:rPr>
        <w:t xml:space="preserve"> </w:t>
      </w:r>
      <w:r w:rsidRPr="00645CE8">
        <w:rPr>
          <w:rFonts w:asciiTheme="minorBidi" w:hAnsiTheme="minorBidi" w:cstheme="minorBidi"/>
          <w:sz w:val="24"/>
          <w:szCs w:val="24"/>
          <w:rtl/>
        </w:rPr>
        <w:t>המארחת</w:t>
      </w:r>
      <w:r w:rsidRPr="00645CE8">
        <w:rPr>
          <w:rFonts w:asciiTheme="minorBidi" w:hAnsiTheme="minorBidi" w:cstheme="minorBidi"/>
          <w:sz w:val="24"/>
          <w:szCs w:val="24"/>
        </w:rPr>
        <w:t>.</w:t>
      </w:r>
    </w:p>
    <w:p w14:paraId="4170843C" w14:textId="77777777" w:rsidR="00F50562" w:rsidRPr="00645CE8" w:rsidRDefault="00F50562" w:rsidP="00F50562">
      <w:pPr>
        <w:spacing w:after="120"/>
        <w:rPr>
          <w:rFonts w:asciiTheme="minorBidi" w:hAnsiTheme="minorBidi" w:cstheme="minorBidi"/>
          <w:b/>
          <w:bCs/>
          <w:sz w:val="24"/>
          <w:szCs w:val="24"/>
          <w:rtl/>
        </w:rPr>
      </w:pPr>
    </w:p>
    <w:p w14:paraId="148DCBB7" w14:textId="77777777" w:rsidR="00F50562" w:rsidRPr="00645CE8" w:rsidRDefault="00F50562" w:rsidP="00F50562">
      <w:pPr>
        <w:spacing w:after="120"/>
        <w:rPr>
          <w:rFonts w:asciiTheme="minorBidi" w:hAnsiTheme="minorBidi" w:cstheme="minorBidi"/>
          <w:b/>
          <w:bCs/>
          <w:sz w:val="24"/>
          <w:szCs w:val="24"/>
          <w:rtl/>
        </w:rPr>
      </w:pPr>
      <w:r w:rsidRPr="00645CE8">
        <w:rPr>
          <w:rFonts w:asciiTheme="minorBidi" w:hAnsiTheme="minorBidi" w:cstheme="minorBidi"/>
          <w:b/>
          <w:bCs/>
          <w:sz w:val="24"/>
          <w:szCs w:val="24"/>
          <w:rtl/>
        </w:rPr>
        <w:t>3. התאמות לתלמידים לקראת יציאתם ללימודים בחו"ל</w:t>
      </w:r>
    </w:p>
    <w:p w14:paraId="1ECCDDC2" w14:textId="77777777" w:rsidR="00F50562" w:rsidRPr="00645CE8" w:rsidRDefault="00F50562" w:rsidP="00F50562">
      <w:pPr>
        <w:pStyle w:val="ad"/>
        <w:numPr>
          <w:ilvl w:val="1"/>
          <w:numId w:val="11"/>
        </w:numPr>
        <w:spacing w:after="120"/>
        <w:ind w:left="226" w:firstLine="0"/>
        <w:contextualSpacing w:val="0"/>
        <w:rPr>
          <w:rFonts w:asciiTheme="minorBidi" w:hAnsiTheme="minorBidi" w:cstheme="minorBidi"/>
          <w:sz w:val="24"/>
          <w:szCs w:val="24"/>
          <w:lang w:val="en-GB"/>
        </w:rPr>
      </w:pPr>
      <w:r w:rsidRPr="00645CE8">
        <w:rPr>
          <w:rFonts w:asciiTheme="minorBidi" w:hAnsiTheme="minorBidi" w:cstheme="minorBidi"/>
          <w:sz w:val="24"/>
          <w:szCs w:val="24"/>
          <w:rtl/>
          <w:lang w:val="en-GB"/>
        </w:rPr>
        <w:t xml:space="preserve">פקולטת האם תעשה מאמצים לבוא לקראת התלמיד בכל הנוגע לחובותיו האקדמיים. עם זאת היא אינה מחויבת להעניק התאמות או הקלות מיוחדות לתלמידים המשתתפים </w:t>
      </w:r>
      <w:proofErr w:type="spellStart"/>
      <w:r w:rsidRPr="00645CE8">
        <w:rPr>
          <w:rFonts w:asciiTheme="minorBidi" w:hAnsiTheme="minorBidi" w:cstheme="minorBidi"/>
          <w:sz w:val="24"/>
          <w:szCs w:val="24"/>
          <w:rtl/>
          <w:lang w:val="en-GB"/>
        </w:rPr>
        <w:t>בתכניות</w:t>
      </w:r>
      <w:proofErr w:type="spellEnd"/>
      <w:r w:rsidRPr="00645CE8">
        <w:rPr>
          <w:rFonts w:asciiTheme="minorBidi" w:hAnsiTheme="minorBidi" w:cstheme="minorBidi"/>
          <w:sz w:val="24"/>
          <w:szCs w:val="24"/>
          <w:rtl/>
          <w:lang w:val="en-GB"/>
        </w:rPr>
        <w:t xml:space="preserve"> לחילופי סטודנטים, ובכלל זה מועדים מיוחדים, דחיית מועדי ההגשה של מטלות </w:t>
      </w:r>
      <w:proofErr w:type="spellStart"/>
      <w:r w:rsidRPr="00645CE8">
        <w:rPr>
          <w:rFonts w:asciiTheme="minorBidi" w:hAnsiTheme="minorBidi" w:cstheme="minorBidi"/>
          <w:sz w:val="24"/>
          <w:szCs w:val="24"/>
          <w:rtl/>
          <w:lang w:val="en-GB"/>
        </w:rPr>
        <w:t>וכו</w:t>
      </w:r>
      <w:proofErr w:type="spellEnd"/>
      <w:r w:rsidRPr="00645CE8">
        <w:rPr>
          <w:rFonts w:asciiTheme="minorBidi" w:hAnsiTheme="minorBidi" w:cstheme="minorBidi"/>
          <w:sz w:val="24"/>
          <w:szCs w:val="24"/>
          <w:rtl/>
          <w:lang w:val="en-GB"/>
        </w:rPr>
        <w:t xml:space="preserve">', אפילו אם התלמידים נבחרו </w:t>
      </w:r>
      <w:proofErr w:type="spellStart"/>
      <w:r w:rsidRPr="00645CE8">
        <w:rPr>
          <w:rFonts w:asciiTheme="minorBidi" w:hAnsiTheme="minorBidi" w:cstheme="minorBidi"/>
          <w:sz w:val="24"/>
          <w:szCs w:val="24"/>
          <w:rtl/>
          <w:lang w:val="en-GB"/>
        </w:rPr>
        <w:t>לתכנית</w:t>
      </w:r>
      <w:proofErr w:type="spellEnd"/>
      <w:r w:rsidRPr="00645CE8">
        <w:rPr>
          <w:rFonts w:asciiTheme="minorBidi" w:hAnsiTheme="minorBidi" w:cstheme="minorBidi"/>
          <w:sz w:val="24"/>
          <w:szCs w:val="24"/>
          <w:rtl/>
          <w:lang w:val="en-GB"/>
        </w:rPr>
        <w:t xml:space="preserve"> על ידי האוניברסיטה או הפקולטה עצמה. לכן, ובכפוף לנהלים ולמדיניות של פקולטת האם:</w:t>
      </w:r>
    </w:p>
    <w:p w14:paraId="346430BF" w14:textId="77777777" w:rsidR="00F50562" w:rsidRPr="00645CE8" w:rsidRDefault="00F50562" w:rsidP="00F50562">
      <w:pPr>
        <w:pStyle w:val="ad"/>
        <w:numPr>
          <w:ilvl w:val="2"/>
          <w:numId w:val="11"/>
        </w:numPr>
        <w:spacing w:after="120"/>
        <w:ind w:left="1076" w:hanging="283"/>
        <w:contextualSpacing w:val="0"/>
        <w:rPr>
          <w:rFonts w:asciiTheme="minorBidi" w:hAnsiTheme="minorBidi" w:cstheme="minorBidi"/>
          <w:sz w:val="24"/>
          <w:szCs w:val="24"/>
          <w:lang w:val="en-GB"/>
        </w:rPr>
      </w:pPr>
      <w:r w:rsidRPr="00645CE8">
        <w:rPr>
          <w:rFonts w:asciiTheme="minorBidi" w:hAnsiTheme="minorBidi" w:cstheme="minorBidi"/>
          <w:sz w:val="24"/>
          <w:szCs w:val="24"/>
          <w:rtl/>
        </w:rPr>
        <w:t xml:space="preserve">בדרך כלל לא תהווה הנסיעה לחו"ל כשלעצמה סיבה המזכה במועדים מיוחדים. במקרים בהם מועד הנסיעה לחו"ל יחפוף את המועדים הנוספים (מועדי ב') ו/או את המועדים המיוחדים של הבחינות בקיץ, יתכן שהתלמיד לא יוכל להיבחן פעמיים באותן בחינות. </w:t>
      </w:r>
    </w:p>
    <w:p w14:paraId="02AEDDFE" w14:textId="77777777" w:rsidR="00F50562" w:rsidRPr="00645CE8" w:rsidRDefault="00F50562" w:rsidP="00F50562">
      <w:pPr>
        <w:pStyle w:val="ad"/>
        <w:numPr>
          <w:ilvl w:val="2"/>
          <w:numId w:val="11"/>
        </w:numPr>
        <w:spacing w:after="120"/>
        <w:ind w:left="1076" w:hanging="283"/>
        <w:contextualSpacing w:val="0"/>
        <w:rPr>
          <w:rFonts w:asciiTheme="minorBidi" w:hAnsiTheme="minorBidi" w:cstheme="minorBidi"/>
          <w:sz w:val="24"/>
          <w:szCs w:val="24"/>
          <w:rtl/>
          <w:lang w:val="en-GB"/>
        </w:rPr>
      </w:pPr>
      <w:r w:rsidRPr="00645CE8">
        <w:rPr>
          <w:rFonts w:asciiTheme="minorBidi" w:hAnsiTheme="minorBidi" w:cstheme="minorBidi"/>
          <w:sz w:val="24"/>
          <w:szCs w:val="24"/>
          <w:rtl/>
        </w:rPr>
        <w:t>בדרך כלל לא תהווה הנסיעה לחו"ל כשלעצמה סיבה לדחייה במועד הגשת עבודות או סמינריונים.</w:t>
      </w:r>
      <w:r w:rsidRPr="00645CE8">
        <w:rPr>
          <w:rFonts w:asciiTheme="minorBidi" w:hAnsiTheme="minorBidi" w:cstheme="minorBidi"/>
          <w:sz w:val="24"/>
          <w:szCs w:val="24"/>
          <w:rtl/>
          <w:lang w:val="en-GB"/>
        </w:rPr>
        <w:t xml:space="preserve"> </w:t>
      </w:r>
    </w:p>
    <w:p w14:paraId="0986FB25"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b/>
          <w:bCs/>
          <w:sz w:val="24"/>
          <w:szCs w:val="24"/>
          <w:rtl/>
        </w:rPr>
        <w:t>4. תקופת הלימודים בחו"ל</w:t>
      </w:r>
      <w:r w:rsidRPr="00645CE8">
        <w:rPr>
          <w:rFonts w:asciiTheme="minorBidi" w:hAnsiTheme="minorBidi" w:cstheme="minorBidi"/>
          <w:sz w:val="24"/>
          <w:szCs w:val="24"/>
          <w:rtl/>
        </w:rPr>
        <w:t xml:space="preserve"> </w:t>
      </w:r>
    </w:p>
    <w:p w14:paraId="1A5D71D2"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 xml:space="preserve">4.1 תלמיד המעוניין לערוך שינויים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הלימודים שלו במהלך השהייה בחו"ל יבקש על כך אישור בדוא"ל מיועצי החוגים עם העתק לפקולטה/</w:t>
      </w:r>
      <w:proofErr w:type="spellStart"/>
      <w:r w:rsidRPr="00645CE8">
        <w:rPr>
          <w:rFonts w:asciiTheme="minorBidi" w:hAnsiTheme="minorBidi" w:cstheme="minorBidi"/>
          <w:sz w:val="24"/>
          <w:szCs w:val="24"/>
          <w:rtl/>
        </w:rPr>
        <w:t>ות</w:t>
      </w:r>
      <w:proofErr w:type="spellEnd"/>
      <w:r w:rsidRPr="00645CE8">
        <w:rPr>
          <w:rFonts w:asciiTheme="minorBidi" w:hAnsiTheme="minorBidi" w:cstheme="minorBidi"/>
          <w:sz w:val="24"/>
          <w:szCs w:val="24"/>
          <w:rtl/>
        </w:rPr>
        <w:t xml:space="preserve"> בה לומד.</w:t>
      </w:r>
    </w:p>
    <w:p w14:paraId="28775C73" w14:textId="77777777" w:rsidR="009A3705" w:rsidRPr="002A7B0D" w:rsidRDefault="009A3705" w:rsidP="009A3705">
      <w:pPr>
        <w:rPr>
          <w:ins w:id="210" w:author="אגנס ארבלי" w:date="2025-08-17T10:10:00Z"/>
          <w:sz w:val="24"/>
          <w:szCs w:val="24"/>
          <w:rtl/>
        </w:rPr>
      </w:pPr>
      <w:ins w:id="211" w:author="אגנס ארבלי" w:date="2025-08-17T10:10:00Z">
        <w:r w:rsidRPr="002A7B0D">
          <w:rPr>
            <w:sz w:val="24"/>
            <w:szCs w:val="24"/>
            <w:u w:val="single"/>
            <w:rtl/>
          </w:rPr>
          <w:t>4.2</w:t>
        </w:r>
        <w:r w:rsidRPr="002A7B0D">
          <w:rPr>
            <w:rFonts w:hint="cs"/>
            <w:sz w:val="24"/>
            <w:szCs w:val="24"/>
            <w:u w:val="single"/>
            <w:rtl/>
          </w:rPr>
          <w:t xml:space="preserve"> </w:t>
        </w:r>
        <w:r w:rsidRPr="002A7B0D">
          <w:rPr>
            <w:sz w:val="24"/>
            <w:szCs w:val="24"/>
            <w:u w:val="single"/>
            <w:rtl/>
          </w:rPr>
          <w:t>תלמיד לא יוכל להירשם לקורסים באוניברסיטה העברית המתקיימים בתקופת היעדרותו</w:t>
        </w:r>
        <w:r w:rsidRPr="002A7B0D">
          <w:rPr>
            <w:sz w:val="24"/>
            <w:szCs w:val="24"/>
            <w:rtl/>
          </w:rPr>
          <w:t> ו/או ללמוד בהם; הדבר אמור הן לגבי קורסים סמסטריאליים והן לגבי קורסים שנתיים.  כך, תלמיד היוצא ללימודים בחו"ל (ולו רק לסמסטר אחד) לא יוכל להירשם באותה שנה לקורס שנתי באוניברסיטה העברית, או לקורס שמשכו חופף לתקופת ההיעדרות, בין בפקולטת האם ובין בחוג השני (</w:t>
        </w:r>
        <w:proofErr w:type="spellStart"/>
        <w:r w:rsidRPr="002A7B0D">
          <w:rPr>
            <w:sz w:val="24"/>
            <w:szCs w:val="24"/>
            <w:rtl/>
          </w:rPr>
          <w:t>בתכניות</w:t>
        </w:r>
        <w:proofErr w:type="spellEnd"/>
        <w:r w:rsidRPr="002A7B0D">
          <w:rPr>
            <w:sz w:val="24"/>
            <w:szCs w:val="24"/>
            <w:rtl/>
          </w:rPr>
          <w:t xml:space="preserve"> משותפות). </w:t>
        </w:r>
        <w:r w:rsidRPr="00743899">
          <w:rPr>
            <w:b/>
            <w:bCs/>
            <w:sz w:val="24"/>
            <w:szCs w:val="24"/>
            <w:rtl/>
          </w:rPr>
          <w:t>במקרים מיוחדים, ורק כשאין פגיעה בדרישות האקדמיות, תוכל ועדת ההוראה של הפקולטה לאשר באופן חריג לתלמיד להירשם לקורס גם אם הוא לומד באחד מהסמסטרים בחו"</w:t>
        </w:r>
        <w:commentRangeStart w:id="212"/>
        <w:r w:rsidRPr="00743899">
          <w:rPr>
            <w:b/>
            <w:bCs/>
            <w:sz w:val="24"/>
            <w:szCs w:val="24"/>
            <w:rtl/>
          </w:rPr>
          <w:t>ל</w:t>
        </w:r>
        <w:commentRangeEnd w:id="212"/>
        <w:r>
          <w:rPr>
            <w:rStyle w:val="a6"/>
            <w:szCs w:val="20"/>
            <w:rtl/>
            <w:lang w:val="x-none" w:eastAsia="x-none"/>
          </w:rPr>
          <w:commentReference w:id="212"/>
        </w:r>
        <w:r w:rsidRPr="00743899">
          <w:rPr>
            <w:b/>
            <w:bCs/>
            <w:sz w:val="24"/>
            <w:szCs w:val="24"/>
            <w:rtl/>
          </w:rPr>
          <w:t>.</w:t>
        </w:r>
        <w:r w:rsidRPr="002A7B0D">
          <w:rPr>
            <w:rFonts w:hint="cs"/>
            <w:sz w:val="24"/>
            <w:szCs w:val="24"/>
            <w:rtl/>
          </w:rPr>
          <w:t xml:space="preserve"> </w:t>
        </w:r>
      </w:ins>
    </w:p>
    <w:p w14:paraId="0DE43251" w14:textId="5759BB68" w:rsidR="00F50562" w:rsidRPr="00645CE8" w:rsidDel="009A3705" w:rsidRDefault="00F50562" w:rsidP="00F50562">
      <w:pPr>
        <w:spacing w:after="120"/>
        <w:ind w:left="226"/>
        <w:rPr>
          <w:del w:id="213" w:author="אגנס ארבלי" w:date="2025-08-17T10:10:00Z"/>
          <w:rFonts w:asciiTheme="minorBidi" w:hAnsiTheme="minorBidi" w:cstheme="minorBidi"/>
          <w:sz w:val="24"/>
          <w:szCs w:val="24"/>
          <w:rtl/>
        </w:rPr>
      </w:pPr>
      <w:del w:id="214" w:author="אגנס ארבלי" w:date="2025-08-17T10:10:00Z">
        <w:r w:rsidRPr="00645CE8" w:rsidDel="009A3705">
          <w:rPr>
            <w:rFonts w:asciiTheme="minorBidi" w:hAnsiTheme="minorBidi" w:cstheme="minorBidi"/>
            <w:sz w:val="24"/>
            <w:szCs w:val="24"/>
            <w:rtl/>
          </w:rPr>
          <w:delText xml:space="preserve">4.2 </w:delText>
        </w:r>
        <w:r w:rsidRPr="00645CE8" w:rsidDel="009A3705">
          <w:rPr>
            <w:rFonts w:asciiTheme="minorBidi" w:hAnsiTheme="minorBidi" w:cstheme="minorBidi"/>
            <w:sz w:val="24"/>
            <w:szCs w:val="24"/>
            <w:u w:val="single"/>
            <w:rtl/>
          </w:rPr>
          <w:delText>תלמיד לא יוכל להירשם לקורסים באוניברסיטה העברית המתקיימים בתקופת היעדרותו</w:delText>
        </w:r>
        <w:r w:rsidRPr="00645CE8" w:rsidDel="009A3705">
          <w:rPr>
            <w:rFonts w:asciiTheme="minorBidi" w:hAnsiTheme="minorBidi" w:cstheme="minorBidi"/>
            <w:sz w:val="24"/>
            <w:szCs w:val="24"/>
            <w:rtl/>
          </w:rPr>
          <w:delText xml:space="preserve"> ו/או ללמוד בהם; הדבר אמור הן לגבי קורסים סמסטריאליים והן לגבי קורסים שנתיים.  כך, תלמיד היוצא ללימודים בחו"ל (ולו רק לסמסטר אחד) לא יוכל להירשם באותה שנה לקורס שנתי באוניברסיטה העברית, או לקורס שמשכו חופף לתקופת ההיעדרות, בין בפקולטת האם ובין בחוג השני (בתכניות משותפות). במקרים מיוחדים, ורק כשאין פגיעה בדרישות האקדמיות, תוכל ועדת ההוראה של הפקולטה לאשר באופן חריג לתלמיד להירשם לקורס שנתי גם אם הוא לומד באחד מהסמסטרים בחו"ל. </w:delText>
        </w:r>
      </w:del>
    </w:p>
    <w:p w14:paraId="066AF807"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 xml:space="preserve">4.3 תקנון המשמעת של האוניברסיטה העברית חל על התלמיד גם בזמן לימודיו בחו"ל, בנוסף על תקנות המשמעת של האוניברסיטה המארחת. כמו כן מצופה מהתלמיד, שהוא שלוח האוניברסיטה העברית, שייצגהּ בכבוד מבחינה אקדמית ומבחינה התנהגותית. התלמיד יודיע מיד לרשות </w:t>
      </w:r>
      <w:proofErr w:type="spellStart"/>
      <w:r w:rsidRPr="00645CE8">
        <w:rPr>
          <w:rFonts w:asciiTheme="minorBidi" w:hAnsiTheme="minorBidi" w:cstheme="minorBidi"/>
          <w:sz w:val="24"/>
          <w:szCs w:val="24"/>
          <w:rtl/>
        </w:rPr>
        <w:t>לבינלאומיותולמזכירות</w:t>
      </w:r>
      <w:proofErr w:type="spellEnd"/>
      <w:r w:rsidRPr="00645CE8">
        <w:rPr>
          <w:rFonts w:asciiTheme="minorBidi" w:hAnsiTheme="minorBidi" w:cstheme="minorBidi"/>
          <w:sz w:val="24"/>
          <w:szCs w:val="24"/>
          <w:rtl/>
        </w:rPr>
        <w:t xml:space="preserve"> ההוראה </w:t>
      </w:r>
      <w:proofErr w:type="spellStart"/>
      <w:r w:rsidRPr="00645CE8">
        <w:rPr>
          <w:rFonts w:asciiTheme="minorBidi" w:hAnsiTheme="minorBidi" w:cstheme="minorBidi"/>
          <w:sz w:val="24"/>
          <w:szCs w:val="24"/>
          <w:rtl/>
        </w:rPr>
        <w:t>הפקולטאית</w:t>
      </w:r>
      <w:proofErr w:type="spellEnd"/>
      <w:r w:rsidRPr="00645CE8">
        <w:rPr>
          <w:rFonts w:asciiTheme="minorBidi" w:hAnsiTheme="minorBidi" w:cstheme="minorBidi"/>
          <w:sz w:val="24"/>
          <w:szCs w:val="24"/>
          <w:rtl/>
        </w:rPr>
        <w:t xml:space="preserve"> על כל בעיית משמעת או בעיה אחרת המתעוררת בעת החילופים.  </w:t>
      </w:r>
    </w:p>
    <w:p w14:paraId="50B9CEEA" w14:textId="77777777" w:rsidR="00F50562" w:rsidRPr="00645CE8" w:rsidRDefault="00F50562" w:rsidP="00F50562">
      <w:pPr>
        <w:spacing w:after="120"/>
        <w:rPr>
          <w:rFonts w:asciiTheme="minorBidi" w:hAnsiTheme="minorBidi" w:cstheme="minorBidi"/>
          <w:b/>
          <w:bCs/>
          <w:sz w:val="24"/>
          <w:szCs w:val="24"/>
          <w:rtl/>
        </w:rPr>
      </w:pPr>
      <w:r w:rsidRPr="00645CE8">
        <w:rPr>
          <w:rFonts w:asciiTheme="minorBidi" w:hAnsiTheme="minorBidi" w:cstheme="minorBidi"/>
          <w:b/>
          <w:bCs/>
          <w:sz w:val="24"/>
          <w:szCs w:val="24"/>
          <w:rtl/>
        </w:rPr>
        <w:t>5. הכרה אקדמית בלימודים בחו"ל</w:t>
      </w:r>
    </w:p>
    <w:p w14:paraId="5FF23F19" w14:textId="77777777" w:rsidR="009A3705" w:rsidRPr="003D1A43" w:rsidRDefault="009A3705" w:rsidP="009A3705">
      <w:pPr>
        <w:rPr>
          <w:ins w:id="215" w:author="אגנס ארבלי" w:date="2025-08-17T10:11:00Z"/>
        </w:rPr>
      </w:pPr>
      <w:ins w:id="216" w:author="אגנס ארבלי" w:date="2025-08-17T10:11:00Z">
        <w:r w:rsidRPr="003D1A43">
          <w:rPr>
            <w:rtl/>
          </w:rPr>
          <w:t xml:space="preserve">5.1  מכסת הלימודים להכרה במסגרת תכנית החילופים ב תואר בוגר תהיה </w:t>
        </w:r>
        <w:r w:rsidRPr="003D1A43">
          <w:rPr>
            <w:u w:val="single"/>
            <w:rtl/>
          </w:rPr>
          <w:t>בהיקף מינימאלי של 10 נ"ז בציון עובר</w:t>
        </w:r>
        <w:r w:rsidRPr="003D1A43">
          <w:rPr>
            <w:rtl/>
          </w:rPr>
          <w:t xml:space="preserve"> ובהיקף מקסימלי של עד 17% מהיקף הלימודים בתואר שהם כ 20 נ"ז בפקולטות העיוניות וכ- 25 נ"ז בפקולטות הניסוייות. בסמכות ה פקולטה להכיר לתלמידים שנוסעים לשנה בעד 33% מהיקף הלימודים בתואר שהם כ- 40 נ"ז בפקולטות העיוניות וכ- 50 נ"ז בפקולטות הניסוייות.</w:t>
        </w:r>
      </w:ins>
    </w:p>
    <w:p w14:paraId="6B6B8AD4" w14:textId="77777777" w:rsidR="009A3705" w:rsidRPr="00743899" w:rsidRDefault="009A3705" w:rsidP="009A3705">
      <w:pPr>
        <w:rPr>
          <w:ins w:id="217" w:author="אגנס ארבלי" w:date="2025-08-17T10:11:00Z"/>
          <w:b/>
          <w:bCs/>
          <w:sz w:val="24"/>
          <w:szCs w:val="24"/>
          <w:rtl/>
        </w:rPr>
      </w:pPr>
      <w:ins w:id="218" w:author="אגנס ארבלי" w:date="2025-08-17T10:11:00Z">
        <w:r w:rsidRPr="00743899">
          <w:rPr>
            <w:b/>
            <w:bCs/>
            <w:sz w:val="24"/>
            <w:szCs w:val="24"/>
            <w:rtl/>
          </w:rPr>
          <w:t xml:space="preserve">סטודנט יידרש לשלם עבור 10 נ"ז שהוא מתוכנן ללמוד במסגרת תכנית החילופים בין אם למד אותם ובין אם לא למד או למד ונכשל. במקרים מיוחדים רשאית הפקולטה לפטור מתשלום. פטור אקדמי יינתן רק למי שעמד בדרישות הקורסים שנלמדו במסגרת תכנית החילופים וקיבל ציון </w:t>
        </w:r>
        <w:commentRangeStart w:id="219"/>
        <w:r w:rsidRPr="00743899">
          <w:rPr>
            <w:b/>
            <w:bCs/>
            <w:sz w:val="24"/>
            <w:szCs w:val="24"/>
            <w:rtl/>
          </w:rPr>
          <w:t>עובר</w:t>
        </w:r>
        <w:commentRangeEnd w:id="219"/>
        <w:r>
          <w:rPr>
            <w:rStyle w:val="a6"/>
            <w:szCs w:val="20"/>
            <w:rtl/>
            <w:lang w:val="x-none" w:eastAsia="x-none"/>
          </w:rPr>
          <w:commentReference w:id="219"/>
        </w:r>
        <w:r w:rsidRPr="00743899">
          <w:rPr>
            <w:b/>
            <w:bCs/>
            <w:sz w:val="24"/>
            <w:szCs w:val="24"/>
            <w:rtl/>
          </w:rPr>
          <w:t>.</w:t>
        </w:r>
      </w:ins>
    </w:p>
    <w:p w14:paraId="0343C935" w14:textId="2B6BC1B0" w:rsidR="00F50562" w:rsidRPr="00645CE8" w:rsidDel="009A3705" w:rsidRDefault="00F50562" w:rsidP="00F50562">
      <w:pPr>
        <w:spacing w:after="160"/>
        <w:rPr>
          <w:del w:id="220" w:author="אגנס ארבלי" w:date="2025-08-17T10:11:00Z"/>
          <w:rFonts w:asciiTheme="minorBidi" w:hAnsiTheme="minorBidi" w:cstheme="minorBidi"/>
          <w:sz w:val="24"/>
          <w:szCs w:val="24"/>
          <w:rtl/>
        </w:rPr>
      </w:pPr>
      <w:del w:id="221" w:author="אגנס ארבלי" w:date="2025-08-17T10:11:00Z">
        <w:r w:rsidRPr="00645CE8" w:rsidDel="009A3705">
          <w:rPr>
            <w:rFonts w:asciiTheme="minorBidi" w:hAnsiTheme="minorBidi" w:cstheme="minorBidi"/>
            <w:sz w:val="24"/>
            <w:szCs w:val="24"/>
            <w:rtl/>
          </w:rPr>
          <w:delText xml:space="preserve">5.1  מכסת הלימודים להכרה במסגרת תכנית החילופים בתואר בוגר תהיה בהיקף מינימאלי של 10 נ"ז בציון עובר ובהיקף מקסימלי של עד 17% מהיקף הלימודים בתואר שהם כ 20 נ"ז בפקולטות העיוניות וכ- 25 נ"ז בפקולטות הניסוייות. בסמכות הפקולטה להכיר לתלמידים שנוסעים לשנה בעד 33% מהיקף הלימודים בתואר שהם כ- 40 נ"ז בפקולטות העיוניות וכ- 50 נ"ז בפקולטות הניסוייות.  </w:delText>
        </w:r>
      </w:del>
    </w:p>
    <w:p w14:paraId="5A8A981F"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בלימודים לתואר מוסמך ההיקף המינימאלי מותנה בסוג תכנית הלימודים בחו"ל (קורסים הנלמדים לעומת נסיעה למעבדה של חוקר בחו"ל או לעבודת חקר בספרייה). ההיקף המקסימאלי יהיה 10 נ"ז בציון עובר.</w:t>
      </w:r>
    </w:p>
    <w:p w14:paraId="11FABB01" w14:textId="77777777" w:rsidR="00F50562" w:rsidRPr="00645CE8" w:rsidRDefault="00F50562" w:rsidP="00F50562">
      <w:pPr>
        <w:spacing w:after="120"/>
        <w:ind w:left="226" w:firstLine="226"/>
        <w:rPr>
          <w:rFonts w:asciiTheme="minorBidi" w:hAnsiTheme="minorBidi" w:cstheme="minorBidi"/>
          <w:sz w:val="24"/>
          <w:szCs w:val="24"/>
          <w:rtl/>
        </w:rPr>
      </w:pPr>
      <w:r w:rsidRPr="00645CE8">
        <w:rPr>
          <w:rFonts w:asciiTheme="minorBidi" w:hAnsiTheme="minorBidi" w:cstheme="minorBidi"/>
          <w:sz w:val="24"/>
          <w:szCs w:val="24"/>
          <w:rtl/>
        </w:rPr>
        <w:t xml:space="preserve">במקרים חריגים, רשאית ועדת ההוראה של הפקולטה להכיר בקורסים שנלמדו בחו"ל גם אם התלמיד למד פחות מהמכסה המינימאלית.  </w:t>
      </w:r>
    </w:p>
    <w:p w14:paraId="5AE4C265"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 xml:space="preserve">5.2 במסגרת לימודיו בחו"ל יוכל התלמיד ללמוד קורסים התואמים את תכני חוגי הלימודים שלו או דרישות החוג (כגון "אבני פינה") באוניברסיטה העברית. במידה והתלמיד ילמד בחו"ל קורס שהוא חובה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לימודיו עליו לוודא כי: א. קיימת חפיפה מרבית בתכני הקורס באוניברסיטה המארחת לתכני הקורס באוניברסיטה העברית; ב. כי התלמיד לא למד קורס דומה לו באוניברסיטה העברית. </w:t>
      </w:r>
    </w:p>
    <w:p w14:paraId="15027CE7"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 xml:space="preserve">5.3 ככלל, התלמיד לא יוכל למלא בחו"ל את חובת כתיבת עבודות סמינריוניות וסמינר מחקר. כמו כן לא יוכל התלמיד לעשות את עבודת התזה שלו בחו"ל. באשר להכשרה מקצועית, יהיה על התלמיד לקבל מבעוד מועד אישור של היחידה הממונה על כך בפקולטה. </w:t>
      </w:r>
    </w:p>
    <w:p w14:paraId="1B7E6617" w14:textId="77777777" w:rsidR="00F50562" w:rsidRPr="00645CE8" w:rsidRDefault="00F50562" w:rsidP="00F50562">
      <w:pPr>
        <w:spacing w:after="120"/>
        <w:ind w:left="226"/>
        <w:rPr>
          <w:rFonts w:asciiTheme="minorBidi" w:hAnsiTheme="minorBidi" w:cstheme="minorBidi"/>
          <w:sz w:val="24"/>
          <w:szCs w:val="24"/>
        </w:rPr>
      </w:pPr>
      <w:r w:rsidRPr="00645CE8">
        <w:rPr>
          <w:rFonts w:asciiTheme="minorBidi" w:hAnsiTheme="minorBidi" w:cstheme="minorBidi"/>
          <w:b/>
          <w:bCs/>
          <w:sz w:val="24"/>
          <w:szCs w:val="24"/>
          <w:rtl/>
        </w:rPr>
        <w:t xml:space="preserve">5.4 על הסטודנט לעמוד בדרישות האקדמיות של המוסד המארח, גם אם הן גבוהות ממכסת </w:t>
      </w:r>
      <w:proofErr w:type="spellStart"/>
      <w:r w:rsidRPr="00645CE8">
        <w:rPr>
          <w:rFonts w:asciiTheme="minorBidi" w:hAnsiTheme="minorBidi" w:cstheme="minorBidi"/>
          <w:b/>
          <w:bCs/>
          <w:sz w:val="24"/>
          <w:szCs w:val="24"/>
          <w:rtl/>
        </w:rPr>
        <w:t>הנ"זים</w:t>
      </w:r>
      <w:proofErr w:type="spellEnd"/>
      <w:r w:rsidRPr="00645CE8">
        <w:rPr>
          <w:rFonts w:asciiTheme="minorBidi" w:hAnsiTheme="minorBidi" w:cstheme="minorBidi"/>
          <w:b/>
          <w:bCs/>
          <w:sz w:val="24"/>
          <w:szCs w:val="24"/>
          <w:rtl/>
        </w:rPr>
        <w:t xml:space="preserve"> עליהם יקבל הכרה באוניברסיטה</w:t>
      </w:r>
    </w:p>
    <w:p w14:paraId="5B1F2E5C"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 xml:space="preserve">5.5 הזיכוי על הקורסים שנלמדו בחו"ל יינתן עבור סיום בהצלחה (קבלת ציון עובר לפחות באותה אוניברסיטה) של הקורסים שנלמדו בחו"ל. הפקולטה עשויה לדרוש ציון גבוה מציון עובר בקורסים בהם דרישה זו קיימת גם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הלימודים באוניברסיטה העברית. במקרים חריגים ובאישור הרקטור הפקולטה עשויה לדרוש ציון גבוה מציון עובר גם בקורסים אחרים שנלמדו בחו"ל.</w:t>
      </w:r>
    </w:p>
    <w:p w14:paraId="56426D7E" w14:textId="77777777" w:rsidR="00F50562" w:rsidRPr="00645CE8" w:rsidRDefault="00F50562" w:rsidP="00F50562">
      <w:pPr>
        <w:spacing w:after="120"/>
        <w:ind w:left="226"/>
        <w:rPr>
          <w:rFonts w:asciiTheme="minorBidi" w:hAnsiTheme="minorBidi" w:cstheme="minorBidi"/>
          <w:sz w:val="24"/>
          <w:szCs w:val="24"/>
          <w:rtl/>
        </w:rPr>
      </w:pPr>
      <w:r w:rsidRPr="00645CE8">
        <w:rPr>
          <w:rFonts w:asciiTheme="minorBidi" w:hAnsiTheme="minorBidi" w:cstheme="minorBidi"/>
          <w:sz w:val="24"/>
          <w:szCs w:val="24"/>
          <w:rtl/>
        </w:rPr>
        <w:t xml:space="preserve">5.6 עם שובו ארצה, יוכל התלמיד להציג גיליון ציונים פנימי על הקורסים שלמד בחו"ל לצורך בניית תכנית לימודיו באוניברסיטה העברית. זיכוי על הקורסים ידווח לאחר קבלת גיליון ציונים רשמי מהאוניברסיטה בה למד אשר יועבר בצורה אלקטרונית או במסמך קשיח עד שלושה חודשים לכל היותר מיום חזרתו של התלמיד מחו"ל. הזיכוי יינתן על פי כללי השקילות (ראה סעיף 13.4.3 בתקנון). </w:t>
      </w:r>
    </w:p>
    <w:p w14:paraId="4D6F4E18" w14:textId="77777777" w:rsidR="00F50562" w:rsidRPr="00645CE8" w:rsidRDefault="00F50562" w:rsidP="00F50562">
      <w:pPr>
        <w:spacing w:before="100" w:beforeAutospacing="1" w:after="100" w:afterAutospacing="1"/>
        <w:ind w:firstLine="226"/>
        <w:rPr>
          <w:rFonts w:asciiTheme="minorBidi" w:hAnsiTheme="minorBidi" w:cstheme="minorBidi"/>
          <w:sz w:val="24"/>
          <w:szCs w:val="24"/>
          <w:rtl/>
        </w:rPr>
      </w:pPr>
      <w:r w:rsidRPr="00645CE8">
        <w:rPr>
          <w:rFonts w:asciiTheme="minorBidi" w:hAnsiTheme="minorBidi" w:cstheme="minorBidi"/>
          <w:sz w:val="24"/>
          <w:szCs w:val="24"/>
          <w:rtl/>
        </w:rPr>
        <w:t xml:space="preserve">5.7 התלמיד יוכל לקבל זיכוי על לימודיו </w:t>
      </w:r>
      <w:proofErr w:type="spellStart"/>
      <w:r w:rsidRPr="00645CE8">
        <w:rPr>
          <w:rFonts w:asciiTheme="minorBidi" w:hAnsiTheme="minorBidi" w:cstheme="minorBidi"/>
          <w:sz w:val="24"/>
          <w:szCs w:val="24"/>
          <w:rtl/>
        </w:rPr>
        <w:t>בתכנית</w:t>
      </w:r>
      <w:proofErr w:type="spellEnd"/>
      <w:r w:rsidRPr="00645CE8">
        <w:rPr>
          <w:rFonts w:asciiTheme="minorBidi" w:hAnsiTheme="minorBidi" w:cstheme="minorBidi"/>
          <w:sz w:val="24"/>
          <w:szCs w:val="24"/>
          <w:rtl/>
        </w:rPr>
        <w:t xml:space="preserve"> החילופים במסגרת תכנית לימודים אחת ופעם אחת בלבד. לא ניתן לקבל זיכוי כפול עבור אותו קורס.</w:t>
      </w:r>
    </w:p>
    <w:p w14:paraId="4213C7F5" w14:textId="77777777" w:rsidR="00F50562" w:rsidRPr="00645CE8" w:rsidRDefault="00F50562" w:rsidP="00F50562">
      <w:pPr>
        <w:spacing w:after="120"/>
        <w:ind w:firstLine="226"/>
        <w:rPr>
          <w:rFonts w:asciiTheme="minorBidi" w:hAnsiTheme="minorBidi" w:cstheme="minorBidi"/>
          <w:sz w:val="24"/>
          <w:szCs w:val="24"/>
          <w:rtl/>
        </w:rPr>
      </w:pPr>
      <w:r w:rsidRPr="00645CE8">
        <w:rPr>
          <w:rFonts w:asciiTheme="minorBidi" w:hAnsiTheme="minorBidi" w:cstheme="minorBidi"/>
          <w:sz w:val="24"/>
          <w:szCs w:val="24"/>
        </w:rPr>
        <w:t>5.8</w:t>
      </w:r>
      <w:r w:rsidRPr="00645CE8">
        <w:rPr>
          <w:rFonts w:asciiTheme="minorBidi" w:hAnsiTheme="minorBidi" w:cstheme="minorBidi"/>
          <w:sz w:val="24"/>
          <w:szCs w:val="24"/>
          <w:rtl/>
        </w:rPr>
        <w:t xml:space="preserve"> קורסים שנלמדו בחו"ל במסגרת </w:t>
      </w:r>
      <w:proofErr w:type="spellStart"/>
      <w:r w:rsidRPr="00645CE8">
        <w:rPr>
          <w:rFonts w:asciiTheme="minorBidi" w:hAnsiTheme="minorBidi" w:cstheme="minorBidi"/>
          <w:sz w:val="24"/>
          <w:szCs w:val="24"/>
          <w:rtl/>
        </w:rPr>
        <w:t>תכניות</w:t>
      </w:r>
      <w:proofErr w:type="spellEnd"/>
      <w:r w:rsidRPr="00645CE8">
        <w:rPr>
          <w:rFonts w:asciiTheme="minorBidi" w:hAnsiTheme="minorBidi" w:cstheme="minorBidi"/>
          <w:sz w:val="24"/>
          <w:szCs w:val="24"/>
          <w:rtl/>
        </w:rPr>
        <w:t xml:space="preserve"> חילופי סטודנטים ושהוכרו באוניברסיטה העברית לא יזכו את התלמיד בציון מספרי אלא בנקודות זכות ובציון של "זיכוי מחייב" (כפי שקובע סעיף </w:t>
      </w:r>
      <w:proofErr w:type="gramStart"/>
      <w:r w:rsidRPr="00645CE8">
        <w:rPr>
          <w:rFonts w:asciiTheme="minorBidi" w:hAnsiTheme="minorBidi" w:cstheme="minorBidi"/>
          <w:sz w:val="24"/>
          <w:szCs w:val="24"/>
        </w:rPr>
        <w:t xml:space="preserve">13.3 </w:t>
      </w:r>
      <w:r w:rsidRPr="00645CE8">
        <w:rPr>
          <w:rFonts w:asciiTheme="minorBidi" w:hAnsiTheme="minorBidi" w:cstheme="minorBidi"/>
          <w:sz w:val="24"/>
          <w:szCs w:val="24"/>
          <w:rtl/>
        </w:rPr>
        <w:t xml:space="preserve"> בתקנון</w:t>
      </w:r>
      <w:proofErr w:type="gramEnd"/>
      <w:r w:rsidRPr="00645CE8">
        <w:rPr>
          <w:rFonts w:asciiTheme="minorBidi" w:hAnsiTheme="minorBidi" w:cstheme="minorBidi"/>
          <w:sz w:val="24"/>
          <w:szCs w:val="24"/>
          <w:rtl/>
        </w:rPr>
        <w:t xml:space="preserve">).  </w:t>
      </w:r>
    </w:p>
    <w:p w14:paraId="0BEAE8A9" w14:textId="77777777" w:rsidR="00F50562" w:rsidRPr="00645CE8" w:rsidRDefault="00F50562" w:rsidP="00F50562">
      <w:pPr>
        <w:spacing w:after="120"/>
        <w:ind w:firstLine="226"/>
        <w:rPr>
          <w:rFonts w:asciiTheme="minorBidi" w:hAnsiTheme="minorBidi" w:cstheme="minorBidi"/>
          <w:sz w:val="24"/>
          <w:szCs w:val="24"/>
          <w:rtl/>
        </w:rPr>
      </w:pPr>
    </w:p>
    <w:p w14:paraId="4DEC4906" w14:textId="77777777" w:rsidR="00F50562" w:rsidRPr="00645CE8" w:rsidRDefault="00F50562" w:rsidP="00F50562">
      <w:pPr>
        <w:spacing w:after="120"/>
        <w:rPr>
          <w:rFonts w:asciiTheme="minorBidi" w:hAnsiTheme="minorBidi" w:cstheme="minorBidi"/>
          <w:b/>
          <w:bCs/>
          <w:sz w:val="24"/>
          <w:szCs w:val="24"/>
          <w:rtl/>
        </w:rPr>
      </w:pPr>
      <w:r w:rsidRPr="00645CE8">
        <w:rPr>
          <w:rFonts w:asciiTheme="minorBidi" w:hAnsiTheme="minorBidi" w:cstheme="minorBidi"/>
          <w:b/>
          <w:bCs/>
          <w:sz w:val="24"/>
          <w:szCs w:val="24"/>
          <w:rtl/>
        </w:rPr>
        <w:t xml:space="preserve">6. כללי שכר הלימוד והוצאות שיחולו על תלמיד המשתתף </w:t>
      </w:r>
      <w:proofErr w:type="spellStart"/>
      <w:r w:rsidRPr="00645CE8">
        <w:rPr>
          <w:rFonts w:asciiTheme="minorBidi" w:hAnsiTheme="minorBidi" w:cstheme="minorBidi"/>
          <w:b/>
          <w:bCs/>
          <w:sz w:val="24"/>
          <w:szCs w:val="24"/>
          <w:rtl/>
        </w:rPr>
        <w:t>בתכנית</w:t>
      </w:r>
      <w:proofErr w:type="spellEnd"/>
      <w:r w:rsidRPr="00645CE8">
        <w:rPr>
          <w:rFonts w:asciiTheme="minorBidi" w:hAnsiTheme="minorBidi" w:cstheme="minorBidi"/>
          <w:b/>
          <w:bCs/>
          <w:sz w:val="24"/>
          <w:szCs w:val="24"/>
          <w:rtl/>
        </w:rPr>
        <w:t xml:space="preserve"> לחילופי סטודנטים</w:t>
      </w:r>
    </w:p>
    <w:p w14:paraId="7CBA5CC5" w14:textId="77777777" w:rsidR="00F50562" w:rsidRPr="00645CE8" w:rsidRDefault="00F50562" w:rsidP="00F50562">
      <w:pPr>
        <w:spacing w:after="120"/>
        <w:rPr>
          <w:rFonts w:asciiTheme="minorBidi" w:hAnsiTheme="minorBidi" w:cstheme="minorBidi"/>
          <w:b/>
          <w:bCs/>
          <w:sz w:val="24"/>
          <w:szCs w:val="24"/>
          <w:rtl/>
        </w:rPr>
      </w:pPr>
      <w:r w:rsidRPr="00645CE8">
        <w:rPr>
          <w:rFonts w:asciiTheme="minorBidi" w:hAnsiTheme="minorBidi" w:cstheme="minorBidi"/>
          <w:sz w:val="24"/>
          <w:szCs w:val="24"/>
          <w:rtl/>
        </w:rPr>
        <w:t>תלמיד אשר סיים את לימודיו בחו"ל בהצלחה (ראה סעיף 5.5) יקבל הכרה על לימודיו בחו"ל, ויחויב בשכר הלימוד בגין אותם לימודים  עם שובו  מחו"ל.</w:t>
      </w:r>
    </w:p>
    <w:p w14:paraId="1485D97F" w14:textId="77777777" w:rsidR="00F50562" w:rsidRPr="00645CE8" w:rsidRDefault="00F50562" w:rsidP="00F50562">
      <w:pPr>
        <w:pStyle w:val="ad"/>
        <w:numPr>
          <w:ilvl w:val="0"/>
          <w:numId w:val="26"/>
        </w:numPr>
        <w:spacing w:after="120"/>
        <w:rPr>
          <w:rFonts w:asciiTheme="minorBidi" w:hAnsiTheme="minorBidi" w:cstheme="minorBidi"/>
          <w:sz w:val="24"/>
          <w:szCs w:val="24"/>
        </w:rPr>
      </w:pPr>
      <w:r w:rsidRPr="00645CE8">
        <w:rPr>
          <w:rFonts w:asciiTheme="minorBidi" w:hAnsiTheme="minorBidi" w:cstheme="minorBidi"/>
          <w:sz w:val="24"/>
          <w:szCs w:val="24"/>
          <w:rtl/>
        </w:rPr>
        <w:t>תשלום מקדמת שכר לימוד בגובה 25% בלבד ליוצאים לשנה שלמה.</w:t>
      </w:r>
    </w:p>
    <w:p w14:paraId="6DF58E36" w14:textId="77777777" w:rsidR="00F50562" w:rsidRPr="00645CE8" w:rsidRDefault="00F50562" w:rsidP="00F50562">
      <w:pPr>
        <w:pStyle w:val="ad"/>
        <w:numPr>
          <w:ilvl w:val="0"/>
          <w:numId w:val="26"/>
        </w:numPr>
        <w:spacing w:after="120"/>
        <w:rPr>
          <w:rFonts w:asciiTheme="minorBidi" w:hAnsiTheme="minorBidi" w:cstheme="minorBidi"/>
          <w:sz w:val="24"/>
          <w:szCs w:val="24"/>
        </w:rPr>
      </w:pPr>
      <w:r w:rsidRPr="00645CE8">
        <w:rPr>
          <w:rFonts w:asciiTheme="minorBidi" w:hAnsiTheme="minorBidi" w:cstheme="minorBidi"/>
          <w:sz w:val="24"/>
          <w:szCs w:val="24"/>
          <w:rtl/>
        </w:rPr>
        <w:t>תשלום מקדמת שכר לימוד בגובה 25% + דמי אבטחה ליוצאים לסמסטר אחד.</w:t>
      </w:r>
    </w:p>
    <w:p w14:paraId="005DACDA" w14:textId="77777777" w:rsidR="00F50562" w:rsidRPr="00645CE8" w:rsidRDefault="00F50562" w:rsidP="00F50562">
      <w:pPr>
        <w:pStyle w:val="ad"/>
        <w:numPr>
          <w:ilvl w:val="0"/>
          <w:numId w:val="26"/>
        </w:numPr>
        <w:spacing w:after="120"/>
        <w:contextualSpacing w:val="0"/>
        <w:rPr>
          <w:rFonts w:asciiTheme="minorBidi" w:hAnsiTheme="minorBidi" w:cstheme="minorBidi"/>
          <w:sz w:val="24"/>
          <w:szCs w:val="24"/>
        </w:rPr>
      </w:pPr>
      <w:r w:rsidRPr="00645CE8">
        <w:rPr>
          <w:rFonts w:asciiTheme="minorBidi" w:hAnsiTheme="minorBidi" w:cstheme="minorBidi"/>
          <w:sz w:val="24"/>
          <w:szCs w:val="24"/>
          <w:rtl/>
        </w:rPr>
        <w:t>כל קורס עבורו יקבל התלמיד זיכוי אקדמי עם חזרתו יחויב בשכר לימוד לפי היקפו (</w:t>
      </w:r>
      <w:proofErr w:type="spellStart"/>
      <w:r w:rsidRPr="00645CE8">
        <w:rPr>
          <w:rFonts w:asciiTheme="minorBidi" w:hAnsiTheme="minorBidi" w:cstheme="minorBidi"/>
          <w:sz w:val="24"/>
          <w:szCs w:val="24"/>
          <w:rtl/>
        </w:rPr>
        <w:t>בנ"ז</w:t>
      </w:r>
      <w:proofErr w:type="spellEnd"/>
      <w:r w:rsidRPr="00645CE8">
        <w:rPr>
          <w:rFonts w:asciiTheme="minorBidi" w:hAnsiTheme="minorBidi" w:cstheme="minorBidi"/>
          <w:sz w:val="24"/>
          <w:szCs w:val="24"/>
          <w:rtl/>
        </w:rPr>
        <w:t xml:space="preserve">). החיוב שיושת על התלמיד יהיה 25% או על פי השעות, הגבוה </w:t>
      </w:r>
      <w:proofErr w:type="spellStart"/>
      <w:r w:rsidRPr="00645CE8">
        <w:rPr>
          <w:rFonts w:asciiTheme="minorBidi" w:hAnsiTheme="minorBidi" w:cstheme="minorBidi"/>
          <w:sz w:val="24"/>
          <w:szCs w:val="24"/>
          <w:rtl/>
        </w:rPr>
        <w:t>מביניהם</w:t>
      </w:r>
      <w:proofErr w:type="spellEnd"/>
      <w:r w:rsidRPr="00645CE8">
        <w:rPr>
          <w:rFonts w:asciiTheme="minorBidi" w:hAnsiTheme="minorBidi" w:cstheme="minorBidi"/>
          <w:sz w:val="24"/>
          <w:szCs w:val="24"/>
          <w:rtl/>
        </w:rPr>
        <w:t>.</w:t>
      </w:r>
    </w:p>
    <w:p w14:paraId="24BCC4CB" w14:textId="77777777" w:rsidR="00F50562" w:rsidRPr="00645CE8" w:rsidRDefault="00F50562" w:rsidP="00F50562">
      <w:pPr>
        <w:pStyle w:val="ad"/>
        <w:numPr>
          <w:ilvl w:val="0"/>
          <w:numId w:val="26"/>
        </w:numPr>
        <w:spacing w:after="120"/>
        <w:contextualSpacing w:val="0"/>
        <w:rPr>
          <w:rFonts w:asciiTheme="minorBidi" w:hAnsiTheme="minorBidi" w:cstheme="minorBidi"/>
          <w:sz w:val="24"/>
          <w:szCs w:val="24"/>
        </w:rPr>
      </w:pPr>
      <w:r w:rsidRPr="00645CE8">
        <w:rPr>
          <w:rFonts w:asciiTheme="minorBidi" w:hAnsiTheme="minorBidi" w:cstheme="minorBidi"/>
          <w:sz w:val="24"/>
          <w:szCs w:val="24"/>
          <w:rtl/>
        </w:rPr>
        <w:t>על תלמיד בשנת לימודיו האחרונה לתואר (שהצהיר על השלמת החובות לתואר) יושת שכר לימוד על פי השעות שהוכרו לו או לפי צבירת שכר הלימוד לתואר, הגבוה מבין השניים.</w:t>
      </w:r>
    </w:p>
    <w:p w14:paraId="78D66FEB" w14:textId="77777777" w:rsidR="00F50562" w:rsidRPr="00645CE8" w:rsidRDefault="00F50562" w:rsidP="00F50562">
      <w:pPr>
        <w:pStyle w:val="ad"/>
        <w:numPr>
          <w:ilvl w:val="0"/>
          <w:numId w:val="26"/>
        </w:numPr>
        <w:spacing w:after="120"/>
        <w:rPr>
          <w:rFonts w:asciiTheme="minorBidi" w:hAnsiTheme="minorBidi" w:cstheme="minorBidi"/>
          <w:sz w:val="24"/>
          <w:szCs w:val="24"/>
          <w:rtl/>
        </w:rPr>
      </w:pPr>
      <w:bookmarkStart w:id="222" w:name="_Hlk24826713"/>
      <w:r w:rsidRPr="00645CE8">
        <w:rPr>
          <w:rFonts w:asciiTheme="minorBidi" w:hAnsiTheme="minorBidi" w:cstheme="minorBidi"/>
          <w:sz w:val="24"/>
          <w:szCs w:val="24"/>
          <w:rtl/>
        </w:rPr>
        <w:t xml:space="preserve">תלמיד היוצא לחילופי סטודנטים ועקב כך גורר את לימודיו בשנה העוקבת, לא ישלם תקורה בגין גרירה ודמי אבטחה. </w:t>
      </w:r>
    </w:p>
    <w:bookmarkEnd w:id="222"/>
    <w:p w14:paraId="5590803B" w14:textId="77777777" w:rsidR="00F50562" w:rsidRPr="00645CE8" w:rsidRDefault="00F50562" w:rsidP="00F50562">
      <w:pPr>
        <w:pStyle w:val="ad"/>
        <w:spacing w:after="120"/>
        <w:ind w:left="935"/>
        <w:contextualSpacing w:val="0"/>
        <w:rPr>
          <w:rFonts w:asciiTheme="minorBidi" w:hAnsiTheme="minorBidi" w:cstheme="minorBidi"/>
          <w:sz w:val="24"/>
          <w:szCs w:val="24"/>
        </w:rPr>
      </w:pPr>
    </w:p>
    <w:p w14:paraId="23944D00" w14:textId="77777777" w:rsidR="00F50562" w:rsidRPr="00645CE8" w:rsidRDefault="00F50562" w:rsidP="00F50562">
      <w:pPr>
        <w:pStyle w:val="ad"/>
        <w:numPr>
          <w:ilvl w:val="0"/>
          <w:numId w:val="26"/>
        </w:numPr>
        <w:spacing w:after="120"/>
        <w:rPr>
          <w:rFonts w:asciiTheme="minorBidi" w:hAnsiTheme="minorBidi" w:cstheme="minorBidi"/>
          <w:sz w:val="24"/>
          <w:szCs w:val="24"/>
          <w:rtl/>
        </w:rPr>
      </w:pPr>
      <w:r w:rsidRPr="00645CE8">
        <w:rPr>
          <w:rFonts w:asciiTheme="minorBidi" w:hAnsiTheme="minorBidi" w:cstheme="minorBidi"/>
          <w:sz w:val="24"/>
          <w:szCs w:val="24"/>
          <w:rtl/>
        </w:rPr>
        <w:t>האחריות למימון השהייה בחו"ל, טיסות, מגורים וכל שאר היבטי הנסיעה והשהייה באוניברסיטה המארחת, לרבות ביטוחי נסיעות, בריאות וכיו"ב, תחול באופן בלבדי על התלמיד ובהתאם לתנאי תכנית החילופים בה הוא משתתף.</w:t>
      </w:r>
    </w:p>
    <w:p w14:paraId="0B5AAC41" w14:textId="77777777" w:rsidR="00F50562" w:rsidRPr="00645CE8" w:rsidRDefault="00F50562" w:rsidP="00F50562">
      <w:pPr>
        <w:spacing w:after="120"/>
        <w:rPr>
          <w:rFonts w:asciiTheme="minorBidi" w:hAnsiTheme="minorBidi" w:cstheme="minorBidi"/>
          <w:b/>
          <w:bCs/>
          <w:sz w:val="24"/>
          <w:szCs w:val="24"/>
          <w:rtl/>
        </w:rPr>
      </w:pPr>
    </w:p>
    <w:p w14:paraId="308EF662" w14:textId="77777777" w:rsidR="00F50562" w:rsidRPr="00645CE8" w:rsidRDefault="00F50562" w:rsidP="00F50562">
      <w:pPr>
        <w:spacing w:after="120"/>
        <w:rPr>
          <w:rFonts w:asciiTheme="minorBidi" w:hAnsiTheme="minorBidi" w:cstheme="minorBidi"/>
          <w:b/>
          <w:bCs/>
          <w:sz w:val="24"/>
          <w:szCs w:val="24"/>
          <w:rtl/>
        </w:rPr>
      </w:pPr>
    </w:p>
    <w:p w14:paraId="778ECCFD" w14:textId="77777777" w:rsidR="00F50562" w:rsidRPr="00645CE8" w:rsidRDefault="00F50562" w:rsidP="00F50562">
      <w:pPr>
        <w:rPr>
          <w:rFonts w:asciiTheme="minorBidi" w:hAnsiTheme="minorBidi" w:cstheme="minorBidi"/>
          <w:sz w:val="24"/>
          <w:szCs w:val="24"/>
        </w:rPr>
      </w:pPr>
    </w:p>
    <w:p w14:paraId="3C5AF960" w14:textId="77777777" w:rsidR="00F50562" w:rsidRPr="00645CE8" w:rsidRDefault="00F50562" w:rsidP="00F50562">
      <w:pPr>
        <w:spacing w:after="120"/>
        <w:rPr>
          <w:rFonts w:asciiTheme="minorBidi" w:hAnsiTheme="minorBidi" w:cstheme="minorBidi"/>
          <w:b/>
          <w:bCs/>
          <w:sz w:val="24"/>
          <w:szCs w:val="24"/>
          <w:rtl/>
        </w:rPr>
      </w:pPr>
    </w:p>
    <w:p w14:paraId="091DAE45" w14:textId="77777777" w:rsidR="00F50562" w:rsidRPr="00645CE8" w:rsidRDefault="00F50562" w:rsidP="00F50562">
      <w:pPr>
        <w:spacing w:after="120"/>
        <w:rPr>
          <w:rFonts w:asciiTheme="minorBidi" w:hAnsiTheme="minorBidi" w:cstheme="minorBidi"/>
          <w:b/>
          <w:bCs/>
          <w:sz w:val="24"/>
          <w:szCs w:val="24"/>
          <w:rtl/>
        </w:rPr>
      </w:pPr>
    </w:p>
    <w:p w14:paraId="52B3511A" w14:textId="77777777" w:rsidR="00F50562" w:rsidRPr="00645CE8" w:rsidRDefault="00F50562" w:rsidP="00F50562">
      <w:pPr>
        <w:bidi w:val="0"/>
        <w:spacing w:after="120"/>
        <w:rPr>
          <w:rFonts w:asciiTheme="minorBidi" w:hAnsiTheme="minorBidi" w:cstheme="minorBidi"/>
          <w:b/>
          <w:bCs/>
          <w:sz w:val="24"/>
          <w:szCs w:val="24"/>
          <w:rtl/>
        </w:rPr>
      </w:pPr>
      <w:r w:rsidRPr="00645CE8">
        <w:rPr>
          <w:rFonts w:asciiTheme="minorBidi" w:hAnsiTheme="minorBidi" w:cstheme="minorBidi"/>
          <w:b/>
          <w:bCs/>
          <w:sz w:val="24"/>
          <w:szCs w:val="24"/>
          <w:rtl/>
        </w:rPr>
        <w:br w:type="page"/>
      </w:r>
    </w:p>
    <w:p w14:paraId="443B2996" w14:textId="77777777" w:rsidR="00F50562" w:rsidRPr="00645CE8" w:rsidRDefault="00F50562" w:rsidP="00F50562">
      <w:pPr>
        <w:pStyle w:val="2"/>
        <w:rPr>
          <w:rFonts w:asciiTheme="minorBidi" w:hAnsiTheme="minorBidi" w:cstheme="minorBidi"/>
          <w:sz w:val="24"/>
          <w:szCs w:val="24"/>
          <w:rtl/>
        </w:rPr>
      </w:pPr>
      <w:bookmarkStart w:id="223" w:name="_Toc83818239"/>
      <w:r w:rsidRPr="00645CE8">
        <w:rPr>
          <w:rFonts w:asciiTheme="minorBidi" w:hAnsiTheme="minorBidi" w:cstheme="minorBidi"/>
          <w:sz w:val="24"/>
          <w:szCs w:val="24"/>
          <w:rtl/>
        </w:rPr>
        <w:t>נספח ב'</w:t>
      </w:r>
      <w:r w:rsidRPr="00645CE8">
        <w:rPr>
          <w:rFonts w:asciiTheme="minorBidi" w:hAnsiTheme="minorBidi" w:cstheme="minorBidi"/>
          <w:sz w:val="24"/>
          <w:szCs w:val="24"/>
        </w:rPr>
        <w:t>:</w:t>
      </w:r>
      <w:r w:rsidRPr="00645CE8">
        <w:rPr>
          <w:rFonts w:asciiTheme="minorBidi" w:hAnsiTheme="minorBidi" w:cstheme="minorBidi"/>
          <w:sz w:val="24"/>
          <w:szCs w:val="24"/>
          <w:rtl/>
        </w:rPr>
        <w:t xml:space="preserve"> התאמות בשל קשיים בשפה העברית</w:t>
      </w:r>
      <w:bookmarkEnd w:id="223"/>
      <w:r w:rsidRPr="00645CE8">
        <w:rPr>
          <w:rFonts w:asciiTheme="minorBidi" w:hAnsiTheme="minorBidi" w:cstheme="minorBidi"/>
          <w:sz w:val="24"/>
          <w:szCs w:val="24"/>
          <w:rtl/>
        </w:rPr>
        <w:t xml:space="preserve"> </w:t>
      </w:r>
    </w:p>
    <w:p w14:paraId="2CB742D9"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rtl/>
        </w:rPr>
        <w:t>תלמיד</w:t>
      </w:r>
      <w:r w:rsidRPr="00645CE8">
        <w:rPr>
          <w:rFonts w:asciiTheme="minorBidi" w:hAnsiTheme="minorBidi" w:cstheme="minorBidi"/>
          <w:sz w:val="24"/>
          <w:szCs w:val="24"/>
          <w:u w:val="single"/>
          <w:rtl/>
        </w:rPr>
        <w:t xml:space="preserve"> </w:t>
      </w:r>
      <w:r w:rsidRPr="00645CE8">
        <w:rPr>
          <w:rFonts w:asciiTheme="minorBidi" w:hAnsiTheme="minorBidi" w:cstheme="minorBidi"/>
          <w:sz w:val="24"/>
          <w:szCs w:val="24"/>
          <w:rtl/>
        </w:rPr>
        <w:t>המתקשה בשפה העברית בשל אחת מהסיבות הבאות, יהיה זכאי להתאמות:</w:t>
      </w:r>
    </w:p>
    <w:p w14:paraId="0D8C5321" w14:textId="77777777" w:rsidR="00F50562" w:rsidRPr="00645CE8" w:rsidRDefault="00F50562" w:rsidP="00F50562">
      <w:pPr>
        <w:spacing w:after="120"/>
        <w:rPr>
          <w:rFonts w:asciiTheme="minorBidi" w:hAnsiTheme="minorBidi" w:cstheme="minorBidi"/>
          <w:sz w:val="24"/>
          <w:szCs w:val="24"/>
          <w:rtl/>
        </w:rPr>
      </w:pPr>
      <w:r w:rsidRPr="00645CE8">
        <w:rPr>
          <w:rFonts w:asciiTheme="minorBidi" w:hAnsiTheme="minorBidi" w:cstheme="minorBidi"/>
          <w:sz w:val="24"/>
          <w:szCs w:val="24"/>
          <w:u w:val="single"/>
          <w:rtl/>
        </w:rPr>
        <w:t>זכאים להתאמות</w:t>
      </w:r>
      <w:r w:rsidRPr="00645CE8">
        <w:rPr>
          <w:rFonts w:asciiTheme="minorBidi" w:hAnsiTheme="minorBidi" w:cstheme="minorBidi"/>
          <w:sz w:val="24"/>
          <w:szCs w:val="24"/>
          <w:rtl/>
        </w:rPr>
        <w:t>:</w:t>
      </w:r>
    </w:p>
    <w:p w14:paraId="5B5DD9BA" w14:textId="311A4C6A" w:rsidR="00F50562" w:rsidRPr="00645CE8" w:rsidDel="00441EAB" w:rsidRDefault="00441EAB" w:rsidP="00F50562">
      <w:pPr>
        <w:numPr>
          <w:ilvl w:val="0"/>
          <w:numId w:val="10"/>
        </w:numPr>
        <w:spacing w:after="120"/>
        <w:rPr>
          <w:del w:id="224" w:author="אגנס ארבלי" w:date="2025-08-17T09:58:00Z"/>
          <w:rFonts w:asciiTheme="minorBidi" w:hAnsiTheme="minorBidi" w:cstheme="minorBidi"/>
          <w:sz w:val="24"/>
          <w:szCs w:val="24"/>
          <w:rtl/>
        </w:rPr>
      </w:pPr>
      <w:ins w:id="225" w:author="אגנס ארבלי" w:date="2025-08-17T09:58:00Z">
        <w:r w:rsidRPr="00573BF9">
          <w:rPr>
            <w:sz w:val="24"/>
            <w:szCs w:val="24"/>
            <w:rtl/>
          </w:rPr>
          <w:t>תלמידים עולים ותלמידים זרים שלמדו פחות משבע שנים בשפה העברית, יהיו זכאים להתאמות במשך התקופה הארוכה מבין השתיים</w:t>
        </w:r>
        <w:r w:rsidRPr="00573BF9">
          <w:rPr>
            <w:sz w:val="24"/>
            <w:szCs w:val="24"/>
          </w:rPr>
          <w:t>: (</w:t>
        </w:r>
        <w:proofErr w:type="spellStart"/>
        <w:r w:rsidRPr="00573BF9">
          <w:rPr>
            <w:sz w:val="24"/>
            <w:szCs w:val="24"/>
          </w:rPr>
          <w:t>i</w:t>
        </w:r>
        <w:proofErr w:type="spellEnd"/>
        <w:r w:rsidRPr="00573BF9">
          <w:rPr>
            <w:sz w:val="24"/>
            <w:szCs w:val="24"/>
          </w:rPr>
          <w:t xml:space="preserve">) </w:t>
        </w:r>
        <w:r w:rsidRPr="00573BF9">
          <w:rPr>
            <w:sz w:val="24"/>
            <w:szCs w:val="24"/>
            <w:rtl/>
          </w:rPr>
          <w:t>משך לימודיהם לתואר או</w:t>
        </w:r>
        <w:r w:rsidRPr="00573BF9">
          <w:rPr>
            <w:sz w:val="24"/>
            <w:szCs w:val="24"/>
          </w:rPr>
          <w:t xml:space="preserve"> (ii) </w:t>
        </w:r>
        <w:r w:rsidRPr="00573BF9">
          <w:rPr>
            <w:sz w:val="24"/>
            <w:szCs w:val="24"/>
            <w:rtl/>
          </w:rPr>
          <w:t>עד להשלמת שנות הלימוד בעברית לשבע שנים (מספר שנות הלימוד הקודמ</w:t>
        </w:r>
        <w:r>
          <w:rPr>
            <w:rFonts w:hint="cs"/>
            <w:sz w:val="24"/>
            <w:szCs w:val="24"/>
            <w:rtl/>
          </w:rPr>
          <w:t>ות</w:t>
        </w:r>
        <w:r w:rsidRPr="00573BF9">
          <w:rPr>
            <w:sz w:val="24"/>
            <w:szCs w:val="24"/>
            <w:rtl/>
          </w:rPr>
          <w:t xml:space="preserve"> בעברית כולל לימודי תיכון).</w:t>
        </w:r>
      </w:ins>
      <w:commentRangeStart w:id="226"/>
      <w:del w:id="227" w:author="אגנס ארבלי" w:date="2025-08-17T09:58:00Z">
        <w:r w:rsidR="00F50562" w:rsidRPr="00645CE8" w:rsidDel="00441EAB">
          <w:rPr>
            <w:rFonts w:asciiTheme="minorBidi" w:hAnsiTheme="minorBidi" w:cstheme="minorBidi"/>
            <w:sz w:val="24"/>
            <w:szCs w:val="24"/>
            <w:rtl/>
          </w:rPr>
          <w:delText>תלמידים</w:delText>
        </w:r>
      </w:del>
      <w:commentRangeEnd w:id="226"/>
      <w:r>
        <w:rPr>
          <w:rStyle w:val="a6"/>
          <w:szCs w:val="20"/>
          <w:rtl/>
          <w:lang w:val="x-none" w:eastAsia="x-none"/>
        </w:rPr>
        <w:commentReference w:id="226"/>
      </w:r>
      <w:del w:id="228" w:author="אגנס ארבלי" w:date="2025-08-17T09:58:00Z">
        <w:r w:rsidR="00F50562" w:rsidRPr="00645CE8" w:rsidDel="00441EAB">
          <w:rPr>
            <w:rFonts w:asciiTheme="minorBidi" w:hAnsiTheme="minorBidi" w:cstheme="minorBidi"/>
            <w:sz w:val="24"/>
            <w:szCs w:val="24"/>
            <w:rtl/>
          </w:rPr>
          <w:delText xml:space="preserve"> עולים ותלמידים זרים שלמדו פחות משבע שנים בשפה העברית ואשר נבחנו בבחינה הפסיכומטרית שלא בשפה העברית, יהיו זכאים להתאמות במשך התקופה הקצרה מבין השתיים: (</w:delText>
        </w:r>
        <w:r w:rsidR="00F50562" w:rsidRPr="00645CE8" w:rsidDel="00441EAB">
          <w:rPr>
            <w:rFonts w:asciiTheme="minorBidi" w:hAnsiTheme="minorBidi" w:cstheme="minorBidi"/>
            <w:sz w:val="24"/>
            <w:szCs w:val="24"/>
          </w:rPr>
          <w:delText>i</w:delText>
        </w:r>
        <w:r w:rsidR="00F50562" w:rsidRPr="00645CE8" w:rsidDel="00441EAB">
          <w:rPr>
            <w:rFonts w:asciiTheme="minorBidi" w:hAnsiTheme="minorBidi" w:cstheme="minorBidi"/>
            <w:sz w:val="24"/>
            <w:szCs w:val="24"/>
            <w:rtl/>
          </w:rPr>
          <w:delText>) משך לימודיהם לתואר או (</w:delText>
        </w:r>
        <w:r w:rsidR="00F50562" w:rsidRPr="00645CE8" w:rsidDel="00441EAB">
          <w:rPr>
            <w:rFonts w:asciiTheme="minorBidi" w:hAnsiTheme="minorBidi" w:cstheme="minorBidi"/>
            <w:sz w:val="24"/>
            <w:szCs w:val="24"/>
          </w:rPr>
          <w:delText>ii</w:delText>
        </w:r>
        <w:r w:rsidR="00F50562" w:rsidRPr="00645CE8" w:rsidDel="00441EAB">
          <w:rPr>
            <w:rFonts w:asciiTheme="minorBidi" w:hAnsiTheme="minorBidi" w:cstheme="minorBidi"/>
            <w:sz w:val="24"/>
            <w:szCs w:val="24"/>
            <w:rtl/>
          </w:rPr>
          <w:delText xml:space="preserve">) עד להשלמת שנות הלימוד בעברית לשבע שנים [כלומר, (7 שנים) – (מספר שנות הלימוד הקודמים בעברית) = (מספר שנות הזכאות להתאמות)]. </w:delText>
        </w:r>
      </w:del>
    </w:p>
    <w:p w14:paraId="3A768C03" w14:textId="77777777" w:rsidR="00F50562" w:rsidRPr="00645CE8" w:rsidRDefault="00F50562" w:rsidP="00F50562">
      <w:pPr>
        <w:numPr>
          <w:ilvl w:val="0"/>
          <w:numId w:val="10"/>
        </w:numPr>
        <w:spacing w:after="120"/>
        <w:rPr>
          <w:rFonts w:asciiTheme="minorBidi" w:hAnsiTheme="minorBidi" w:cstheme="minorBidi"/>
          <w:sz w:val="24"/>
          <w:szCs w:val="24"/>
        </w:rPr>
      </w:pPr>
      <w:r w:rsidRPr="00645CE8">
        <w:rPr>
          <w:rFonts w:asciiTheme="minorBidi" w:hAnsiTheme="minorBidi" w:cstheme="minorBidi"/>
          <w:sz w:val="24"/>
          <w:szCs w:val="24"/>
          <w:rtl/>
        </w:rPr>
        <w:t xml:space="preserve">תלמידים אשר לימודיהם התיכוניים </w:t>
      </w:r>
      <w:r w:rsidRPr="00645CE8">
        <w:rPr>
          <w:rFonts w:asciiTheme="minorBidi" w:eastAsia="Times New Roman" w:hAnsiTheme="minorBidi" w:cstheme="minorBidi"/>
          <w:sz w:val="24"/>
          <w:szCs w:val="24"/>
          <w:rtl/>
        </w:rPr>
        <w:t xml:space="preserve">בישראל </w:t>
      </w:r>
      <w:r w:rsidRPr="00645CE8">
        <w:rPr>
          <w:rFonts w:asciiTheme="minorBidi" w:hAnsiTheme="minorBidi" w:cstheme="minorBidi"/>
          <w:sz w:val="24"/>
          <w:szCs w:val="24"/>
          <w:rtl/>
        </w:rPr>
        <w:t>היו בשפה שאינה עברית ואשר נבחנו בבחינה הפסיכומטרית בשפה שאינה עברית, יהיו זכאים להתאמות במהלך כל שנות לימודיהם לתואר אחד באוניברסיטה. זאת, ובלבד שהם אינם בעלי תואר אקדמי קודם שנלמד בשפה העברית. משך ההתאמות בלימודי רפואה יהיה לתקופה של ארבע שנות הלימוד הראשונות לתואר.</w:t>
      </w:r>
    </w:p>
    <w:p w14:paraId="7C6F3486" w14:textId="77777777" w:rsidR="009872F0" w:rsidRPr="009D23EB" w:rsidRDefault="00F50562" w:rsidP="009872F0">
      <w:pPr>
        <w:spacing w:line="256" w:lineRule="auto"/>
        <w:ind w:right="-993"/>
        <w:rPr>
          <w:ins w:id="229" w:author="אגנס ארבלי" w:date="2025-08-17T09:56:00Z"/>
          <w:b/>
          <w:bCs/>
          <w:sz w:val="24"/>
          <w:szCs w:val="24"/>
          <w:rtl/>
        </w:rPr>
      </w:pPr>
      <w:r w:rsidRPr="00645CE8">
        <w:rPr>
          <w:rFonts w:asciiTheme="minorBidi" w:eastAsia="Times New Roman" w:hAnsiTheme="minorBidi" w:cstheme="minorBidi"/>
          <w:sz w:val="24"/>
          <w:szCs w:val="24"/>
          <w:rtl/>
        </w:rPr>
        <w:t>. תלמידים בוגרי החינוך החרדי</w:t>
      </w:r>
      <w:ins w:id="230" w:author="אגנס ארבלי" w:date="2025-08-17T09:56:00Z">
        <w:r w:rsidR="009872F0">
          <w:rPr>
            <w:rFonts w:asciiTheme="minorBidi" w:eastAsia="Times New Roman" w:hAnsiTheme="minorBidi" w:cstheme="minorBidi" w:hint="cs"/>
            <w:sz w:val="24"/>
            <w:szCs w:val="24"/>
            <w:rtl/>
          </w:rPr>
          <w:t xml:space="preserve">, </w:t>
        </w:r>
        <w:r w:rsidR="009872F0" w:rsidRPr="009D23EB">
          <w:rPr>
            <w:rFonts w:hint="cs"/>
            <w:b/>
            <w:bCs/>
            <w:sz w:val="24"/>
            <w:szCs w:val="24"/>
            <w:rtl/>
          </w:rPr>
          <w:t xml:space="preserve">התאמות יינתנו רק למי שלמד בבית ספר שמוגדר כחרדי בהתאם להגדרות מדור הקבלה </w:t>
        </w:r>
        <w:commentRangeStart w:id="231"/>
        <w:r w:rsidR="009872F0" w:rsidRPr="009D23EB">
          <w:rPr>
            <w:rFonts w:hint="cs"/>
            <w:b/>
            <w:bCs/>
            <w:sz w:val="24"/>
            <w:szCs w:val="24"/>
            <w:rtl/>
          </w:rPr>
          <w:t>באוניברסיטה</w:t>
        </w:r>
        <w:commentRangeEnd w:id="231"/>
        <w:r w:rsidR="009872F0">
          <w:rPr>
            <w:rStyle w:val="a6"/>
            <w:szCs w:val="20"/>
            <w:rtl/>
            <w:lang w:val="x-none" w:eastAsia="x-none"/>
          </w:rPr>
          <w:commentReference w:id="231"/>
        </w:r>
        <w:r w:rsidR="009872F0" w:rsidRPr="009D23EB">
          <w:rPr>
            <w:rFonts w:hint="cs"/>
            <w:b/>
            <w:bCs/>
            <w:sz w:val="24"/>
            <w:szCs w:val="24"/>
            <w:rtl/>
          </w:rPr>
          <w:t>.</w:t>
        </w:r>
      </w:ins>
    </w:p>
    <w:p w14:paraId="70E627F4" w14:textId="513EF0DD" w:rsidR="00F50562" w:rsidRPr="00645CE8" w:rsidRDefault="00F50562" w:rsidP="00F50562">
      <w:pPr>
        <w:numPr>
          <w:ilvl w:val="0"/>
          <w:numId w:val="10"/>
        </w:numPr>
        <w:spacing w:after="120"/>
        <w:rPr>
          <w:rFonts w:asciiTheme="minorBidi" w:hAnsiTheme="minorBidi" w:cstheme="minorBidi"/>
          <w:sz w:val="24"/>
          <w:szCs w:val="24"/>
          <w:rtl/>
        </w:rPr>
      </w:pPr>
      <w:r w:rsidRPr="00645CE8">
        <w:rPr>
          <w:rFonts w:asciiTheme="minorBidi" w:eastAsia="Times New Roman" w:hAnsiTheme="minorBidi" w:cstheme="minorBidi"/>
          <w:sz w:val="24"/>
          <w:szCs w:val="24"/>
          <w:rtl/>
        </w:rPr>
        <w:t xml:space="preserve"> ותלמידים בני </w:t>
      </w:r>
      <w:r w:rsidRPr="00645CE8">
        <w:rPr>
          <w:rFonts w:asciiTheme="minorBidi" w:hAnsiTheme="minorBidi" w:cstheme="minorBidi"/>
          <w:sz w:val="24"/>
          <w:szCs w:val="24"/>
          <w:rtl/>
        </w:rPr>
        <w:t>יוצאי אתיופיה </w:t>
      </w:r>
      <w:r w:rsidRPr="00645CE8">
        <w:rPr>
          <w:rFonts w:asciiTheme="minorBidi" w:eastAsia="Times New Roman" w:hAnsiTheme="minorBidi" w:cstheme="minorBidi"/>
          <w:sz w:val="24"/>
          <w:szCs w:val="24"/>
          <w:rtl/>
        </w:rPr>
        <w:t>יהיו זכאים להתאמות במהלך שתי שנות הלימודים הראשונות לתואר אחד באוניברסיטה. זאת, ובלבד שהם אינם בעלי תואר אקדמי קודם שנלמד בשפה העברית</w:t>
      </w:r>
      <w:r w:rsidRPr="00645CE8" w:rsidDel="006034E9">
        <w:rPr>
          <w:rFonts w:asciiTheme="minorBidi" w:hAnsiTheme="minorBidi" w:cstheme="minorBidi"/>
          <w:sz w:val="24"/>
          <w:szCs w:val="24"/>
          <w:rtl/>
        </w:rPr>
        <w:t xml:space="preserve"> </w:t>
      </w:r>
      <w:r w:rsidRPr="00645CE8">
        <w:rPr>
          <w:rFonts w:asciiTheme="minorBidi" w:hAnsiTheme="minorBidi" w:cstheme="minorBidi"/>
          <w:sz w:val="24"/>
          <w:szCs w:val="24"/>
          <w:rtl/>
        </w:rPr>
        <w:t xml:space="preserve">.   </w:t>
      </w:r>
    </w:p>
    <w:p w14:paraId="4897A5D0" w14:textId="77777777" w:rsidR="00F50562" w:rsidRPr="00645CE8" w:rsidRDefault="00F50562" w:rsidP="00F50562">
      <w:pPr>
        <w:spacing w:after="120"/>
        <w:ind w:left="4"/>
        <w:rPr>
          <w:rFonts w:asciiTheme="minorBidi" w:hAnsiTheme="minorBidi" w:cstheme="minorBidi"/>
          <w:sz w:val="24"/>
          <w:szCs w:val="24"/>
          <w:rtl/>
        </w:rPr>
      </w:pPr>
      <w:r w:rsidRPr="00645CE8">
        <w:rPr>
          <w:rFonts w:asciiTheme="minorBidi" w:hAnsiTheme="minorBidi" w:cstheme="minorBidi"/>
          <w:sz w:val="24"/>
          <w:szCs w:val="24"/>
          <w:rtl/>
        </w:rPr>
        <w:t xml:space="preserve">תלמידים הזכאים להתאמות על פי סעיפים 1-3יקבלו הארכת זמן של 25% בכל בחינה המתקיימת בתקופת הזכאות והנערכת בשפה העברית </w:t>
      </w:r>
      <w:proofErr w:type="spellStart"/>
      <w:r w:rsidRPr="00645CE8">
        <w:rPr>
          <w:rFonts w:asciiTheme="minorBidi" w:hAnsiTheme="minorBidi" w:cstheme="minorBidi"/>
          <w:sz w:val="24"/>
          <w:szCs w:val="24"/>
          <w:rtl/>
        </w:rPr>
        <w:t>וציוניהם</w:t>
      </w:r>
      <w:proofErr w:type="spellEnd"/>
      <w:r w:rsidRPr="00645CE8">
        <w:rPr>
          <w:rFonts w:asciiTheme="minorBidi" w:hAnsiTheme="minorBidi" w:cstheme="minorBidi"/>
          <w:sz w:val="24"/>
          <w:szCs w:val="24"/>
          <w:rtl/>
        </w:rPr>
        <w:t xml:space="preserve"> לא ייפגעו בגין שגיאות כתיב. תלמידים הזכאים להתאמות על פי סעיפים  1-2יורשו גם להשתמש בתקופת הזכאות במילון או במילונית ממוחשבת (שלא מאפשרת גישה לרשת האינטרנט).</w:t>
      </w:r>
    </w:p>
    <w:p w14:paraId="7CC1053C" w14:textId="77777777" w:rsidR="00F50562" w:rsidRPr="00645CE8" w:rsidRDefault="00F50562" w:rsidP="00F50562">
      <w:pPr>
        <w:spacing w:after="120"/>
        <w:ind w:left="6"/>
        <w:rPr>
          <w:rFonts w:asciiTheme="minorBidi" w:hAnsiTheme="minorBidi" w:cstheme="minorBidi"/>
          <w:sz w:val="24"/>
          <w:szCs w:val="24"/>
        </w:rPr>
      </w:pPr>
      <w:r w:rsidRPr="00645CE8">
        <w:rPr>
          <w:rFonts w:asciiTheme="minorBidi" w:hAnsiTheme="minorBidi" w:cstheme="minorBidi"/>
          <w:sz w:val="24"/>
          <w:szCs w:val="24"/>
          <w:u w:val="single"/>
          <w:rtl/>
        </w:rPr>
        <w:t>הערה</w:t>
      </w:r>
      <w:r w:rsidRPr="00645CE8">
        <w:rPr>
          <w:rFonts w:asciiTheme="minorBidi" w:hAnsiTheme="minorBidi" w:cstheme="minorBidi"/>
          <w:sz w:val="24"/>
          <w:szCs w:val="24"/>
          <w:rtl/>
        </w:rPr>
        <w:t>: תלמידים המתקשים בשפה העברית גם לאחר תום תקופת הזכאות להתאמות המוגדרת בסעיפים1-3, יוכלו לפנות ליחידה ללקויות למידה על מנת שזו תקבע את הצורך להאריך את תקופת הזכאות שלהם להתאמות.</w:t>
      </w:r>
    </w:p>
    <w:p w14:paraId="13F2C57C" w14:textId="77777777" w:rsidR="00F50562" w:rsidRPr="00645CE8" w:rsidRDefault="00F50562" w:rsidP="00F50562">
      <w:pPr>
        <w:bidi w:val="0"/>
        <w:spacing w:after="120"/>
        <w:rPr>
          <w:rFonts w:asciiTheme="minorBidi" w:eastAsia="Times New Roman" w:hAnsiTheme="minorBidi" w:cstheme="minorBidi"/>
          <w:b/>
          <w:bCs/>
          <w:sz w:val="24"/>
          <w:szCs w:val="24"/>
        </w:rPr>
      </w:pPr>
      <w:r w:rsidRPr="00645CE8">
        <w:rPr>
          <w:rFonts w:asciiTheme="minorBidi" w:hAnsiTheme="minorBidi" w:cstheme="minorBidi"/>
          <w:b/>
          <w:bCs/>
          <w:sz w:val="24"/>
          <w:szCs w:val="24"/>
          <w:rtl/>
        </w:rPr>
        <w:br w:type="page"/>
      </w:r>
    </w:p>
    <w:p w14:paraId="638EF518" w14:textId="77777777" w:rsidR="00F50562" w:rsidRPr="00645CE8" w:rsidRDefault="00F50562" w:rsidP="00F50562">
      <w:pPr>
        <w:pStyle w:val="2"/>
        <w:rPr>
          <w:rFonts w:asciiTheme="minorBidi" w:hAnsiTheme="minorBidi" w:cstheme="minorBidi"/>
          <w:sz w:val="24"/>
          <w:szCs w:val="24"/>
          <w:rtl/>
        </w:rPr>
      </w:pPr>
      <w:bookmarkStart w:id="232" w:name="_Toc83818240"/>
      <w:r w:rsidRPr="00645CE8">
        <w:rPr>
          <w:rFonts w:asciiTheme="minorBidi" w:hAnsiTheme="minorBidi" w:cstheme="minorBidi"/>
          <w:sz w:val="24"/>
          <w:szCs w:val="24"/>
          <w:rtl/>
        </w:rPr>
        <w:t>נספח ג': התאמות בשל לקויות למידה</w:t>
      </w:r>
      <w:bookmarkEnd w:id="232"/>
    </w:p>
    <w:p w14:paraId="7E5D8BC2" w14:textId="77777777" w:rsidR="00F50562" w:rsidRPr="00645CE8" w:rsidRDefault="00F50562" w:rsidP="00F50562">
      <w:pPr>
        <w:pStyle w:val="xmsonormal"/>
        <w:numPr>
          <w:ilvl w:val="0"/>
          <w:numId w:val="13"/>
        </w:numPr>
        <w:bidi/>
        <w:spacing w:before="0" w:beforeAutospacing="0" w:after="120" w:afterAutospacing="0" w:line="276" w:lineRule="auto"/>
        <w:rPr>
          <w:rFonts w:asciiTheme="minorBidi" w:hAnsiTheme="minorBidi" w:cstheme="minorBidi"/>
          <w:rtl/>
        </w:rPr>
      </w:pPr>
      <w:r w:rsidRPr="00645CE8">
        <w:rPr>
          <w:rFonts w:asciiTheme="minorBidi" w:hAnsiTheme="minorBidi" w:cstheme="minorBidi"/>
          <w:rtl/>
        </w:rPr>
        <w:t>תנאי מקדים לבקשת התאמות הוא אבחון מהימן, תקף ועדכני, אשר ניתן על ידי מאבחן מוכר כהגדרתו בחוק זכויות תלמידים עם לקות למידה במוסדות על-תיכוניים. האבחון יתאר את קשייו של התלמיד בהווה, מקורותיהם והשלכותיהם על תפקודו האקדמי (ראה פירוט בסעיף ה').</w:t>
      </w:r>
    </w:p>
    <w:p w14:paraId="65C77CD9" w14:textId="77777777" w:rsidR="00F50562" w:rsidRPr="00645CE8" w:rsidRDefault="00F50562" w:rsidP="00F50562">
      <w:pPr>
        <w:pStyle w:val="xmsonormal"/>
        <w:numPr>
          <w:ilvl w:val="0"/>
          <w:numId w:val="13"/>
        </w:numPr>
        <w:bidi/>
        <w:spacing w:before="0" w:beforeAutospacing="0" w:after="120" w:afterAutospacing="0" w:line="276" w:lineRule="auto"/>
        <w:rPr>
          <w:rFonts w:asciiTheme="minorBidi" w:hAnsiTheme="minorBidi" w:cstheme="minorBidi"/>
          <w:rtl/>
        </w:rPr>
      </w:pPr>
      <w:r w:rsidRPr="00645CE8">
        <w:rPr>
          <w:rFonts w:asciiTheme="minorBidi" w:hAnsiTheme="minorBidi" w:cstheme="minorBidi"/>
          <w:rtl/>
        </w:rPr>
        <w:t>אבחון שנעשה במכון האבחון של היחידה האוניברסיטאית לאבחון ולתמיכה בתלמידים עם לקויי למידה (להלן: היחידה), לא יחויב בבדיקה והמלצותיו יועברו ישירות לטיפול במזכירות ההוראה של הפקולטה בה לומד התלמיד. היחידה לא תמליץ על מוסדות אבחון חיצוניים. היחידה רשאית שלא לקבל את ההמלצות באבחון חיצוני – כולן או מקצתן – או לדרוש מן התלמיד אבחון נוסף</w:t>
      </w:r>
      <w:r w:rsidRPr="00645CE8">
        <w:rPr>
          <w:rFonts w:asciiTheme="minorBidi" w:hAnsiTheme="minorBidi" w:cstheme="minorBidi"/>
        </w:rPr>
        <w:t>.</w:t>
      </w:r>
    </w:p>
    <w:p w14:paraId="310D75E9" w14:textId="77777777" w:rsidR="00F50562" w:rsidRPr="00645CE8" w:rsidRDefault="00F50562" w:rsidP="00F50562">
      <w:pPr>
        <w:pStyle w:val="xmsonormal"/>
        <w:numPr>
          <w:ilvl w:val="0"/>
          <w:numId w:val="13"/>
        </w:numPr>
        <w:bidi/>
        <w:spacing w:before="0" w:beforeAutospacing="0" w:after="120" w:afterAutospacing="0" w:line="276" w:lineRule="auto"/>
        <w:rPr>
          <w:rFonts w:asciiTheme="minorBidi" w:hAnsiTheme="minorBidi" w:cstheme="minorBidi"/>
          <w:rtl/>
        </w:rPr>
      </w:pPr>
      <w:r w:rsidRPr="00645CE8">
        <w:rPr>
          <w:rFonts w:asciiTheme="minorBidi" w:hAnsiTheme="minorBidi" w:cstheme="minorBidi"/>
          <w:rtl/>
        </w:rPr>
        <w:t>היחידה תבחן את הבקשות ותחליט אם ואילו התאמות יש להעניק לתלמיד במסגרת לימודיו באוניברסיטה העברית. קביעת ההתאמות תיעשה עבור כל תלמיד באופן אישי, בהתאם לפרופיל התפקודי שלו ובהתחשב באופיין ובמטרתן של הבחינות והמטלות הנדרשות במסגרת לימודיו באוניברסיטה. במידת הצורך תבדוק היחידה עם הפקולטה את אופי הבחינות ורמת הישימות. הקביעה הסופית בנוגע לזכאות להתאמות תיעשה על ידי היחידה. יישום ההמלצות להתאמות הוא באחריות הפקולטה. תשובת היחידה תינתן תוך 30 יום ממועד הגשת הבקשה על ידי התלמיד, היא תהיה מנומקת ותימסר לתלמיד באמצעות מזכירות ההוראה של הפקולטה</w:t>
      </w:r>
      <w:r w:rsidRPr="00645CE8">
        <w:rPr>
          <w:rFonts w:asciiTheme="minorBidi" w:hAnsiTheme="minorBidi" w:cstheme="minorBidi"/>
        </w:rPr>
        <w:t>.</w:t>
      </w:r>
    </w:p>
    <w:p w14:paraId="6C7146C1" w14:textId="77777777" w:rsidR="00F50562" w:rsidRPr="00645CE8" w:rsidRDefault="00F50562" w:rsidP="00F50562">
      <w:pPr>
        <w:pStyle w:val="xmsonormal"/>
        <w:numPr>
          <w:ilvl w:val="0"/>
          <w:numId w:val="13"/>
        </w:numPr>
        <w:bidi/>
        <w:spacing w:before="0" w:beforeAutospacing="0" w:after="120" w:afterAutospacing="0" w:line="276" w:lineRule="auto"/>
        <w:rPr>
          <w:rFonts w:asciiTheme="minorBidi" w:hAnsiTheme="minorBidi" w:cstheme="minorBidi"/>
          <w:rtl/>
        </w:rPr>
      </w:pPr>
      <w:r w:rsidRPr="00645CE8">
        <w:rPr>
          <w:rFonts w:asciiTheme="minorBidi" w:hAnsiTheme="minorBidi" w:cstheme="minorBidi"/>
          <w:rtl/>
        </w:rPr>
        <w:t>התלמיד רשאי להגיש ערעור על החלטת היחידה לגבי זכאותו להתאמות. הערעור יוגש באמצעות מזכירות ההוראה של הפקולטה לדיקנט הסטודנטים. ועדת הערעורים תקבל החלטה ותשלח את החלטתה המנומקת לתלמיד תוך 15 יום מיום הגשת הערעור, באמצעות מזכירות הפקולטה. ועדת הערעורים תורכב משלושה חברים לפחות; בראשה יעמוד דיקן הסטודנטים וחבריה ימונו על ידי הרקטור</w:t>
      </w:r>
      <w:r w:rsidRPr="00645CE8">
        <w:rPr>
          <w:rFonts w:asciiTheme="minorBidi" w:hAnsiTheme="minorBidi" w:cstheme="minorBidi"/>
        </w:rPr>
        <w:t>.</w:t>
      </w:r>
    </w:p>
    <w:p w14:paraId="50B45585" w14:textId="77777777" w:rsidR="00F50562" w:rsidRPr="00645CE8" w:rsidRDefault="00F50562" w:rsidP="00F50562">
      <w:pPr>
        <w:pStyle w:val="xmsonormal"/>
        <w:numPr>
          <w:ilvl w:val="0"/>
          <w:numId w:val="13"/>
        </w:numPr>
        <w:bidi/>
        <w:spacing w:before="0" w:beforeAutospacing="0" w:after="120" w:afterAutospacing="0" w:line="276" w:lineRule="auto"/>
        <w:rPr>
          <w:rFonts w:asciiTheme="minorBidi" w:hAnsiTheme="minorBidi" w:cstheme="minorBidi"/>
          <w:rtl/>
        </w:rPr>
      </w:pPr>
      <w:r w:rsidRPr="00645CE8">
        <w:rPr>
          <w:rFonts w:asciiTheme="minorBidi" w:hAnsiTheme="minorBidi" w:cstheme="minorBidi"/>
          <w:rtl/>
        </w:rPr>
        <w:t>אבחון תקף בהתאם לדרישות החוק –</w:t>
      </w:r>
    </w:p>
    <w:p w14:paraId="3141AF73" w14:textId="77777777" w:rsidR="00F50562" w:rsidRPr="00645CE8" w:rsidRDefault="00F50562" w:rsidP="00F50562">
      <w:pPr>
        <w:pStyle w:val="xmsonormal"/>
        <w:bidi/>
        <w:spacing w:before="0" w:beforeAutospacing="0" w:after="120" w:afterAutospacing="0" w:line="276" w:lineRule="auto"/>
        <w:ind w:left="946"/>
        <w:rPr>
          <w:rFonts w:asciiTheme="minorBidi" w:hAnsiTheme="minorBidi" w:cstheme="minorBidi"/>
          <w:rtl/>
        </w:rPr>
      </w:pPr>
      <w:r w:rsidRPr="00645CE8">
        <w:rPr>
          <w:rFonts w:asciiTheme="minorBidi" w:hAnsiTheme="minorBidi" w:cstheme="minorBidi"/>
          <w:rtl/>
        </w:rPr>
        <w:t>כאבחון תקף יחשב אבחון שנעשה בחמש השנים האחרונות על ידי מאבחן מוכר כהגדרתו בחוק זכויות תלמידים עם לקות למידה במוסדות על-תיכוניים.</w:t>
      </w:r>
    </w:p>
    <w:p w14:paraId="3FF4AA57" w14:textId="77777777" w:rsidR="00F50562" w:rsidRPr="00645CE8" w:rsidRDefault="00F50562" w:rsidP="00F50562">
      <w:pPr>
        <w:pStyle w:val="xmsonormal"/>
        <w:bidi/>
        <w:spacing w:before="0" w:beforeAutospacing="0" w:after="120" w:afterAutospacing="0" w:line="276" w:lineRule="auto"/>
        <w:ind w:left="946"/>
        <w:rPr>
          <w:rFonts w:asciiTheme="minorBidi" w:hAnsiTheme="minorBidi" w:cstheme="minorBidi"/>
        </w:rPr>
      </w:pPr>
      <w:r w:rsidRPr="00645CE8">
        <w:rPr>
          <w:rFonts w:asciiTheme="minorBidi" w:hAnsiTheme="minorBidi" w:cstheme="minorBidi"/>
          <w:rtl/>
        </w:rPr>
        <w:t>אבחון תקף יתאר את קשייו של התלמיד בעבר ובהווה, יוצגו בו תוצאות מדידות (על פי נורמות מתוקפות גיל), המסבירות לאור הנתונים את מקורות הקושי ואת ההשלכות על תפקודו האקדמי, ויינתנו המלצות מנומקות לגבי ההתאמות בדרכי היבחנות בהתאם לקשיים שנמדדו. לא יתקבלו אבחונים שאינם מבוססים על דו"ח מפורט ועדכני (אבחון תקף לחמש שנים, לאחר מכן יש לחדשו). אבחון שאיננו עומד בקריטריונים לגבי אבחון תקף, לא יתקבל לבדיקה</w:t>
      </w:r>
      <w:r w:rsidRPr="00645CE8">
        <w:rPr>
          <w:rFonts w:asciiTheme="minorBidi" w:hAnsiTheme="minorBidi" w:cstheme="minorBidi"/>
        </w:rPr>
        <w:t>.</w:t>
      </w:r>
    </w:p>
    <w:p w14:paraId="2837A419" w14:textId="77777777" w:rsidR="00F50562" w:rsidRPr="00645CE8" w:rsidRDefault="00F50562" w:rsidP="00F50562">
      <w:pPr>
        <w:pStyle w:val="xmsonormal"/>
        <w:numPr>
          <w:ilvl w:val="0"/>
          <w:numId w:val="13"/>
        </w:numPr>
        <w:bidi/>
        <w:spacing w:before="0" w:beforeAutospacing="0" w:after="120" w:afterAutospacing="0" w:line="276" w:lineRule="auto"/>
        <w:rPr>
          <w:rFonts w:asciiTheme="minorBidi" w:hAnsiTheme="minorBidi" w:cstheme="minorBidi"/>
        </w:rPr>
      </w:pPr>
      <w:r w:rsidRPr="00645CE8">
        <w:rPr>
          <w:rFonts w:asciiTheme="minorBidi" w:hAnsiTheme="minorBidi" w:cstheme="minorBidi"/>
          <w:rtl/>
        </w:rPr>
        <w:t>ככלל, תלמיד, שהוכר כבעל לקויי למידה ונמצא זכאי להתאמות, יהיה זכאי להתאמות שנקבעו למשך כל תקופת לימודיו לתואר (ההתאמות בבחינות מפורטות בסעיף</w:t>
      </w:r>
      <w:r w:rsidRPr="00645CE8">
        <w:rPr>
          <w:rFonts w:asciiTheme="minorBidi" w:hAnsiTheme="minorBidi" w:cstheme="minorBidi"/>
        </w:rPr>
        <w:t xml:space="preserve"> </w:t>
      </w:r>
      <w:r w:rsidRPr="00645CE8">
        <w:rPr>
          <w:rFonts w:asciiTheme="minorBidi" w:hAnsiTheme="minorBidi" w:cstheme="minorBidi"/>
          <w:rtl/>
        </w:rPr>
        <w:t xml:space="preserve"> 7.6.2). היחידה רשאית לקבוע שההתאמות יהיו בתוקף חמש שנים או פחות. תלמיד יוכל להגיש ליחידה בקשה לשינוי התאמות או לתוספת התאמות. הבקשה תידון על ידי היחידה ואם תמצא היחידה לנכון, היא תעביר את השינויים לפקולטה.</w:t>
      </w:r>
    </w:p>
    <w:p w14:paraId="799F1A69" w14:textId="77777777" w:rsidR="00F50562" w:rsidRPr="00645CE8" w:rsidRDefault="00F50562" w:rsidP="00F50562">
      <w:pPr>
        <w:spacing w:after="120"/>
        <w:rPr>
          <w:rFonts w:asciiTheme="minorBidi" w:eastAsia="Times New Roman" w:hAnsiTheme="minorBidi" w:cstheme="minorBidi"/>
          <w:b/>
          <w:bCs/>
          <w:sz w:val="24"/>
          <w:szCs w:val="24"/>
          <w:rtl/>
        </w:rPr>
      </w:pPr>
      <w:r w:rsidRPr="00645CE8">
        <w:rPr>
          <w:rFonts w:asciiTheme="minorBidi" w:hAnsiTheme="minorBidi" w:cstheme="minorBidi"/>
          <w:b/>
          <w:bCs/>
          <w:sz w:val="24"/>
          <w:szCs w:val="24"/>
          <w:rtl/>
        </w:rPr>
        <w:br w:type="page"/>
      </w:r>
    </w:p>
    <w:p w14:paraId="67C52B59" w14:textId="77777777" w:rsidR="00F50562" w:rsidRPr="00645CE8" w:rsidRDefault="00F50562" w:rsidP="00F50562">
      <w:pPr>
        <w:pStyle w:val="2"/>
        <w:rPr>
          <w:rFonts w:asciiTheme="minorBidi" w:hAnsiTheme="minorBidi" w:cstheme="minorBidi"/>
          <w:sz w:val="24"/>
          <w:szCs w:val="24"/>
          <w:rtl/>
        </w:rPr>
      </w:pPr>
      <w:bookmarkStart w:id="233" w:name="_Toc83818241"/>
      <w:r w:rsidRPr="00645CE8">
        <w:rPr>
          <w:rFonts w:asciiTheme="minorBidi" w:hAnsiTheme="minorBidi" w:cstheme="minorBidi"/>
          <w:sz w:val="24"/>
          <w:szCs w:val="24"/>
          <w:rtl/>
        </w:rPr>
        <w:t>נספח ד': התאמות בנסיבות הורות</w:t>
      </w:r>
      <w:bookmarkEnd w:id="233"/>
    </w:p>
    <w:p w14:paraId="121CE341" w14:textId="77777777" w:rsidR="00F50562" w:rsidRPr="00645CE8" w:rsidRDefault="00F50562" w:rsidP="00F50562">
      <w:pPr>
        <w:spacing w:after="120"/>
        <w:rPr>
          <w:rFonts w:asciiTheme="minorBidi" w:hAnsiTheme="minorBidi" w:cstheme="minorBidi"/>
          <w:sz w:val="24"/>
          <w:szCs w:val="24"/>
          <w:bdr w:val="none" w:sz="0" w:space="0" w:color="auto" w:frame="1"/>
          <w:rtl/>
        </w:rPr>
      </w:pPr>
      <w:r w:rsidRPr="00645CE8">
        <w:rPr>
          <w:rFonts w:asciiTheme="minorBidi" w:hAnsiTheme="minorBidi" w:cstheme="minorBidi"/>
          <w:sz w:val="24"/>
          <w:szCs w:val="24"/>
          <w:bdr w:val="none" w:sz="0" w:space="0" w:color="auto" w:frame="1"/>
          <w:rtl/>
        </w:rPr>
        <w:t>סטודנט/</w:t>
      </w:r>
      <w:proofErr w:type="spellStart"/>
      <w:r w:rsidRPr="00645CE8">
        <w:rPr>
          <w:rFonts w:asciiTheme="minorBidi" w:hAnsiTheme="minorBidi" w:cstheme="minorBidi"/>
          <w:sz w:val="24"/>
          <w:szCs w:val="24"/>
          <w:bdr w:val="none" w:sz="0" w:space="0" w:color="auto" w:frame="1"/>
          <w:rtl/>
        </w:rPr>
        <w:t>ית</w:t>
      </w:r>
      <w:proofErr w:type="spellEnd"/>
      <w:r w:rsidRPr="00645CE8">
        <w:rPr>
          <w:rFonts w:asciiTheme="minorBidi" w:hAnsiTheme="minorBidi" w:cstheme="minorBidi"/>
          <w:sz w:val="24"/>
          <w:szCs w:val="24"/>
          <w:bdr w:val="none" w:sz="0" w:space="0" w:color="auto" w:frame="1"/>
          <w:rtl/>
        </w:rPr>
        <w:t xml:space="preserve"> יקר/ה</w:t>
      </w:r>
      <w:r w:rsidRPr="00645CE8">
        <w:rPr>
          <w:rFonts w:asciiTheme="minorBidi" w:hAnsiTheme="minorBidi" w:cstheme="minorBidi"/>
          <w:sz w:val="24"/>
          <w:szCs w:val="24"/>
          <w:bdr w:val="none" w:sz="0" w:space="0" w:color="auto" w:frame="1"/>
          <w:rtl/>
        </w:rPr>
        <w:br/>
        <w:t>בהתאם להוראות חוק זכויות הסטודנט התשס"ז-2007 ו</w:t>
      </w:r>
      <w:r w:rsidRPr="00645CE8">
        <w:rPr>
          <w:rFonts w:asciiTheme="minorBidi" w:hAnsiTheme="minorBidi" w:cstheme="minorBidi"/>
          <w:sz w:val="24"/>
          <w:szCs w:val="24"/>
          <w:rtl/>
        </w:rPr>
        <w:t xml:space="preserve">כללי זכויות הסטודנט (התאמות עקב טיפולי פוריות, הריון, לידה, אימוץ או קבלת ילד למשמורת או אומנה), התשע"ב-2012, </w:t>
      </w:r>
      <w:r w:rsidRPr="00645CE8">
        <w:rPr>
          <w:rFonts w:asciiTheme="minorBidi" w:hAnsiTheme="minorBidi" w:cstheme="minorBidi"/>
          <w:sz w:val="24"/>
          <w:szCs w:val="24"/>
          <w:bdr w:val="none" w:sz="0" w:space="0" w:color="auto" w:frame="1"/>
          <w:rtl/>
        </w:rPr>
        <w:t>קבעה האוניברסיטה נוהל זה לריכוז זכויות סטודנטיות להתאמות עקב טיפולי פוריות, הריון, לידה, אימוץ או קבלת ילד למשמורת כהורה מיועד או כהורה במשפחת אומנה.</w:t>
      </w:r>
    </w:p>
    <w:p w14:paraId="7946F9FE" w14:textId="77777777" w:rsidR="00F50562" w:rsidRPr="00645CE8" w:rsidRDefault="00F50562" w:rsidP="00F50562">
      <w:pPr>
        <w:pStyle w:val="ad"/>
        <w:numPr>
          <w:ilvl w:val="0"/>
          <w:numId w:val="8"/>
        </w:numPr>
        <w:spacing w:after="120"/>
        <w:contextualSpacing w:val="0"/>
        <w:rPr>
          <w:rFonts w:asciiTheme="minorBidi" w:hAnsiTheme="minorBidi" w:cstheme="minorBidi"/>
          <w:b/>
          <w:bCs/>
          <w:sz w:val="24"/>
          <w:szCs w:val="24"/>
          <w:u w:val="single"/>
        </w:rPr>
      </w:pPr>
      <w:r w:rsidRPr="00645CE8">
        <w:rPr>
          <w:rFonts w:asciiTheme="minorBidi" w:hAnsiTheme="minorBidi" w:cstheme="minorBidi"/>
          <w:b/>
          <w:bCs/>
          <w:sz w:val="24"/>
          <w:szCs w:val="24"/>
          <w:u w:val="single"/>
          <w:bdr w:val="none" w:sz="0" w:space="0" w:color="auto" w:frame="1"/>
          <w:rtl/>
        </w:rPr>
        <w:t xml:space="preserve">כללי: </w:t>
      </w:r>
    </w:p>
    <w:p w14:paraId="32F18D1F" w14:textId="77777777" w:rsidR="00F50562" w:rsidRPr="00645CE8" w:rsidRDefault="00F50562" w:rsidP="00F50562">
      <w:pPr>
        <w:pStyle w:val="ad"/>
        <w:numPr>
          <w:ilvl w:val="0"/>
          <w:numId w:val="9"/>
        </w:numPr>
        <w:spacing w:after="120"/>
        <w:contextualSpacing w:val="0"/>
        <w:rPr>
          <w:rFonts w:asciiTheme="minorBidi" w:hAnsiTheme="minorBidi" w:cstheme="minorBidi"/>
          <w:sz w:val="24"/>
          <w:szCs w:val="24"/>
        </w:rPr>
      </w:pPr>
      <w:r w:rsidRPr="00645CE8">
        <w:rPr>
          <w:rFonts w:asciiTheme="minorBidi" w:hAnsiTheme="minorBidi" w:cstheme="minorBidi"/>
          <w:sz w:val="24"/>
          <w:szCs w:val="24"/>
          <w:bdr w:val="none" w:sz="0" w:space="0" w:color="auto" w:frame="1"/>
          <w:rtl/>
        </w:rPr>
        <w:t>"אירוע מזכה" הנו: שמירת הריון, לידה, הפלה,  אימוץ, או קב</w:t>
      </w:r>
      <w:r w:rsidRPr="00645CE8">
        <w:rPr>
          <w:rFonts w:asciiTheme="minorBidi" w:hAnsiTheme="minorBidi" w:cstheme="minorBidi"/>
          <w:sz w:val="24"/>
          <w:szCs w:val="24"/>
          <w:rtl/>
        </w:rPr>
        <w:t xml:space="preserve">לת ילד למשמורת כהורה מיועד או כהורה במשפחת אומנה או היעדרות לצורך נסיעה למדינת חוץ למטרת אימוץ. </w:t>
      </w:r>
    </w:p>
    <w:p w14:paraId="77BF9DDF" w14:textId="77777777" w:rsidR="00F50562" w:rsidRPr="00645CE8" w:rsidRDefault="00F50562" w:rsidP="00F50562">
      <w:pPr>
        <w:pStyle w:val="ad"/>
        <w:numPr>
          <w:ilvl w:val="0"/>
          <w:numId w:val="9"/>
        </w:numPr>
        <w:spacing w:after="120"/>
        <w:contextualSpacing w:val="0"/>
        <w:rPr>
          <w:rFonts w:asciiTheme="minorBidi" w:hAnsiTheme="minorBidi" w:cstheme="minorBidi"/>
          <w:sz w:val="24"/>
          <w:szCs w:val="24"/>
        </w:rPr>
      </w:pPr>
      <w:r w:rsidRPr="00645CE8">
        <w:rPr>
          <w:rFonts w:asciiTheme="minorBidi" w:hAnsiTheme="minorBidi" w:cstheme="minorBidi"/>
          <w:sz w:val="24"/>
          <w:szCs w:val="24"/>
          <w:bdr w:val="none" w:sz="0" w:space="0" w:color="auto" w:frame="1"/>
          <w:rtl/>
        </w:rPr>
        <w:t>סטודנטית המבקשת לקבל התאמות עקב אירוע מזכה או בגין טיפולי פוריות, תפעל בהתאם לנוהל זה</w:t>
      </w:r>
      <w:r w:rsidRPr="00645CE8">
        <w:rPr>
          <w:rFonts w:asciiTheme="minorBidi" w:hAnsiTheme="minorBidi" w:cstheme="minorBidi"/>
          <w:sz w:val="24"/>
          <w:szCs w:val="24"/>
          <w:rtl/>
        </w:rPr>
        <w:t> </w:t>
      </w:r>
      <w:hyperlink r:id="rId35" w:history="1">
        <w:r w:rsidRPr="00645CE8">
          <w:rPr>
            <w:rFonts w:asciiTheme="minorBidi" w:hAnsiTheme="minorBidi" w:cstheme="minorBidi"/>
            <w:sz w:val="24"/>
            <w:szCs w:val="24"/>
            <w:rtl/>
          </w:rPr>
          <w:t>ונהלי הוראה ולימודים</w:t>
        </w:r>
      </w:hyperlink>
      <w:r w:rsidRPr="00645CE8">
        <w:rPr>
          <w:rFonts w:asciiTheme="minorBidi" w:hAnsiTheme="minorBidi" w:cstheme="minorBidi"/>
          <w:sz w:val="24"/>
          <w:szCs w:val="24"/>
          <w:bdr w:val="none" w:sz="0" w:space="0" w:color="auto" w:frame="1"/>
          <w:rtl/>
        </w:rPr>
        <w:t>.</w:t>
      </w:r>
    </w:p>
    <w:p w14:paraId="0D187C62" w14:textId="77777777" w:rsidR="00F50562" w:rsidRPr="00645CE8" w:rsidRDefault="00F50562" w:rsidP="00F50562">
      <w:pPr>
        <w:pStyle w:val="ad"/>
        <w:numPr>
          <w:ilvl w:val="0"/>
          <w:numId w:val="9"/>
        </w:numPr>
        <w:spacing w:after="120"/>
        <w:contextualSpacing w:val="0"/>
        <w:rPr>
          <w:rFonts w:asciiTheme="minorBidi" w:hAnsiTheme="minorBidi" w:cstheme="minorBidi"/>
          <w:sz w:val="24"/>
          <w:szCs w:val="24"/>
        </w:rPr>
      </w:pPr>
      <w:r w:rsidRPr="00645CE8">
        <w:rPr>
          <w:rFonts w:asciiTheme="minorBidi" w:hAnsiTheme="minorBidi" w:cstheme="minorBidi"/>
          <w:sz w:val="24"/>
          <w:szCs w:val="24"/>
          <w:bdr w:val="none" w:sz="0" w:space="0" w:color="auto" w:frame="1"/>
          <w:rtl/>
        </w:rPr>
        <w:t>סטודנט/</w:t>
      </w:r>
      <w:proofErr w:type="spellStart"/>
      <w:r w:rsidRPr="00645CE8">
        <w:rPr>
          <w:rFonts w:asciiTheme="minorBidi" w:hAnsiTheme="minorBidi" w:cstheme="minorBidi"/>
          <w:sz w:val="24"/>
          <w:szCs w:val="24"/>
          <w:bdr w:val="none" w:sz="0" w:space="0" w:color="auto" w:frame="1"/>
          <w:rtl/>
        </w:rPr>
        <w:t>ית</w:t>
      </w:r>
      <w:proofErr w:type="spellEnd"/>
      <w:r w:rsidRPr="00645CE8">
        <w:rPr>
          <w:rFonts w:asciiTheme="minorBidi" w:hAnsiTheme="minorBidi" w:cstheme="minorBidi"/>
          <w:sz w:val="24"/>
          <w:szCs w:val="24"/>
          <w:bdr w:val="none" w:sz="0" w:space="0" w:color="auto" w:frame="1"/>
          <w:rtl/>
        </w:rPr>
        <w:t xml:space="preserve"> לאחר אימוץ או קב</w:t>
      </w:r>
      <w:r w:rsidRPr="00645CE8">
        <w:rPr>
          <w:rFonts w:asciiTheme="minorBidi" w:hAnsiTheme="minorBidi" w:cstheme="minorBidi"/>
          <w:sz w:val="24"/>
          <w:szCs w:val="24"/>
          <w:rtl/>
        </w:rPr>
        <w:t xml:space="preserve">לת ילד למשמורת כהורה מיועד או כהורה במשפחת אומנה או היעדרות לצורך נסיעה למדינת חוץ למטרת אימוץ - רשאי/ת לקבל התאמות עקב אירוע מזכה כמפורט בתקנון זה, בכפוף להצהרה כי בן או בת זוגו אינם זכאים לקבלת התאמות מכוח כללי זכויות הסטודנט (התאמות עקב טיפולי פוריות, הריון, לידה, אימוץ או קבלת ילד למשמורת או אומנה), התשע"ב-2012 או לזכויות להיעדרות לפי חוקי העבודה. </w:t>
      </w:r>
    </w:p>
    <w:p w14:paraId="7F68858D" w14:textId="77777777" w:rsidR="00F50562" w:rsidRPr="00645CE8" w:rsidRDefault="00F50562" w:rsidP="00F50562">
      <w:pPr>
        <w:pStyle w:val="ad"/>
        <w:numPr>
          <w:ilvl w:val="0"/>
          <w:numId w:val="9"/>
        </w:numPr>
        <w:rPr>
          <w:rFonts w:asciiTheme="minorBidi" w:eastAsiaTheme="minorHAnsi" w:hAnsiTheme="minorBidi" w:cstheme="minorBidi"/>
          <w:sz w:val="24"/>
          <w:szCs w:val="24"/>
        </w:rPr>
      </w:pPr>
      <w:r w:rsidRPr="00645CE8">
        <w:rPr>
          <w:rFonts w:asciiTheme="minorBidi" w:hAnsiTheme="minorBidi" w:cstheme="minorBidi"/>
          <w:sz w:val="24"/>
          <w:szCs w:val="24"/>
          <w:shd w:val="clear" w:color="auto" w:fill="FFFFFF"/>
          <w:rtl/>
        </w:rPr>
        <w:t>סטודנט/</w:t>
      </w:r>
      <w:proofErr w:type="spellStart"/>
      <w:r w:rsidRPr="00645CE8">
        <w:rPr>
          <w:rFonts w:asciiTheme="minorBidi" w:hAnsiTheme="minorBidi" w:cstheme="minorBidi"/>
          <w:sz w:val="24"/>
          <w:szCs w:val="24"/>
          <w:shd w:val="clear" w:color="auto" w:fill="FFFFFF"/>
          <w:rtl/>
        </w:rPr>
        <w:t>ית</w:t>
      </w:r>
      <w:proofErr w:type="spellEnd"/>
      <w:r w:rsidRPr="00645CE8">
        <w:rPr>
          <w:rFonts w:asciiTheme="minorBidi" w:hAnsiTheme="minorBidi" w:cstheme="minorBidi"/>
          <w:sz w:val="24"/>
          <w:szCs w:val="24"/>
          <w:shd w:val="clear" w:color="auto" w:fill="FFFFFF"/>
          <w:rtl/>
        </w:rPr>
        <w:t xml:space="preserve"> המבקש/ת לקבל התאמות או להגיש קובלנה בעניין התאמות, י/תגיש בקשה לרכזת הורות באמצעות</w:t>
      </w:r>
      <w:r w:rsidRPr="00645CE8">
        <w:rPr>
          <w:rFonts w:asciiTheme="minorBidi" w:hAnsiTheme="minorBidi" w:cstheme="minorBidi"/>
          <w:sz w:val="24"/>
          <w:szCs w:val="24"/>
          <w:shd w:val="clear" w:color="auto" w:fill="FFFFFF"/>
        </w:rPr>
        <w:t> </w:t>
      </w:r>
      <w:hyperlink r:id="rId36" w:tgtFrame="_blank" w:history="1">
        <w:r w:rsidRPr="00645CE8">
          <w:rPr>
            <w:rStyle w:val="Hyperlink"/>
            <w:rFonts w:asciiTheme="minorBidi" w:hAnsiTheme="minorBidi" w:cstheme="minorBidi"/>
            <w:color w:val="auto"/>
            <w:sz w:val="24"/>
            <w:szCs w:val="24"/>
            <w:shd w:val="clear" w:color="auto" w:fill="FFFFFF"/>
            <w:rtl/>
          </w:rPr>
          <w:t>פניה בכתב</w:t>
        </w:r>
      </w:hyperlink>
    </w:p>
    <w:p w14:paraId="67D87D23" w14:textId="77777777" w:rsidR="00F50562" w:rsidRPr="00645CE8" w:rsidRDefault="00F50562" w:rsidP="00F50562">
      <w:pPr>
        <w:pStyle w:val="ad"/>
        <w:numPr>
          <w:ilvl w:val="0"/>
          <w:numId w:val="9"/>
        </w:numPr>
        <w:spacing w:after="120"/>
        <w:contextualSpacing w:val="0"/>
        <w:rPr>
          <w:rFonts w:asciiTheme="minorBidi" w:hAnsiTheme="minorBidi" w:cstheme="minorBidi"/>
          <w:sz w:val="24"/>
          <w:szCs w:val="24"/>
          <w:bdr w:val="none" w:sz="0" w:space="0" w:color="auto" w:frame="1"/>
          <w:rtl/>
        </w:rPr>
      </w:pPr>
      <w:r w:rsidRPr="00645CE8">
        <w:rPr>
          <w:rFonts w:asciiTheme="minorBidi" w:hAnsiTheme="minorBidi" w:cstheme="minorBidi"/>
          <w:sz w:val="24"/>
          <w:szCs w:val="24"/>
          <w:rtl/>
        </w:rPr>
        <w:t xml:space="preserve"> לבקשה יש לצרף אישורים רפואיים ו/או חוות דעת ו/או אישורים מגורמי רווחה לפיהם הסטודנט/</w:t>
      </w:r>
      <w:proofErr w:type="spellStart"/>
      <w:r w:rsidRPr="00645CE8">
        <w:rPr>
          <w:rFonts w:asciiTheme="minorBidi" w:hAnsiTheme="minorBidi" w:cstheme="minorBidi"/>
          <w:sz w:val="24"/>
          <w:szCs w:val="24"/>
          <w:rtl/>
        </w:rPr>
        <w:t>ית</w:t>
      </w:r>
      <w:proofErr w:type="spellEnd"/>
      <w:r w:rsidRPr="00645CE8">
        <w:rPr>
          <w:rFonts w:asciiTheme="minorBidi" w:hAnsiTheme="minorBidi" w:cstheme="minorBidi"/>
          <w:sz w:val="24"/>
          <w:szCs w:val="24"/>
          <w:rtl/>
        </w:rPr>
        <w:t xml:space="preserve"> נעדר/ה מהלימודים בשל אירוע מזכה.</w:t>
      </w:r>
    </w:p>
    <w:p w14:paraId="77459EEC" w14:textId="77777777" w:rsidR="00F50562" w:rsidRPr="00645CE8" w:rsidRDefault="00F50562" w:rsidP="00F50562">
      <w:pPr>
        <w:spacing w:after="120"/>
        <w:rPr>
          <w:rFonts w:asciiTheme="minorBidi" w:hAnsiTheme="minorBidi" w:cstheme="minorBidi"/>
          <w:i/>
          <w:iCs/>
          <w:sz w:val="24"/>
          <w:szCs w:val="24"/>
          <w:rtl/>
        </w:rPr>
      </w:pPr>
      <w:r w:rsidRPr="00645CE8">
        <w:rPr>
          <w:rFonts w:asciiTheme="minorBidi" w:hAnsiTheme="minorBidi" w:cstheme="minorBidi"/>
          <w:sz w:val="24"/>
          <w:szCs w:val="24"/>
          <w:rtl/>
        </w:rPr>
        <w:t xml:space="preserve">                 את הטופס יש להגיש לרכזת הורות לפחות חודש ימים לפני מועד ההתאמה המבוקשת.  </w:t>
      </w:r>
    </w:p>
    <w:p w14:paraId="44EEC390" w14:textId="77777777" w:rsidR="00F50562" w:rsidRPr="00645CE8" w:rsidRDefault="00F50562" w:rsidP="00F50562">
      <w:pPr>
        <w:pStyle w:val="ad"/>
        <w:numPr>
          <w:ilvl w:val="0"/>
          <w:numId w:val="9"/>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 xml:space="preserve">סטודנטית לאחר אירוע מזכה, תהיה זכאית להתאמות כמפורט בסעיפים 2, 3, 6, 7 ו-9, וזאת לאחר היעדרות של 21 ימים (במצטבר), אלא אם מצוין אחרת בנוהל זה. </w:t>
      </w:r>
    </w:p>
    <w:p w14:paraId="16D140A9" w14:textId="77777777" w:rsidR="00F50562" w:rsidRPr="00645CE8" w:rsidRDefault="00F50562" w:rsidP="00F50562">
      <w:pPr>
        <w:pStyle w:val="ad"/>
        <w:numPr>
          <w:ilvl w:val="0"/>
          <w:numId w:val="8"/>
        </w:numPr>
        <w:spacing w:after="120"/>
        <w:contextualSpacing w:val="0"/>
        <w:rPr>
          <w:rFonts w:asciiTheme="minorBidi" w:hAnsiTheme="minorBidi" w:cstheme="minorBidi"/>
          <w:b/>
          <w:bCs/>
          <w:sz w:val="24"/>
          <w:szCs w:val="24"/>
          <w:u w:val="single"/>
        </w:rPr>
      </w:pPr>
      <w:r w:rsidRPr="00645CE8">
        <w:rPr>
          <w:rFonts w:asciiTheme="minorBidi" w:hAnsiTheme="minorBidi" w:cstheme="minorBidi"/>
          <w:b/>
          <w:bCs/>
          <w:sz w:val="24"/>
          <w:szCs w:val="24"/>
          <w:u w:val="single"/>
          <w:bdr w:val="none" w:sz="0" w:space="0" w:color="auto" w:frame="1"/>
          <w:rtl/>
        </w:rPr>
        <w:t>היעדרות ודחיית לימודים</w:t>
      </w:r>
    </w:p>
    <w:p w14:paraId="74AA4299" w14:textId="77777777" w:rsidR="00F50562" w:rsidRPr="00645CE8" w:rsidRDefault="00F50562" w:rsidP="00F50562">
      <w:pPr>
        <w:pStyle w:val="ad"/>
        <w:numPr>
          <w:ilvl w:val="0"/>
          <w:numId w:val="36"/>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 xml:space="preserve">סטודנטית זכאית להיעדר בשל אירוע מזכה מ- 30% מכלל השיעורים בכל קורס שחלה בו חובת נוכחות. </w:t>
      </w:r>
    </w:p>
    <w:p w14:paraId="42C9D20E" w14:textId="77777777" w:rsidR="00F50562" w:rsidRPr="00645CE8" w:rsidRDefault="00F50562" w:rsidP="00F50562">
      <w:pPr>
        <w:pStyle w:val="p00"/>
        <w:numPr>
          <w:ilvl w:val="0"/>
          <w:numId w:val="36"/>
        </w:numPr>
        <w:bidi/>
        <w:spacing w:before="72" w:beforeAutospacing="0" w:after="0" w:afterAutospacing="0" w:line="276" w:lineRule="auto"/>
        <w:ind w:right="1134"/>
        <w:jc w:val="both"/>
        <w:rPr>
          <w:rFonts w:asciiTheme="minorBidi" w:hAnsiTheme="minorBidi" w:cstheme="minorBidi"/>
          <w:sz w:val="24"/>
          <w:szCs w:val="24"/>
        </w:rPr>
      </w:pPr>
      <w:r w:rsidRPr="00645CE8">
        <w:rPr>
          <w:rStyle w:val="default"/>
          <w:rFonts w:asciiTheme="minorBidi" w:hAnsiTheme="minorBidi" w:cstheme="minorBidi"/>
          <w:sz w:val="24"/>
          <w:szCs w:val="24"/>
          <w:rtl/>
        </w:rPr>
        <w:t xml:space="preserve">סטודנט לאחר לידה, אימוץ או קבלת ילד למשמורת או אומנה זכאי להיעדר מ-30% מכלל השיעורים בכל קורס שחלה בו חובת נוכחות לתקופה של 15 שבועות מיום הלידה, אימוץ או קבלת ילד למשמורת או אומנה; על אף האמור, סטודנטית שילדה זכאית להיעדרות חלופית מכלל השיעורים שחלה בהם חובת נוכחות לתקופה של שישה שבועות מיום הלידה, לפי שיעור ההיעדרות הגבוה </w:t>
      </w:r>
      <w:proofErr w:type="spellStart"/>
      <w:r w:rsidRPr="00645CE8">
        <w:rPr>
          <w:rStyle w:val="default"/>
          <w:rFonts w:asciiTheme="minorBidi" w:hAnsiTheme="minorBidi" w:cstheme="minorBidi"/>
          <w:sz w:val="24"/>
          <w:szCs w:val="24"/>
          <w:rtl/>
        </w:rPr>
        <w:t>מביניהם</w:t>
      </w:r>
      <w:proofErr w:type="spellEnd"/>
      <w:r w:rsidRPr="00645CE8">
        <w:rPr>
          <w:rStyle w:val="default"/>
          <w:rFonts w:asciiTheme="minorBidi" w:hAnsiTheme="minorBidi" w:cstheme="minorBidi"/>
          <w:sz w:val="24"/>
          <w:szCs w:val="24"/>
          <w:rtl/>
        </w:rPr>
        <w:t>.</w:t>
      </w:r>
    </w:p>
    <w:p w14:paraId="538C4145" w14:textId="77777777" w:rsidR="00F50562" w:rsidRPr="00645CE8" w:rsidRDefault="00F50562" w:rsidP="00F50562">
      <w:pPr>
        <w:pStyle w:val="ad"/>
        <w:numPr>
          <w:ilvl w:val="0"/>
          <w:numId w:val="36"/>
        </w:numPr>
        <w:spacing w:after="120"/>
        <w:contextualSpacing w:val="0"/>
        <w:rPr>
          <w:rFonts w:asciiTheme="minorBidi" w:hAnsiTheme="minorBidi" w:cstheme="minorBidi"/>
          <w:sz w:val="24"/>
          <w:szCs w:val="24"/>
          <w:bdr w:val="none" w:sz="0" w:space="0" w:color="auto" w:frame="1"/>
        </w:rPr>
      </w:pPr>
      <w:r w:rsidRPr="00645CE8">
        <w:rPr>
          <w:rStyle w:val="default"/>
          <w:rFonts w:asciiTheme="minorBidi" w:hAnsiTheme="minorBidi" w:cstheme="minorBidi"/>
          <w:sz w:val="24"/>
          <w:szCs w:val="24"/>
          <w:rtl/>
        </w:rPr>
        <w:t>סטודנט לאחר לידה, אימוץ או קבלת ילד למשמורת או אומנה, יהיה זכאי להיעדרות נוספת של 10% מכלל השיעורים בכל קורס שחלה בו חובת נוכחות בעבור טיפול בתינוק בשנת חייו הראשונה.</w:t>
      </w:r>
    </w:p>
    <w:p w14:paraId="46B0DA45" w14:textId="77777777" w:rsidR="00F50562" w:rsidRPr="00645CE8" w:rsidRDefault="00F50562" w:rsidP="00F50562">
      <w:pPr>
        <w:numPr>
          <w:ilvl w:val="0"/>
          <w:numId w:val="36"/>
        </w:numPr>
        <w:rPr>
          <w:rFonts w:asciiTheme="minorBidi" w:hAnsiTheme="minorBidi" w:cstheme="minorBidi"/>
          <w:sz w:val="24"/>
          <w:szCs w:val="24"/>
        </w:rPr>
      </w:pPr>
      <w:r w:rsidRPr="00645CE8">
        <w:rPr>
          <w:rFonts w:asciiTheme="minorBidi" w:hAnsiTheme="minorBidi" w:cstheme="minorBidi"/>
          <w:sz w:val="24"/>
          <w:szCs w:val="24"/>
          <w:rtl/>
        </w:rPr>
        <w:t>כאשר מדובר בהורות ליותר מילד אחד, תורחבנה ההתאמות בהיקף של 25% לכל ילוד נוסף. כך למשל, בסעיף 2.2 להלן, תהיה אם לתאומים זכאית להעדר מ 38% מהשעורים בהם חלה חובת נוכחות.</w:t>
      </w:r>
    </w:p>
    <w:p w14:paraId="09B2599E" w14:textId="77777777" w:rsidR="00F50562" w:rsidRPr="00645CE8" w:rsidRDefault="00F50562" w:rsidP="00F50562">
      <w:pPr>
        <w:pStyle w:val="ad"/>
        <w:spacing w:after="120"/>
        <w:ind w:left="360"/>
        <w:contextualSpacing w:val="0"/>
        <w:rPr>
          <w:rFonts w:asciiTheme="minorBidi" w:hAnsiTheme="minorBidi" w:cstheme="minorBidi"/>
          <w:sz w:val="24"/>
          <w:szCs w:val="24"/>
          <w:bdr w:val="none" w:sz="0" w:space="0" w:color="auto" w:frame="1"/>
        </w:rPr>
      </w:pPr>
    </w:p>
    <w:p w14:paraId="1A24BFFE" w14:textId="77777777" w:rsidR="00F50562" w:rsidRPr="00645CE8" w:rsidRDefault="00F50562" w:rsidP="00F50562">
      <w:pPr>
        <w:pStyle w:val="ad"/>
        <w:numPr>
          <w:ilvl w:val="0"/>
          <w:numId w:val="36"/>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סטודנטית תסדיר היעדרותה כאמור לפי הוראות</w:t>
      </w:r>
      <w:r w:rsidRPr="00645CE8">
        <w:rPr>
          <w:rFonts w:asciiTheme="minorBidi" w:hAnsiTheme="minorBidi" w:cstheme="minorBidi"/>
          <w:sz w:val="24"/>
          <w:szCs w:val="24"/>
          <w:rtl/>
        </w:rPr>
        <w:t> סעיף 6.2.4</w:t>
      </w:r>
    </w:p>
    <w:p w14:paraId="0EE63297" w14:textId="77777777" w:rsidR="00F50562" w:rsidRPr="00645CE8" w:rsidRDefault="00F50562" w:rsidP="00F50562">
      <w:pPr>
        <w:pStyle w:val="NormalWeb"/>
        <w:numPr>
          <w:ilvl w:val="0"/>
          <w:numId w:val="36"/>
        </w:numPr>
        <w:bidi/>
        <w:spacing w:line="276" w:lineRule="auto"/>
        <w:jc w:val="both"/>
        <w:rPr>
          <w:rFonts w:asciiTheme="minorBidi" w:hAnsiTheme="minorBidi" w:cstheme="minorBidi"/>
        </w:rPr>
      </w:pPr>
      <w:r w:rsidRPr="00645CE8">
        <w:rPr>
          <w:rFonts w:asciiTheme="minorBidi" w:hAnsiTheme="minorBidi" w:cstheme="minorBidi"/>
          <w:rtl/>
        </w:rPr>
        <w:t xml:space="preserve">סטודנטית הנעדרת בשל אירוע מזכה, רשאית לדחות קורס ולחזור עליו באותה השנה או בשנה העוקבת בלא תשלום נוסף, בתנאי שעדיין לא נבחנה במבחן הסופי בקורס. סטודנטית הנעדרת כאמור, זכאית ללמוד על תנאי בקורס מתקדם או בשנה מתקדמת עד להשלמת הקורס. האמור לא חל על קורסים המהווים הכשרה מקצועית. </w:t>
      </w:r>
    </w:p>
    <w:p w14:paraId="302F90FD" w14:textId="77777777" w:rsidR="00F50562" w:rsidRPr="00645CE8" w:rsidRDefault="00F50562" w:rsidP="00F50562">
      <w:pPr>
        <w:pStyle w:val="NormalWeb"/>
        <w:numPr>
          <w:ilvl w:val="0"/>
          <w:numId w:val="36"/>
        </w:numPr>
        <w:bidi/>
        <w:spacing w:line="276" w:lineRule="auto"/>
        <w:jc w:val="both"/>
        <w:rPr>
          <w:rFonts w:asciiTheme="minorBidi" w:hAnsiTheme="minorBidi" w:cstheme="minorBidi"/>
        </w:rPr>
      </w:pPr>
      <w:r w:rsidRPr="00645CE8">
        <w:rPr>
          <w:rFonts w:asciiTheme="minorBidi" w:hAnsiTheme="minorBidi" w:cstheme="minorBidi"/>
          <w:rtl/>
        </w:rPr>
        <w:t xml:space="preserve">סטודנטית הצפויה להיעדר מקורס על פי כללים אלה, תפנה חודש לפני ההיעדרות הצפויה למורה הקורס ולמזכירות החוג על מנת ליידע אותם על ההיעדרות הצפויה ותמסור להם את אישור רכזת ההורות להיעדרות. </w:t>
      </w:r>
    </w:p>
    <w:p w14:paraId="2BDA145A" w14:textId="77777777" w:rsidR="00F50562" w:rsidRPr="00645CE8" w:rsidRDefault="00F50562" w:rsidP="00F50562">
      <w:pPr>
        <w:pStyle w:val="NormalWeb"/>
        <w:numPr>
          <w:ilvl w:val="0"/>
          <w:numId w:val="36"/>
        </w:numPr>
        <w:bidi/>
        <w:spacing w:line="276" w:lineRule="auto"/>
        <w:jc w:val="both"/>
        <w:rPr>
          <w:rFonts w:asciiTheme="minorBidi" w:hAnsiTheme="minorBidi" w:cstheme="minorBidi"/>
          <w:rtl/>
        </w:rPr>
      </w:pPr>
      <w:r w:rsidRPr="00645CE8">
        <w:rPr>
          <w:rFonts w:asciiTheme="minorBidi" w:hAnsiTheme="minorBidi" w:cstheme="minorBidi"/>
          <w:rtl/>
        </w:rPr>
        <w:t xml:space="preserve">סטודנטית הנעדרת בשל אירוע מזכה, גם אם נעדרה פחות מ-21 ימים, מקורס במעבדה, תרגיל, סמינריון, סיור, סדנה, הכשרה מעשית וכו' רשאית בתיאום עם המורה להשלים את המטלה, ובכלל זה בפעם הבאה שבה יוצע הקורס, או לבצע מטלה חלופית במועד שיקבע המורה. </w:t>
      </w:r>
    </w:p>
    <w:p w14:paraId="684B7D63" w14:textId="77777777" w:rsidR="00F50562" w:rsidRPr="00645CE8" w:rsidRDefault="00F50562" w:rsidP="00F50562">
      <w:pPr>
        <w:pStyle w:val="NormalWeb"/>
        <w:numPr>
          <w:ilvl w:val="0"/>
          <w:numId w:val="36"/>
        </w:numPr>
        <w:bidi/>
        <w:spacing w:line="276" w:lineRule="auto"/>
        <w:jc w:val="both"/>
        <w:rPr>
          <w:rFonts w:asciiTheme="minorBidi" w:hAnsiTheme="minorBidi" w:cstheme="minorBidi"/>
          <w:rtl/>
        </w:rPr>
      </w:pPr>
      <w:r w:rsidRPr="00645CE8">
        <w:rPr>
          <w:rFonts w:asciiTheme="minorBidi" w:hAnsiTheme="minorBidi" w:cstheme="minorBidi"/>
          <w:rtl/>
        </w:rPr>
        <w:t xml:space="preserve">סטודנטית רשאית לבקש פטור מקורס במעבדה, תרגיל, סמינריון, סיור, סדנה, הכשרה מעשית וכד' בשל אירוע מזכה. בקשה לפטור תוגש למורה. המורה יעביר החלטתו לאישור ועדת ההוראה של הפקולטה נותנת הקורס. </w:t>
      </w:r>
    </w:p>
    <w:p w14:paraId="33161DC0" w14:textId="77777777" w:rsidR="00F50562" w:rsidRPr="00645CE8" w:rsidRDefault="00F50562" w:rsidP="00F50562">
      <w:pPr>
        <w:pStyle w:val="NormalWeb"/>
        <w:numPr>
          <w:ilvl w:val="0"/>
          <w:numId w:val="36"/>
        </w:numPr>
        <w:bidi/>
        <w:spacing w:line="276" w:lineRule="auto"/>
        <w:jc w:val="both"/>
        <w:rPr>
          <w:rFonts w:asciiTheme="minorBidi" w:hAnsiTheme="minorBidi" w:cstheme="minorBidi"/>
          <w:rtl/>
        </w:rPr>
      </w:pPr>
      <w:r w:rsidRPr="00645CE8">
        <w:rPr>
          <w:rFonts w:asciiTheme="minorBidi" w:hAnsiTheme="minorBidi" w:cstheme="minorBidi"/>
          <w:rtl/>
        </w:rPr>
        <w:t xml:space="preserve">לעניין השלמת הכשרה בשנים הקליניות בפקולטה לרפואה, במקום סעיפים (ו)-(ז) יחול </w:t>
      </w:r>
      <w:hyperlink r:id="rId37" w:tgtFrame="_blank" w:history="1">
        <w:r w:rsidRPr="00645CE8">
          <w:rPr>
            <w:rStyle w:val="Hyperlink"/>
            <w:rFonts w:asciiTheme="minorBidi" w:hAnsiTheme="minorBidi" w:cstheme="minorBidi"/>
            <w:color w:val="auto"/>
            <w:rtl/>
          </w:rPr>
          <w:t>התקנון הרלוונטי</w:t>
        </w:r>
      </w:hyperlink>
      <w:r w:rsidRPr="00645CE8">
        <w:rPr>
          <w:rFonts w:asciiTheme="minorBidi" w:hAnsiTheme="minorBidi" w:cstheme="minorBidi"/>
          <w:rtl/>
        </w:rPr>
        <w:t xml:space="preserve">. </w:t>
      </w:r>
    </w:p>
    <w:p w14:paraId="72801FF8" w14:textId="77777777" w:rsidR="00F50562" w:rsidRPr="00645CE8" w:rsidRDefault="00F50562" w:rsidP="00F50562">
      <w:pPr>
        <w:spacing w:after="120"/>
        <w:rPr>
          <w:rFonts w:asciiTheme="minorBidi" w:hAnsiTheme="minorBidi" w:cstheme="minorBidi"/>
          <w:sz w:val="24"/>
          <w:szCs w:val="24"/>
          <w:bdr w:val="none" w:sz="0" w:space="0" w:color="auto" w:frame="1"/>
          <w:rtl/>
        </w:rPr>
      </w:pPr>
    </w:p>
    <w:p w14:paraId="38576967" w14:textId="77777777" w:rsidR="00F50562" w:rsidRPr="00645CE8" w:rsidRDefault="00F50562" w:rsidP="00F50562">
      <w:pPr>
        <w:pStyle w:val="ad"/>
        <w:numPr>
          <w:ilvl w:val="0"/>
          <w:numId w:val="8"/>
        </w:numPr>
        <w:spacing w:after="120"/>
        <w:contextualSpacing w:val="0"/>
        <w:rPr>
          <w:rFonts w:asciiTheme="minorBidi" w:hAnsiTheme="minorBidi" w:cstheme="minorBidi"/>
          <w:b/>
          <w:bCs/>
          <w:sz w:val="24"/>
          <w:szCs w:val="24"/>
          <w:u w:val="single"/>
        </w:rPr>
      </w:pPr>
      <w:r w:rsidRPr="00645CE8">
        <w:rPr>
          <w:rFonts w:asciiTheme="minorBidi" w:hAnsiTheme="minorBidi" w:cstheme="minorBidi"/>
          <w:b/>
          <w:bCs/>
          <w:sz w:val="24"/>
          <w:szCs w:val="24"/>
          <w:u w:val="single"/>
          <w:bdr w:val="none" w:sz="0" w:space="0" w:color="auto" w:frame="1"/>
          <w:rtl/>
        </w:rPr>
        <w:t>מטלות</w:t>
      </w:r>
    </w:p>
    <w:p w14:paraId="0C735516" w14:textId="77777777" w:rsidR="00F50562" w:rsidRPr="00645CE8" w:rsidRDefault="00F50562" w:rsidP="00F50562">
      <w:pPr>
        <w:pStyle w:val="ad"/>
        <w:numPr>
          <w:ilvl w:val="0"/>
          <w:numId w:val="32"/>
        </w:numPr>
        <w:spacing w:after="120"/>
        <w:contextualSpacing w:val="0"/>
        <w:rPr>
          <w:rFonts w:asciiTheme="minorBidi" w:hAnsiTheme="minorBidi" w:cstheme="minorBidi"/>
          <w:b/>
          <w:bCs/>
          <w:sz w:val="24"/>
          <w:szCs w:val="24"/>
          <w:u w:val="single"/>
        </w:rPr>
      </w:pPr>
      <w:r w:rsidRPr="00645CE8">
        <w:rPr>
          <w:rFonts w:asciiTheme="minorBidi" w:hAnsiTheme="minorBidi" w:cstheme="minorBidi"/>
          <w:sz w:val="24"/>
          <w:szCs w:val="24"/>
          <w:bdr w:val="none" w:sz="0" w:space="0" w:color="auto" w:frame="1"/>
          <w:rtl/>
        </w:rPr>
        <w:t>סטודנטית שנעדרת בשל אירוע מזכה במועד שנקבע להגשת מטלה או בסמוך לו, תוכל להגיש את המטלה או מטלה חלופית, בהתאם להחלטת המורה, וזאת בתוך 7 שבועות מתום תקופת ההיעדרות.</w:t>
      </w:r>
    </w:p>
    <w:p w14:paraId="3F93D71A" w14:textId="77777777" w:rsidR="00F50562" w:rsidRPr="00645CE8" w:rsidRDefault="00F50562" w:rsidP="00F50562">
      <w:pPr>
        <w:pStyle w:val="ad"/>
        <w:numPr>
          <w:ilvl w:val="0"/>
          <w:numId w:val="32"/>
        </w:numPr>
        <w:spacing w:after="120"/>
        <w:contextualSpacing w:val="0"/>
        <w:rPr>
          <w:rFonts w:asciiTheme="minorBidi" w:hAnsiTheme="minorBidi" w:cstheme="minorBidi"/>
          <w:b/>
          <w:bCs/>
          <w:sz w:val="24"/>
          <w:szCs w:val="24"/>
          <w:u w:val="single"/>
        </w:rPr>
      </w:pPr>
      <w:r w:rsidRPr="00645CE8">
        <w:rPr>
          <w:rFonts w:asciiTheme="minorBidi" w:hAnsiTheme="minorBidi" w:cstheme="minorBidi"/>
          <w:sz w:val="24"/>
          <w:szCs w:val="24"/>
          <w:bdr w:val="none" w:sz="0" w:space="0" w:color="auto" w:frame="1"/>
          <w:rtl/>
        </w:rPr>
        <w:t>סטודנטית שלא הגישה מטלה בקורס המהווה דרישה מוקדמת, זכאית ללמוד על תנאי בקורס מתקדם או בשנה מתקדמת עד להשלמת המטלה.</w:t>
      </w:r>
    </w:p>
    <w:p w14:paraId="25AFDD6F" w14:textId="77777777" w:rsidR="00F50562" w:rsidRPr="00645CE8" w:rsidRDefault="00F50562" w:rsidP="00F50562">
      <w:pPr>
        <w:pStyle w:val="ad"/>
        <w:spacing w:after="120"/>
        <w:ind w:left="1800"/>
        <w:contextualSpacing w:val="0"/>
        <w:rPr>
          <w:rFonts w:asciiTheme="minorBidi" w:hAnsiTheme="minorBidi" w:cstheme="minorBidi"/>
          <w:b/>
          <w:bCs/>
          <w:sz w:val="24"/>
          <w:szCs w:val="24"/>
          <w:u w:val="single"/>
        </w:rPr>
      </w:pPr>
    </w:p>
    <w:p w14:paraId="66CEAEC2" w14:textId="77777777" w:rsidR="00F50562" w:rsidRPr="00645CE8" w:rsidRDefault="00F50562" w:rsidP="00F50562">
      <w:pPr>
        <w:pStyle w:val="ad"/>
        <w:numPr>
          <w:ilvl w:val="0"/>
          <w:numId w:val="8"/>
        </w:numPr>
        <w:spacing w:after="120"/>
        <w:contextualSpacing w:val="0"/>
        <w:rPr>
          <w:rFonts w:asciiTheme="minorBidi" w:hAnsiTheme="minorBidi" w:cstheme="minorBidi"/>
          <w:b/>
          <w:bCs/>
          <w:sz w:val="24"/>
          <w:szCs w:val="24"/>
          <w:u w:val="single"/>
        </w:rPr>
      </w:pPr>
      <w:r w:rsidRPr="00645CE8">
        <w:rPr>
          <w:rFonts w:asciiTheme="minorBidi" w:hAnsiTheme="minorBidi" w:cstheme="minorBidi"/>
          <w:b/>
          <w:bCs/>
          <w:sz w:val="24"/>
          <w:szCs w:val="24"/>
          <w:u w:val="single"/>
          <w:bdr w:val="none" w:sz="0" w:space="0" w:color="auto" w:frame="1"/>
          <w:rtl/>
        </w:rPr>
        <w:t>גורמי סיכון במעבדות</w:t>
      </w:r>
    </w:p>
    <w:p w14:paraId="2213349A" w14:textId="77777777" w:rsidR="00F50562" w:rsidRPr="00645CE8" w:rsidRDefault="00F50562" w:rsidP="00F50562">
      <w:pPr>
        <w:pStyle w:val="ad"/>
        <w:numPr>
          <w:ilvl w:val="1"/>
          <w:numId w:val="37"/>
        </w:numPr>
        <w:spacing w:after="120"/>
        <w:contextualSpacing w:val="0"/>
        <w:rPr>
          <w:rFonts w:asciiTheme="minorBidi" w:hAnsiTheme="minorBidi" w:cstheme="minorBidi"/>
          <w:b/>
          <w:bCs/>
          <w:sz w:val="24"/>
          <w:szCs w:val="24"/>
          <w:u w:val="single"/>
        </w:rPr>
      </w:pPr>
      <w:r w:rsidRPr="00645CE8">
        <w:rPr>
          <w:rFonts w:asciiTheme="minorBidi" w:hAnsiTheme="minorBidi" w:cstheme="minorBidi"/>
          <w:sz w:val="24"/>
          <w:szCs w:val="24"/>
          <w:bdr w:val="none" w:sz="0" w:space="0" w:color="auto" w:frame="1"/>
          <w:rtl/>
        </w:rPr>
        <w:t>מידע על החומרים שמשתמשים בהם במעבדות, והעלולים להיות גורמי סיכון לנשים בהיריון או לנשים מניקות מפורסם באתר הקורס או המעבדה.</w:t>
      </w:r>
    </w:p>
    <w:p w14:paraId="55D5AF8B" w14:textId="77777777" w:rsidR="00F50562" w:rsidRPr="00645CE8" w:rsidRDefault="00F50562" w:rsidP="00F50562">
      <w:pPr>
        <w:pStyle w:val="ad"/>
        <w:numPr>
          <w:ilvl w:val="1"/>
          <w:numId w:val="37"/>
        </w:numPr>
        <w:spacing w:after="120"/>
        <w:contextualSpacing w:val="0"/>
        <w:rPr>
          <w:rFonts w:asciiTheme="minorBidi" w:hAnsiTheme="minorBidi" w:cstheme="minorBidi"/>
          <w:b/>
          <w:bCs/>
          <w:sz w:val="24"/>
          <w:szCs w:val="24"/>
          <w:u w:val="single"/>
        </w:rPr>
      </w:pPr>
      <w:r w:rsidRPr="00645CE8">
        <w:rPr>
          <w:rFonts w:asciiTheme="minorBidi" w:hAnsiTheme="minorBidi" w:cstheme="minorBidi"/>
          <w:sz w:val="24"/>
          <w:szCs w:val="24"/>
          <w:bdr w:val="none" w:sz="0" w:space="0" w:color="auto" w:frame="1"/>
          <w:rtl/>
        </w:rPr>
        <w:t>סטודנטית כאמור רשאית לדחות את השתתפותה במעבדות בהן נעשה שימוש בחומרים מן הסוג האמור וזאת עד לאחר ההיריון או תקופת ההנקה.</w:t>
      </w:r>
    </w:p>
    <w:p w14:paraId="01BC38CC" w14:textId="77777777" w:rsidR="00F50562" w:rsidRPr="00645CE8" w:rsidRDefault="00F50562" w:rsidP="00F50562">
      <w:pPr>
        <w:pStyle w:val="ad"/>
        <w:numPr>
          <w:ilvl w:val="1"/>
          <w:numId w:val="37"/>
        </w:numPr>
        <w:spacing w:after="120"/>
        <w:contextualSpacing w:val="0"/>
        <w:rPr>
          <w:rFonts w:asciiTheme="minorBidi" w:hAnsiTheme="minorBidi" w:cstheme="minorBidi"/>
          <w:b/>
          <w:bCs/>
          <w:sz w:val="24"/>
          <w:szCs w:val="24"/>
          <w:u w:val="single"/>
        </w:rPr>
      </w:pPr>
      <w:r w:rsidRPr="00645CE8">
        <w:rPr>
          <w:rFonts w:asciiTheme="minorBidi" w:hAnsiTheme="minorBidi" w:cstheme="minorBidi"/>
          <w:sz w:val="24"/>
          <w:szCs w:val="24"/>
          <w:bdr w:val="none" w:sz="0" w:space="0" w:color="auto" w:frame="1"/>
          <w:rtl/>
        </w:rPr>
        <w:t>בהתאם לאופי המעבדה והיקף ההיעדרות, יקבע המורה את אופן השלמת המעבדות שהחסירה הסטודנטית.</w:t>
      </w:r>
    </w:p>
    <w:p w14:paraId="2CDBA0A9" w14:textId="77777777" w:rsidR="00F50562" w:rsidRPr="00645CE8" w:rsidRDefault="00F50562" w:rsidP="00F50562">
      <w:pPr>
        <w:pStyle w:val="ad"/>
        <w:numPr>
          <w:ilvl w:val="0"/>
          <w:numId w:val="8"/>
        </w:numPr>
        <w:spacing w:after="120"/>
        <w:contextualSpacing w:val="0"/>
        <w:rPr>
          <w:rFonts w:asciiTheme="minorBidi" w:hAnsiTheme="minorBidi" w:cstheme="minorBidi"/>
          <w:b/>
          <w:bCs/>
          <w:sz w:val="24"/>
          <w:szCs w:val="24"/>
          <w:u w:val="single"/>
        </w:rPr>
      </w:pPr>
      <w:r w:rsidRPr="00645CE8">
        <w:rPr>
          <w:rFonts w:asciiTheme="minorBidi" w:hAnsiTheme="minorBidi" w:cstheme="minorBidi"/>
          <w:b/>
          <w:bCs/>
          <w:sz w:val="24"/>
          <w:szCs w:val="24"/>
          <w:u w:val="single"/>
          <w:bdr w:val="none" w:sz="0" w:space="0" w:color="auto" w:frame="1"/>
          <w:rtl/>
        </w:rPr>
        <w:t>בחינות</w:t>
      </w:r>
    </w:p>
    <w:p w14:paraId="00AF2FDE" w14:textId="77777777" w:rsidR="00F50562" w:rsidRPr="00645CE8" w:rsidRDefault="00F50562" w:rsidP="00F50562">
      <w:pPr>
        <w:pStyle w:val="ad"/>
        <w:numPr>
          <w:ilvl w:val="1"/>
          <w:numId w:val="8"/>
        </w:numPr>
        <w:spacing w:after="120"/>
        <w:contextualSpacing w:val="0"/>
        <w:rPr>
          <w:rFonts w:asciiTheme="minorBidi" w:hAnsiTheme="minorBidi" w:cstheme="minorBidi"/>
          <w:b/>
          <w:bCs/>
          <w:sz w:val="24"/>
          <w:szCs w:val="24"/>
          <w:u w:val="single"/>
        </w:rPr>
      </w:pPr>
      <w:r w:rsidRPr="00645CE8">
        <w:rPr>
          <w:rFonts w:asciiTheme="minorBidi" w:hAnsiTheme="minorBidi" w:cstheme="minorBidi"/>
          <w:sz w:val="24"/>
          <w:szCs w:val="24"/>
          <w:bdr w:val="none" w:sz="0" w:space="0" w:color="auto" w:frame="1"/>
          <w:rtl/>
        </w:rPr>
        <w:t>סטודנטית הנעדרת מבחינה בשל אירוע מזכה סמוך, גם אם נעדרה פחות מ-21 ימים, זכאית להיבחן במועד מיוחד בהתאם לקבוע</w:t>
      </w:r>
      <w:r w:rsidRPr="00645CE8">
        <w:rPr>
          <w:rFonts w:asciiTheme="minorBidi" w:hAnsiTheme="minorBidi" w:cstheme="minorBidi"/>
          <w:sz w:val="24"/>
          <w:szCs w:val="24"/>
          <w:rtl/>
        </w:rPr>
        <w:t> </w:t>
      </w:r>
      <w:hyperlink r:id="rId38" w:history="1">
        <w:r w:rsidRPr="00645CE8">
          <w:rPr>
            <w:rFonts w:asciiTheme="minorBidi" w:hAnsiTheme="minorBidi" w:cstheme="minorBidi"/>
            <w:sz w:val="24"/>
            <w:szCs w:val="24"/>
            <w:rtl/>
          </w:rPr>
          <w:t xml:space="preserve">בנהלי הוראה ולימודים. </w:t>
        </w:r>
      </w:hyperlink>
    </w:p>
    <w:p w14:paraId="5BCC122B"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סטודנטית הצפויה להיעדר מבחינה בשל טיפול פוריות שמטיבו לא ניתן לבצעו במועד חלופי, זכאית להיבחן במועד מיוחד בהתאם לקבוע </w:t>
      </w:r>
      <w:hyperlink r:id="rId39" w:history="1">
        <w:r w:rsidRPr="00645CE8">
          <w:rPr>
            <w:rFonts w:asciiTheme="minorBidi" w:hAnsiTheme="minorBidi" w:cstheme="minorBidi"/>
            <w:sz w:val="24"/>
            <w:szCs w:val="24"/>
            <w:bdr w:val="none" w:sz="0" w:space="0" w:color="auto" w:frame="1"/>
            <w:rtl/>
          </w:rPr>
          <w:t>בנהלי הוראה ולימודים.</w:t>
        </w:r>
      </w:hyperlink>
    </w:p>
    <w:p w14:paraId="3EE1D024" w14:textId="77777777" w:rsidR="00F50562" w:rsidRPr="00645CE8" w:rsidRDefault="00F50562" w:rsidP="00F50562">
      <w:pPr>
        <w:ind w:left="1080"/>
        <w:rPr>
          <w:rFonts w:asciiTheme="minorBidi" w:hAnsiTheme="minorBidi" w:cstheme="minorBidi"/>
          <w:sz w:val="24"/>
          <w:szCs w:val="24"/>
        </w:rPr>
      </w:pPr>
      <w:r w:rsidRPr="00645CE8">
        <w:rPr>
          <w:rFonts w:asciiTheme="minorBidi" w:hAnsiTheme="minorBidi" w:cstheme="minorBidi"/>
          <w:sz w:val="24"/>
          <w:szCs w:val="24"/>
          <w:bdr w:val="none" w:sz="0" w:space="0" w:color="auto" w:frame="1"/>
          <w:rtl/>
        </w:rPr>
        <w:t>ג' סטודנטית לאחר אירוע מזכה, הנעדרת מבחינה בתקופה של עד 14 שבועות מיום האירוע המזכה, זכאית להיבחן במועד מיוחד בהתאם לקבוע </w:t>
      </w:r>
      <w:hyperlink r:id="rId40" w:history="1">
        <w:hyperlink r:id="rId41" w:history="1">
          <w:r w:rsidRPr="00645CE8">
            <w:rPr>
              <w:rStyle w:val="Hyperlink"/>
              <w:rFonts w:asciiTheme="minorBidi" w:hAnsiTheme="minorBidi" w:cstheme="minorBidi"/>
              <w:color w:val="auto"/>
              <w:sz w:val="24"/>
              <w:szCs w:val="24"/>
              <w:rtl/>
            </w:rPr>
            <w:t>בנהלי הוראה ולימודים גם אם נגשה בתקופת ימי הזכאות למבחן</w:t>
          </w:r>
        </w:hyperlink>
        <w:hyperlink r:id="rId42" w:history="1">
          <w:r w:rsidRPr="00645CE8">
            <w:rPr>
              <w:rStyle w:val="Hyperlink"/>
              <w:rFonts w:asciiTheme="minorBidi" w:hAnsiTheme="minorBidi" w:cstheme="minorBidi"/>
              <w:color w:val="auto"/>
              <w:sz w:val="24"/>
              <w:szCs w:val="24"/>
              <w:rtl/>
            </w:rPr>
            <w:t>.</w:t>
          </w:r>
        </w:hyperlink>
        <w:r w:rsidRPr="00645CE8">
          <w:rPr>
            <w:rFonts w:asciiTheme="minorBidi" w:hAnsiTheme="minorBidi" w:cstheme="minorBidi"/>
            <w:sz w:val="24"/>
            <w:szCs w:val="24"/>
            <w:bdr w:val="none" w:sz="0" w:space="0" w:color="auto" w:frame="1"/>
            <w:rtl/>
          </w:rPr>
          <w:t xml:space="preserve"> .</w:t>
        </w:r>
      </w:hyperlink>
      <w:r w:rsidRPr="00645CE8">
        <w:rPr>
          <w:rFonts w:asciiTheme="minorBidi" w:hAnsiTheme="minorBidi" w:cstheme="minorBidi"/>
          <w:sz w:val="24"/>
          <w:szCs w:val="24"/>
          <w:bdr w:val="none" w:sz="0" w:space="0" w:color="auto" w:frame="1"/>
          <w:rtl/>
        </w:rPr>
        <w:t xml:space="preserve"> </w:t>
      </w:r>
      <w:r w:rsidRPr="00645CE8">
        <w:rPr>
          <w:rFonts w:asciiTheme="minorBidi" w:hAnsiTheme="minorBidi" w:cstheme="minorBidi"/>
          <w:sz w:val="24"/>
          <w:szCs w:val="24"/>
          <w:rtl/>
        </w:rPr>
        <w:t xml:space="preserve">יובהר, כי בסך </w:t>
      </w:r>
      <w:proofErr w:type="spellStart"/>
      <w:r w:rsidRPr="00645CE8">
        <w:rPr>
          <w:rFonts w:asciiTheme="minorBidi" w:hAnsiTheme="minorBidi" w:cstheme="minorBidi"/>
          <w:sz w:val="24"/>
          <w:szCs w:val="24"/>
          <w:rtl/>
        </w:rPr>
        <w:t>הכל</w:t>
      </w:r>
      <w:proofErr w:type="spellEnd"/>
      <w:r w:rsidRPr="00645CE8">
        <w:rPr>
          <w:rFonts w:asciiTheme="minorBidi" w:hAnsiTheme="minorBidi" w:cstheme="minorBidi"/>
          <w:sz w:val="24"/>
          <w:szCs w:val="24"/>
          <w:rtl/>
        </w:rPr>
        <w:t xml:space="preserve"> תהיה הסטודנטית זכאית לגשת לשני מועדי בחינה ולא יותר מכך.</w:t>
      </w:r>
    </w:p>
    <w:p w14:paraId="77FAD62F" w14:textId="77777777" w:rsidR="00F50562" w:rsidRPr="00645CE8" w:rsidRDefault="00F50562" w:rsidP="00F50562">
      <w:pPr>
        <w:spacing w:after="12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ד' סטודנטית בהיריון זכאית לצאת לשירותים במהלך בחינה.</w:t>
      </w:r>
    </w:p>
    <w:p w14:paraId="6CF7B27F" w14:textId="77777777" w:rsidR="00F50562" w:rsidRPr="00645CE8" w:rsidRDefault="00F50562" w:rsidP="00F50562">
      <w:pPr>
        <w:spacing w:after="120"/>
        <w:rPr>
          <w:rFonts w:asciiTheme="minorBidi" w:hAnsiTheme="minorBidi" w:cstheme="minorBidi"/>
          <w:b/>
          <w:bCs/>
          <w:sz w:val="24"/>
          <w:szCs w:val="24"/>
          <w:u w:val="single"/>
        </w:rPr>
      </w:pPr>
      <w:r w:rsidRPr="00645CE8">
        <w:rPr>
          <w:rFonts w:asciiTheme="minorBidi" w:hAnsiTheme="minorBidi" w:cstheme="minorBidi"/>
          <w:sz w:val="24"/>
          <w:szCs w:val="24"/>
          <w:bdr w:val="none" w:sz="0" w:space="0" w:color="auto" w:frame="1"/>
          <w:rtl/>
        </w:rPr>
        <w:t>ה' סטודנטית בהיריון זכאית לתוספת של25% ממשך הבחינה.</w:t>
      </w:r>
    </w:p>
    <w:p w14:paraId="7587A1DA" w14:textId="77777777" w:rsidR="00F50562" w:rsidRPr="00645CE8" w:rsidRDefault="00F50562" w:rsidP="00F50562">
      <w:pPr>
        <w:spacing w:after="120"/>
        <w:rPr>
          <w:rFonts w:asciiTheme="minorBidi" w:hAnsiTheme="minorBidi" w:cstheme="minorBidi"/>
          <w:b/>
          <w:bCs/>
          <w:sz w:val="24"/>
          <w:szCs w:val="24"/>
          <w:u w:val="single"/>
        </w:rPr>
      </w:pPr>
      <w:r w:rsidRPr="00645CE8">
        <w:rPr>
          <w:rFonts w:asciiTheme="minorBidi" w:hAnsiTheme="minorBidi" w:cstheme="minorBidi"/>
          <w:sz w:val="24"/>
          <w:szCs w:val="24"/>
          <w:bdr w:val="none" w:sz="0" w:space="0" w:color="auto" w:frame="1"/>
          <w:rtl/>
        </w:rPr>
        <w:t xml:space="preserve">ו' במקרה שבו זכאית סטודנטית בהיריון לתוספת זמן גם מסיבה אחרת, ייקבע שיעור התוספת הכולל לפי הגבוה </w:t>
      </w:r>
      <w:proofErr w:type="spellStart"/>
      <w:r w:rsidRPr="00645CE8">
        <w:rPr>
          <w:rFonts w:asciiTheme="minorBidi" w:hAnsiTheme="minorBidi" w:cstheme="minorBidi"/>
          <w:sz w:val="24"/>
          <w:szCs w:val="24"/>
          <w:bdr w:val="none" w:sz="0" w:space="0" w:color="auto" w:frame="1"/>
          <w:rtl/>
        </w:rPr>
        <w:t>מביניהם</w:t>
      </w:r>
      <w:proofErr w:type="spellEnd"/>
      <w:r w:rsidRPr="00645CE8">
        <w:rPr>
          <w:rFonts w:asciiTheme="minorBidi" w:hAnsiTheme="minorBidi" w:cstheme="minorBidi"/>
          <w:sz w:val="24"/>
          <w:szCs w:val="24"/>
          <w:bdr w:val="none" w:sz="0" w:space="0" w:color="auto" w:frame="1"/>
          <w:rtl/>
        </w:rPr>
        <w:t>.</w:t>
      </w:r>
    </w:p>
    <w:p w14:paraId="6F5921CD" w14:textId="77777777" w:rsidR="00F50562" w:rsidRPr="00645CE8" w:rsidRDefault="00F50562" w:rsidP="00F50562">
      <w:pPr>
        <w:spacing w:after="120"/>
        <w:rPr>
          <w:rFonts w:asciiTheme="minorBidi" w:hAnsiTheme="minorBidi" w:cstheme="minorBidi"/>
          <w:b/>
          <w:bCs/>
          <w:sz w:val="24"/>
          <w:szCs w:val="24"/>
          <w:u w:val="single"/>
          <w:rtl/>
        </w:rPr>
      </w:pPr>
      <w:r w:rsidRPr="00645CE8">
        <w:rPr>
          <w:rFonts w:asciiTheme="minorBidi" w:hAnsiTheme="minorBidi" w:cstheme="minorBidi"/>
          <w:sz w:val="24"/>
          <w:szCs w:val="24"/>
          <w:bdr w:val="none" w:sz="0" w:space="0" w:color="auto" w:frame="1"/>
          <w:rtl/>
        </w:rPr>
        <w:t>ז' סטודנטית הנעדרת בשל אירוע מזכה מבחינה סופית בקורס המהווה דרישה מוקדמת, זכאית ללמוד על תנאי בקורס מתקדם או בשנה מתקדמת עד להשלמת הבחינה.</w:t>
      </w:r>
    </w:p>
    <w:p w14:paraId="4972AE2F" w14:textId="77777777" w:rsidR="00F50562" w:rsidRPr="00645CE8" w:rsidRDefault="00F50562" w:rsidP="00F50562">
      <w:pPr>
        <w:pStyle w:val="ad"/>
        <w:numPr>
          <w:ilvl w:val="0"/>
          <w:numId w:val="8"/>
        </w:numPr>
        <w:spacing w:after="120"/>
        <w:contextualSpacing w:val="0"/>
        <w:rPr>
          <w:rFonts w:asciiTheme="minorBidi" w:hAnsiTheme="minorBidi" w:cstheme="minorBidi"/>
          <w:b/>
          <w:bCs/>
          <w:sz w:val="24"/>
          <w:szCs w:val="24"/>
          <w:u w:val="single"/>
          <w:bdr w:val="none" w:sz="0" w:space="0" w:color="auto" w:frame="1"/>
        </w:rPr>
      </w:pPr>
      <w:r w:rsidRPr="00645CE8">
        <w:rPr>
          <w:rFonts w:asciiTheme="minorBidi" w:hAnsiTheme="minorBidi" w:cstheme="minorBidi"/>
          <w:b/>
          <w:bCs/>
          <w:sz w:val="24"/>
          <w:szCs w:val="24"/>
          <w:u w:val="single"/>
          <w:bdr w:val="none" w:sz="0" w:space="0" w:color="auto" w:frame="1"/>
          <w:rtl/>
        </w:rPr>
        <w:t>הארכת לימודים</w:t>
      </w:r>
    </w:p>
    <w:p w14:paraId="4F910C87" w14:textId="77777777" w:rsidR="00F50562" w:rsidRPr="00645CE8" w:rsidRDefault="00F50562" w:rsidP="00F50562">
      <w:pPr>
        <w:pStyle w:val="ad"/>
        <w:numPr>
          <w:ilvl w:val="1"/>
          <w:numId w:val="8"/>
        </w:numPr>
        <w:rPr>
          <w:rFonts w:asciiTheme="minorBidi" w:hAnsiTheme="minorBidi" w:cstheme="minorBidi"/>
          <w:sz w:val="24"/>
          <w:szCs w:val="24"/>
        </w:rPr>
      </w:pPr>
      <w:r w:rsidRPr="00645CE8">
        <w:rPr>
          <w:rFonts w:asciiTheme="minorBidi" w:hAnsiTheme="minorBidi" w:cstheme="minorBidi"/>
          <w:sz w:val="24"/>
          <w:szCs w:val="24"/>
          <w:rtl/>
        </w:rPr>
        <w:t>סטודנטית או סטודנט שנעדר בשל אירוע מזכה יהיה זכאי להאריך את לימודיו בשני סמסטרים, בהתאמה להיקף הלימודים שהפסיד בשל האירוע המזכה, וזאת בלי שיחויב בשכר לימוד או בכל תשלום נוסף בשל הארכה זו (כגון חיוב בתקורה בגין שכר לימוד הנמוך מ50%, וחיוב בתקורה בגין גרירת לימודים בעת חריגה משנות התקן, עבור חריגה של שנת לימודים אחת).</w:t>
      </w:r>
    </w:p>
    <w:p w14:paraId="0A9A6D84" w14:textId="77777777" w:rsidR="00F50562" w:rsidRPr="00645CE8" w:rsidRDefault="00F50562" w:rsidP="00F50562">
      <w:pPr>
        <w:pStyle w:val="ad"/>
        <w:numPr>
          <w:ilvl w:val="1"/>
          <w:numId w:val="8"/>
        </w:numPr>
        <w:spacing w:after="150"/>
        <w:rPr>
          <w:rFonts w:asciiTheme="minorBidi" w:hAnsiTheme="minorBidi" w:cstheme="minorBidi"/>
          <w:sz w:val="24"/>
          <w:szCs w:val="24"/>
        </w:rPr>
      </w:pPr>
      <w:r w:rsidRPr="00645CE8">
        <w:rPr>
          <w:rFonts w:asciiTheme="minorBidi" w:hAnsiTheme="minorBidi" w:cstheme="minorBidi"/>
          <w:sz w:val="24"/>
          <w:szCs w:val="24"/>
          <w:rtl/>
        </w:rPr>
        <w:t xml:space="preserve">בקשה להארכה כאמור תוגש באמצעות רכזת מגדר והורות בשנה שבה הסטודנטית או הסטודנט האריך את לימודיו. </w:t>
      </w:r>
    </w:p>
    <w:p w14:paraId="61680597" w14:textId="77777777" w:rsidR="00F50562" w:rsidRPr="00645CE8" w:rsidRDefault="00F50562" w:rsidP="00F50562">
      <w:pPr>
        <w:pStyle w:val="ad"/>
        <w:spacing w:after="150"/>
        <w:ind w:left="1440"/>
        <w:rPr>
          <w:rFonts w:asciiTheme="minorBidi" w:hAnsiTheme="minorBidi" w:cstheme="minorBidi"/>
          <w:sz w:val="24"/>
          <w:szCs w:val="24"/>
        </w:rPr>
      </w:pPr>
    </w:p>
    <w:p w14:paraId="6EAB6B3D" w14:textId="77777777" w:rsidR="00F50562" w:rsidRPr="00645CE8" w:rsidRDefault="00F50562" w:rsidP="00F50562">
      <w:pPr>
        <w:pStyle w:val="ad"/>
        <w:numPr>
          <w:ilvl w:val="0"/>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b/>
          <w:bCs/>
          <w:sz w:val="24"/>
          <w:szCs w:val="24"/>
          <w:u w:val="single"/>
          <w:bdr w:val="none" w:sz="0" w:space="0" w:color="auto" w:frame="1"/>
          <w:rtl/>
        </w:rPr>
        <w:t>הגשת תכנית לימודים</w:t>
      </w:r>
    </w:p>
    <w:p w14:paraId="413DE6E4" w14:textId="77777777" w:rsidR="00F50562" w:rsidRPr="00645CE8" w:rsidRDefault="00F50562" w:rsidP="00F50562">
      <w:pPr>
        <w:pStyle w:val="ad"/>
        <w:spacing w:after="120"/>
        <w:contextualSpacing w:val="0"/>
        <w:rPr>
          <w:rFonts w:asciiTheme="minorBidi" w:hAnsiTheme="minorBidi" w:cstheme="minorBidi"/>
          <w:sz w:val="24"/>
          <w:szCs w:val="24"/>
          <w:bdr w:val="none" w:sz="0" w:space="0" w:color="auto" w:frame="1"/>
          <w:rtl/>
        </w:rPr>
      </w:pPr>
      <w:r w:rsidRPr="00645CE8">
        <w:rPr>
          <w:rFonts w:asciiTheme="minorBidi" w:hAnsiTheme="minorBidi" w:cstheme="minorBidi"/>
          <w:sz w:val="24"/>
          <w:szCs w:val="24"/>
          <w:bdr w:val="none" w:sz="0" w:space="0" w:color="auto" w:frame="1"/>
          <w:rtl/>
        </w:rPr>
        <w:t xml:space="preserve">סטודנטית שאיחרה בהגשת תכנית לימודים או תכנית שינויים מחמת לידה, זכאית לפטור מתשלום דמי איחור (2.5% משכר הלימוד), בכפוף להגשת בקשה לרכזת הורות. </w:t>
      </w:r>
    </w:p>
    <w:p w14:paraId="7ECF89AC" w14:textId="77777777" w:rsidR="00F50562" w:rsidRPr="00645CE8" w:rsidRDefault="00F50562" w:rsidP="00F50562">
      <w:pPr>
        <w:pStyle w:val="ad"/>
        <w:numPr>
          <w:ilvl w:val="0"/>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b/>
          <w:bCs/>
          <w:sz w:val="24"/>
          <w:szCs w:val="24"/>
          <w:u w:val="single"/>
          <w:bdr w:val="none" w:sz="0" w:space="0" w:color="auto" w:frame="1"/>
          <w:rtl/>
        </w:rPr>
        <w:t>חניה בקמפוס או בסביבתו</w:t>
      </w:r>
    </w:p>
    <w:p w14:paraId="7AE18B4F"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מהחודש השביעי להריונה ועד חודש לאחר הלידה, רשאית סטודנטית לחנות, בלא תשלום, בקרבה למקום הלימודים.</w:t>
      </w:r>
    </w:p>
    <w:p w14:paraId="39AA5168"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לקבלת אישור חניה, יש לפנות ל</w:t>
      </w:r>
      <w:r w:rsidRPr="00645CE8">
        <w:rPr>
          <w:rFonts w:asciiTheme="minorBidi" w:hAnsiTheme="minorBidi" w:cstheme="minorBidi"/>
          <w:b/>
          <w:bCs/>
          <w:sz w:val="24"/>
          <w:szCs w:val="24"/>
          <w:bdr w:val="none" w:sz="0" w:space="0" w:color="auto" w:frame="1"/>
          <w:rtl/>
        </w:rPr>
        <w:t>אגף הביטחון</w:t>
      </w:r>
      <w:r w:rsidRPr="00645CE8">
        <w:rPr>
          <w:rFonts w:asciiTheme="minorBidi" w:hAnsiTheme="minorBidi" w:cstheme="minorBidi"/>
          <w:sz w:val="24"/>
          <w:szCs w:val="24"/>
          <w:bdr w:val="none" w:sz="0" w:space="0" w:color="auto" w:frame="1"/>
          <w:rtl/>
        </w:rPr>
        <w:t>* לפחות שבועיים לפני תחילת תקופת הזכאות. יש לצרף לבקשה רישיון נהיגה, רישיון רכב ואישור רפואי מתאים או אישור מרכזת ההורות.</w:t>
      </w:r>
    </w:p>
    <w:p w14:paraId="5601D86C"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בבקשות החורגות מהתקופה שהוגדרה – יש לפנות לרכזת הורות.</w:t>
      </w:r>
    </w:p>
    <w:p w14:paraId="1FD898AE" w14:textId="77777777" w:rsidR="00F50562" w:rsidRPr="00645CE8" w:rsidRDefault="00F50562" w:rsidP="00F50562">
      <w:pPr>
        <w:pStyle w:val="ad"/>
        <w:numPr>
          <w:ilvl w:val="0"/>
          <w:numId w:val="8"/>
        </w:numPr>
        <w:spacing w:after="120"/>
        <w:contextualSpacing w:val="0"/>
        <w:rPr>
          <w:rFonts w:asciiTheme="minorBidi" w:hAnsiTheme="minorBidi" w:cstheme="minorBidi"/>
          <w:b/>
          <w:bCs/>
          <w:sz w:val="24"/>
          <w:szCs w:val="24"/>
          <w:u w:val="single"/>
          <w:bdr w:val="none" w:sz="0" w:space="0" w:color="auto" w:frame="1"/>
        </w:rPr>
      </w:pPr>
      <w:r w:rsidRPr="00645CE8">
        <w:rPr>
          <w:rFonts w:asciiTheme="minorBidi" w:hAnsiTheme="minorBidi" w:cstheme="minorBidi"/>
          <w:b/>
          <w:bCs/>
          <w:sz w:val="24"/>
          <w:szCs w:val="24"/>
          <w:u w:val="single"/>
          <w:bdr w:val="none" w:sz="0" w:space="0" w:color="auto" w:frame="1"/>
          <w:rtl/>
        </w:rPr>
        <w:t>סטודנטיות לתארים מתקדמים</w:t>
      </w:r>
    </w:p>
    <w:p w14:paraId="5365FED6"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 xml:space="preserve">סטודנטית לתואר מתקדם רשאית לבקש דחייה בהגשת עבודת התזה / הדוקטורט שלה לשיפוט, בידיעת המדריך. </w:t>
      </w:r>
    </w:p>
    <w:p w14:paraId="0AEE375B"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 xml:space="preserve">סטודנטית לתואר מוסמך תגיש בקשה לדחייה בכתב לרכזת הורות. </w:t>
      </w:r>
    </w:p>
    <w:p w14:paraId="6FCE48D7"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tl/>
        </w:rPr>
      </w:pPr>
      <w:r w:rsidRPr="00645CE8">
        <w:rPr>
          <w:rFonts w:asciiTheme="minorBidi" w:hAnsiTheme="minorBidi" w:cstheme="minorBidi"/>
          <w:sz w:val="24"/>
          <w:szCs w:val="24"/>
          <w:bdr w:val="none" w:sz="0" w:space="0" w:color="auto" w:frame="1"/>
          <w:rtl/>
        </w:rPr>
        <w:t xml:space="preserve">סטודנטית לתואר דוקטור תגיש בקשה לדחייה בכתב לרשות לתלמידי מחקר. הרשות לתלמידי מחקר נוהגת להעניק ארכה </w:t>
      </w:r>
      <w:r w:rsidRPr="00645CE8">
        <w:rPr>
          <w:rFonts w:asciiTheme="minorBidi" w:hAnsiTheme="minorBidi" w:cstheme="minorBidi"/>
          <w:sz w:val="24"/>
          <w:szCs w:val="24"/>
          <w:rtl/>
        </w:rPr>
        <w:t>בשני סמסטרים</w:t>
      </w:r>
      <w:r w:rsidRPr="00645CE8">
        <w:rPr>
          <w:rFonts w:asciiTheme="minorBidi" w:hAnsiTheme="minorBidi" w:cstheme="minorBidi"/>
          <w:sz w:val="24"/>
          <w:szCs w:val="24"/>
          <w:bdr w:val="none" w:sz="0" w:space="0" w:color="auto" w:frame="1"/>
          <w:rtl/>
        </w:rPr>
        <w:t xml:space="preserve">, בשל לידה, להגשת עבודת דוקטור ולמטלות אחרות. </w:t>
      </w:r>
    </w:p>
    <w:p w14:paraId="57CD5571" w14:textId="77777777" w:rsidR="00F50562" w:rsidRPr="00645CE8" w:rsidRDefault="00F50562" w:rsidP="00F50562">
      <w:pPr>
        <w:pStyle w:val="ad"/>
        <w:numPr>
          <w:ilvl w:val="0"/>
          <w:numId w:val="8"/>
        </w:numPr>
        <w:spacing w:after="120"/>
        <w:contextualSpacing w:val="0"/>
        <w:rPr>
          <w:rFonts w:asciiTheme="minorBidi" w:hAnsiTheme="minorBidi" w:cstheme="minorBidi"/>
          <w:b/>
          <w:bCs/>
          <w:sz w:val="24"/>
          <w:szCs w:val="24"/>
          <w:u w:val="single"/>
          <w:bdr w:val="none" w:sz="0" w:space="0" w:color="auto" w:frame="1"/>
        </w:rPr>
      </w:pPr>
      <w:r w:rsidRPr="00645CE8">
        <w:rPr>
          <w:rFonts w:asciiTheme="minorBidi" w:hAnsiTheme="minorBidi" w:cstheme="minorBidi"/>
          <w:b/>
          <w:bCs/>
          <w:sz w:val="24"/>
          <w:szCs w:val="24"/>
          <w:bdr w:val="none" w:sz="0" w:space="0" w:color="auto" w:frame="1"/>
          <w:rtl/>
        </w:rPr>
        <w:t xml:space="preserve"> </w:t>
      </w:r>
      <w:r w:rsidRPr="00645CE8">
        <w:rPr>
          <w:rFonts w:asciiTheme="minorBidi" w:hAnsiTheme="minorBidi" w:cstheme="minorBidi"/>
          <w:b/>
          <w:bCs/>
          <w:sz w:val="24"/>
          <w:szCs w:val="24"/>
          <w:u w:val="single"/>
          <w:bdr w:val="none" w:sz="0" w:space="0" w:color="auto" w:frame="1"/>
          <w:rtl/>
        </w:rPr>
        <w:t>מלגה למחקר</w:t>
      </w:r>
    </w:p>
    <w:p w14:paraId="7B53BB45" w14:textId="77777777" w:rsidR="00F50562" w:rsidRPr="00645CE8" w:rsidRDefault="00F50562" w:rsidP="00F50562">
      <w:pPr>
        <w:pStyle w:val="ad"/>
        <w:numPr>
          <w:ilvl w:val="2"/>
          <w:numId w:val="38"/>
        </w:numPr>
        <w:spacing w:after="150"/>
        <w:rPr>
          <w:rFonts w:asciiTheme="minorBidi" w:hAnsiTheme="minorBidi" w:cstheme="minorBidi"/>
          <w:sz w:val="24"/>
          <w:szCs w:val="24"/>
        </w:rPr>
      </w:pPr>
      <w:r w:rsidRPr="00645CE8">
        <w:rPr>
          <w:rFonts w:asciiTheme="minorBidi" w:hAnsiTheme="minorBidi" w:cstheme="minorBidi"/>
          <w:sz w:val="24"/>
          <w:szCs w:val="24"/>
          <w:rtl/>
        </w:rPr>
        <w:t xml:space="preserve">סטודנטית לתואר מתקדם לרבות פוסט דוקטורנטית הנעדרת בשל אירוע מזכה זכאית להמשיך לקבל מלגה גם במהלך תקופת ההיעדרות, לתקופה של עד 15 שבועות לאחר האירוע המזכה. </w:t>
      </w:r>
    </w:p>
    <w:p w14:paraId="5644437F" w14:textId="77777777" w:rsidR="00F50562" w:rsidRPr="00645CE8" w:rsidRDefault="00F50562" w:rsidP="00F50562">
      <w:pPr>
        <w:pStyle w:val="ad"/>
        <w:numPr>
          <w:ilvl w:val="2"/>
          <w:numId w:val="38"/>
        </w:numPr>
        <w:spacing w:after="150"/>
        <w:rPr>
          <w:rFonts w:asciiTheme="minorBidi" w:hAnsiTheme="minorBidi" w:cstheme="minorBidi"/>
          <w:sz w:val="24"/>
          <w:szCs w:val="24"/>
          <w:rtl/>
        </w:rPr>
      </w:pPr>
      <w:r w:rsidRPr="00645CE8">
        <w:rPr>
          <w:rFonts w:asciiTheme="minorBidi" w:hAnsiTheme="minorBidi" w:cstheme="minorBidi"/>
          <w:sz w:val="24"/>
          <w:szCs w:val="24"/>
          <w:rtl/>
        </w:rPr>
        <w:t xml:space="preserve">עם תום תקופת המלגה תהיה הסטודנטית זכאית להארכה של המלגה לתקופה השווה באורכה לתקופת היעדרותה בתשלום ולא יותר מ-15 שבועות, ובתנאי שהסטודנטית עדיין לומדת באוניברסיטה העברית. </w:t>
      </w:r>
    </w:p>
    <w:p w14:paraId="13DE3BAD" w14:textId="77777777" w:rsidR="00F50562" w:rsidRPr="00645CE8" w:rsidRDefault="00F50562" w:rsidP="00F50562">
      <w:pPr>
        <w:pStyle w:val="ad"/>
        <w:numPr>
          <w:ilvl w:val="2"/>
          <w:numId w:val="38"/>
        </w:numPr>
        <w:spacing w:after="150"/>
        <w:rPr>
          <w:rFonts w:asciiTheme="minorBidi" w:hAnsiTheme="minorBidi" w:cstheme="minorBidi"/>
          <w:sz w:val="24"/>
          <w:szCs w:val="24"/>
        </w:rPr>
      </w:pPr>
      <w:r w:rsidRPr="00645CE8">
        <w:rPr>
          <w:rFonts w:asciiTheme="minorBidi" w:hAnsiTheme="minorBidi" w:cstheme="minorBidi"/>
          <w:sz w:val="24"/>
          <w:szCs w:val="24"/>
          <w:rtl/>
        </w:rPr>
        <w:t xml:space="preserve">יובהר כי אם במהלך תקופת ההיעדרות בשל אירוע מזכה, הסתיימה תקופת הזכאות למלגה, הארכת המלגה כאמור בסעיף קטן (ב) תהא רק לתקופה המקבילה להיעדרות שבה הייתה הסטודנטית זכאית למלגה ובתנאי שהסטודנטית עדיין לומדת באוניברסיטה העברית. </w:t>
      </w:r>
    </w:p>
    <w:p w14:paraId="4FA41BD6" w14:textId="77777777" w:rsidR="00F50562" w:rsidRPr="00645CE8" w:rsidRDefault="00F50562" w:rsidP="00F50562">
      <w:pPr>
        <w:pStyle w:val="ad"/>
        <w:numPr>
          <w:ilvl w:val="2"/>
          <w:numId w:val="38"/>
        </w:numPr>
        <w:spacing w:after="150"/>
        <w:rPr>
          <w:rFonts w:asciiTheme="minorBidi" w:hAnsiTheme="minorBidi" w:cstheme="minorBidi"/>
          <w:sz w:val="24"/>
          <w:szCs w:val="24"/>
          <w:rtl/>
        </w:rPr>
      </w:pPr>
      <w:r w:rsidRPr="00645CE8">
        <w:rPr>
          <w:rFonts w:asciiTheme="minorBidi" w:hAnsiTheme="minorBidi" w:cstheme="minorBidi"/>
          <w:sz w:val="24"/>
          <w:szCs w:val="24"/>
          <w:rtl/>
        </w:rPr>
        <w:t>השתלמות פוסט-</w:t>
      </w:r>
      <w:proofErr w:type="spellStart"/>
      <w:r w:rsidRPr="00645CE8">
        <w:rPr>
          <w:rFonts w:asciiTheme="minorBidi" w:hAnsiTheme="minorBidi" w:cstheme="minorBidi"/>
          <w:sz w:val="24"/>
          <w:szCs w:val="24"/>
          <w:rtl/>
        </w:rPr>
        <w:t>דוקטורלית</w:t>
      </w:r>
      <w:proofErr w:type="spellEnd"/>
      <w:r w:rsidRPr="00645CE8">
        <w:rPr>
          <w:rFonts w:asciiTheme="minorBidi" w:hAnsiTheme="minorBidi" w:cstheme="minorBidi"/>
          <w:sz w:val="24"/>
          <w:szCs w:val="24"/>
          <w:rtl/>
        </w:rPr>
        <w:t xml:space="preserve"> תחל לא יאוחר מחמש שנים לאחר אישור תואר הדוקטור. </w:t>
      </w:r>
    </w:p>
    <w:p w14:paraId="65CCBF3A" w14:textId="77777777" w:rsidR="00F50562" w:rsidRPr="00645CE8" w:rsidRDefault="00F50562" w:rsidP="00F50562">
      <w:pPr>
        <w:pStyle w:val="ad"/>
        <w:numPr>
          <w:ilvl w:val="2"/>
          <w:numId w:val="38"/>
        </w:numPr>
        <w:spacing w:after="150"/>
        <w:rPr>
          <w:rFonts w:asciiTheme="minorBidi" w:hAnsiTheme="minorBidi" w:cstheme="minorBidi"/>
          <w:sz w:val="24"/>
          <w:szCs w:val="24"/>
        </w:rPr>
      </w:pPr>
      <w:r w:rsidRPr="00645CE8">
        <w:rPr>
          <w:rFonts w:asciiTheme="minorBidi" w:hAnsiTheme="minorBidi" w:cstheme="minorBidi"/>
          <w:sz w:val="24"/>
          <w:szCs w:val="24"/>
          <w:rtl/>
        </w:rPr>
        <w:t>מעמד של פוסט-דוקטורנט ומלגה פוסט-</w:t>
      </w:r>
      <w:proofErr w:type="spellStart"/>
      <w:r w:rsidRPr="00645CE8">
        <w:rPr>
          <w:rFonts w:asciiTheme="minorBidi" w:hAnsiTheme="minorBidi" w:cstheme="minorBidi"/>
          <w:sz w:val="24"/>
          <w:szCs w:val="24"/>
          <w:rtl/>
        </w:rPr>
        <w:t>דוקטורלית</w:t>
      </w:r>
      <w:proofErr w:type="spellEnd"/>
      <w:r w:rsidRPr="00645CE8">
        <w:rPr>
          <w:rFonts w:asciiTheme="minorBidi" w:hAnsiTheme="minorBidi" w:cstheme="minorBidi"/>
          <w:sz w:val="24"/>
          <w:szCs w:val="24"/>
          <w:rtl/>
        </w:rPr>
        <w:t xml:space="preserve"> יוכלו להינתן לתקופה שלא תעלה על ארבע שנים.</w:t>
      </w:r>
      <w:r w:rsidRPr="00645CE8">
        <w:rPr>
          <w:rFonts w:asciiTheme="minorBidi" w:hAnsiTheme="minorBidi" w:cstheme="minorBidi"/>
          <w:sz w:val="24"/>
          <w:szCs w:val="24"/>
          <w:rtl/>
        </w:rPr>
        <w:br/>
        <w:t xml:space="preserve">למשתלמות פוסט-דוקטורט, לעניין התקופות האמורות בסעיפים ד ו ה לעיל, לא תובא בחשבון תקופה של שנה אחת בגין כל לידה במהלך התקופה הרלוונטית. </w:t>
      </w:r>
    </w:p>
    <w:p w14:paraId="7AD0EFC7" w14:textId="77777777" w:rsidR="00F50562" w:rsidRPr="00645CE8" w:rsidRDefault="00F50562" w:rsidP="00F50562">
      <w:pPr>
        <w:spacing w:after="150"/>
        <w:ind w:left="992"/>
        <w:rPr>
          <w:rFonts w:asciiTheme="minorBidi" w:hAnsiTheme="minorBidi" w:cstheme="minorBidi"/>
          <w:sz w:val="24"/>
          <w:szCs w:val="24"/>
          <w:rtl/>
        </w:rPr>
      </w:pPr>
    </w:p>
    <w:p w14:paraId="3C8BB215" w14:textId="77777777" w:rsidR="00F50562" w:rsidRPr="00645CE8" w:rsidRDefault="00F50562" w:rsidP="00F50562">
      <w:pPr>
        <w:pStyle w:val="ad"/>
        <w:numPr>
          <w:ilvl w:val="0"/>
          <w:numId w:val="8"/>
        </w:numPr>
        <w:spacing w:after="120"/>
        <w:contextualSpacing w:val="0"/>
        <w:rPr>
          <w:rFonts w:asciiTheme="minorBidi" w:hAnsiTheme="minorBidi" w:cstheme="minorBidi"/>
          <w:b/>
          <w:bCs/>
          <w:sz w:val="24"/>
          <w:szCs w:val="24"/>
          <w:u w:val="single"/>
          <w:bdr w:val="none" w:sz="0" w:space="0" w:color="auto" w:frame="1"/>
        </w:rPr>
      </w:pPr>
      <w:r w:rsidRPr="00645CE8">
        <w:rPr>
          <w:rFonts w:asciiTheme="minorBidi" w:hAnsiTheme="minorBidi" w:cstheme="minorBidi"/>
          <w:b/>
          <w:bCs/>
          <w:sz w:val="24"/>
          <w:szCs w:val="24"/>
          <w:bdr w:val="none" w:sz="0" w:space="0" w:color="auto" w:frame="1"/>
          <w:rtl/>
        </w:rPr>
        <w:t xml:space="preserve">  </w:t>
      </w:r>
      <w:r w:rsidRPr="00645CE8">
        <w:rPr>
          <w:rFonts w:asciiTheme="minorBidi" w:hAnsiTheme="minorBidi" w:cstheme="minorBidi"/>
          <w:b/>
          <w:bCs/>
          <w:sz w:val="24"/>
          <w:szCs w:val="24"/>
          <w:u w:val="single"/>
          <w:bdr w:val="none" w:sz="0" w:space="0" w:color="auto" w:frame="1"/>
          <w:rtl/>
        </w:rPr>
        <w:t xml:space="preserve">פרסים ומענקי הצטיינות </w:t>
      </w:r>
    </w:p>
    <w:p w14:paraId="563BB528" w14:textId="77777777" w:rsidR="00F50562" w:rsidRPr="00645CE8" w:rsidRDefault="00F50562" w:rsidP="00F50562">
      <w:pPr>
        <w:pStyle w:val="ad"/>
        <w:spacing w:after="120"/>
        <w:contextualSpacing w:val="0"/>
        <w:rPr>
          <w:rFonts w:asciiTheme="minorBidi" w:hAnsiTheme="minorBidi" w:cstheme="minorBidi"/>
          <w:sz w:val="24"/>
          <w:szCs w:val="24"/>
          <w:bdr w:val="none" w:sz="0" w:space="0" w:color="auto" w:frame="1"/>
          <w:rtl/>
        </w:rPr>
      </w:pPr>
      <w:r w:rsidRPr="00645CE8">
        <w:rPr>
          <w:rFonts w:asciiTheme="minorBidi" w:hAnsiTheme="minorBidi" w:cstheme="minorBidi"/>
          <w:sz w:val="24"/>
          <w:szCs w:val="24"/>
          <w:bdr w:val="none" w:sz="0" w:space="0" w:color="auto" w:frame="1"/>
          <w:rtl/>
        </w:rPr>
        <w:t>פרסים ומענקי הצטיינות מהאוניברסיטה, שאמת המידה להענקתם היא משך תקופת הלימודים, יחושבו לסטודנטית שנעדרה בשל אירוע מזכה בהפחתה של תקופת היעדרותה.</w:t>
      </w:r>
    </w:p>
    <w:p w14:paraId="4BA19E17" w14:textId="77777777" w:rsidR="00F50562" w:rsidRPr="00645CE8" w:rsidRDefault="004C7ECE" w:rsidP="00F50562">
      <w:pPr>
        <w:pStyle w:val="NormalWeb"/>
        <w:bidi/>
        <w:spacing w:line="276" w:lineRule="auto"/>
        <w:rPr>
          <w:rFonts w:asciiTheme="minorBidi" w:hAnsiTheme="minorBidi" w:cstheme="minorBidi"/>
        </w:rPr>
      </w:pPr>
      <w:hyperlink r:id="rId43" w:history="1">
        <w:r w:rsidR="00F50562" w:rsidRPr="00645CE8">
          <w:rPr>
            <w:rStyle w:val="Hyperlink"/>
            <w:rFonts w:asciiTheme="minorBidi" w:hAnsiTheme="minorBidi" w:cstheme="minorBidi"/>
            <w:color w:val="auto"/>
            <w:rtl/>
          </w:rPr>
          <w:t>טופס בקשת זכויות והתאמות</w:t>
        </w:r>
      </w:hyperlink>
      <w:r w:rsidR="00F50562" w:rsidRPr="00645CE8">
        <w:rPr>
          <w:rFonts w:asciiTheme="minorBidi" w:hAnsiTheme="minorBidi" w:cstheme="minorBidi"/>
          <w:rtl/>
        </w:rPr>
        <w:t> (</w:t>
      </w:r>
      <w:r w:rsidR="00F50562" w:rsidRPr="00645CE8">
        <w:rPr>
          <w:rFonts w:asciiTheme="minorBidi" w:hAnsiTheme="minorBidi" w:cstheme="minorBidi"/>
        </w:rPr>
        <w:t>PDF</w:t>
      </w:r>
      <w:r w:rsidR="00F50562" w:rsidRPr="00645CE8">
        <w:rPr>
          <w:rFonts w:asciiTheme="minorBidi" w:hAnsiTheme="minorBidi" w:cstheme="minorBidi"/>
          <w:rtl/>
        </w:rPr>
        <w:t xml:space="preserve">) </w:t>
      </w:r>
    </w:p>
    <w:p w14:paraId="123ABB0A" w14:textId="77777777" w:rsidR="00F50562" w:rsidRPr="00645CE8" w:rsidRDefault="00F50562" w:rsidP="00F50562">
      <w:pPr>
        <w:pStyle w:val="ad"/>
        <w:spacing w:after="120"/>
        <w:contextualSpacing w:val="0"/>
        <w:rPr>
          <w:rFonts w:asciiTheme="minorBidi" w:hAnsiTheme="minorBidi" w:cstheme="minorBidi"/>
          <w:sz w:val="24"/>
          <w:szCs w:val="24"/>
          <w:bdr w:val="none" w:sz="0" w:space="0" w:color="auto" w:frame="1"/>
        </w:rPr>
      </w:pPr>
    </w:p>
    <w:p w14:paraId="72262A93" w14:textId="77777777" w:rsidR="00F50562" w:rsidRPr="00645CE8" w:rsidRDefault="00F50562" w:rsidP="00F50562">
      <w:pPr>
        <w:pStyle w:val="ad"/>
        <w:numPr>
          <w:ilvl w:val="0"/>
          <w:numId w:val="8"/>
        </w:numPr>
        <w:spacing w:after="120"/>
        <w:contextualSpacing w:val="0"/>
        <w:rPr>
          <w:rFonts w:asciiTheme="minorBidi" w:hAnsiTheme="minorBidi" w:cstheme="minorBidi"/>
          <w:b/>
          <w:bCs/>
          <w:sz w:val="24"/>
          <w:szCs w:val="24"/>
          <w:u w:val="single"/>
          <w:bdr w:val="none" w:sz="0" w:space="0" w:color="auto" w:frame="1"/>
        </w:rPr>
      </w:pPr>
      <w:r w:rsidRPr="00645CE8">
        <w:rPr>
          <w:rFonts w:asciiTheme="minorBidi" w:hAnsiTheme="minorBidi" w:cstheme="minorBidi"/>
          <w:b/>
          <w:bCs/>
          <w:sz w:val="24"/>
          <w:szCs w:val="24"/>
          <w:bdr w:val="none" w:sz="0" w:space="0" w:color="auto" w:frame="1"/>
          <w:rtl/>
        </w:rPr>
        <w:t xml:space="preserve">  </w:t>
      </w:r>
      <w:r w:rsidRPr="00645CE8">
        <w:rPr>
          <w:rFonts w:asciiTheme="minorBidi" w:hAnsiTheme="minorBidi" w:cstheme="minorBidi"/>
          <w:b/>
          <w:bCs/>
          <w:sz w:val="24"/>
          <w:szCs w:val="24"/>
          <w:u w:val="single"/>
          <w:bdr w:val="none" w:sz="0" w:space="0" w:color="auto" w:frame="1"/>
          <w:rtl/>
        </w:rPr>
        <w:t xml:space="preserve">תשתיות </w:t>
      </w:r>
    </w:p>
    <w:p w14:paraId="3D3C2F3B" w14:textId="77777777" w:rsidR="00F50562" w:rsidRPr="00645CE8" w:rsidRDefault="00F50562" w:rsidP="00F50562">
      <w:pPr>
        <w:pStyle w:val="ad"/>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בכל קמפוס:</w:t>
      </w:r>
    </w:p>
    <w:p w14:paraId="48ECBE94"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כיתות בהן מקומות ישיבה מתאימים לסטודנטיות בהיריון שיאפשרו נוחות ישיבה וכתיבה;</w:t>
      </w:r>
    </w:p>
    <w:p w14:paraId="3D580CEE"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חדרים לצורך הנקה המצוידים במקום ישיבה נוח, שקע חשמל, מקרר, משטח החתלה ובקרבת מקום גם כיור מים;</w:t>
      </w:r>
    </w:p>
    <w:p w14:paraId="75F4E624"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rtl/>
        </w:rPr>
        <w:t xml:space="preserve">משטחי החתלה. </w:t>
      </w:r>
      <w:hyperlink r:id="rId44" w:tooltip="מיקום משטחי החתלה" w:history="1">
        <w:r w:rsidRPr="00645CE8">
          <w:rPr>
            <w:rFonts w:asciiTheme="minorBidi" w:hAnsiTheme="minorBidi" w:cstheme="minorBidi"/>
            <w:sz w:val="24"/>
            <w:szCs w:val="24"/>
            <w:rtl/>
          </w:rPr>
          <w:t>מיקום משטחי החתלה </w:t>
        </w:r>
      </w:hyperlink>
      <w:r w:rsidRPr="00645CE8">
        <w:rPr>
          <w:rFonts w:asciiTheme="minorBidi" w:hAnsiTheme="minorBidi" w:cstheme="minorBidi"/>
          <w:sz w:val="24"/>
          <w:szCs w:val="24"/>
          <w:bdr w:val="none" w:sz="0" w:space="0" w:color="auto" w:frame="1"/>
          <w:rtl/>
        </w:rPr>
        <w:t>מפורסם באתר הדיקנט וב</w:t>
      </w:r>
      <w:hyperlink r:id="rId45" w:tooltip="מפות הקמפוסים" w:history="1">
        <w:r w:rsidRPr="00645CE8">
          <w:rPr>
            <w:rFonts w:asciiTheme="minorBidi" w:hAnsiTheme="minorBidi" w:cstheme="minorBidi"/>
            <w:sz w:val="24"/>
            <w:szCs w:val="24"/>
            <w:rtl/>
          </w:rPr>
          <w:t>מפות הקמפוסים</w:t>
        </w:r>
      </w:hyperlink>
      <w:r w:rsidRPr="00645CE8">
        <w:rPr>
          <w:rFonts w:asciiTheme="minorBidi" w:hAnsiTheme="minorBidi" w:cstheme="minorBidi"/>
          <w:sz w:val="24"/>
          <w:szCs w:val="24"/>
          <w:rtl/>
        </w:rPr>
        <w:t>.</w:t>
      </w:r>
    </w:p>
    <w:p w14:paraId="4F2DF18E" w14:textId="77777777" w:rsidR="00F50562" w:rsidRPr="00645CE8" w:rsidRDefault="004C7ECE" w:rsidP="00F50562">
      <w:pPr>
        <w:pStyle w:val="ad"/>
        <w:numPr>
          <w:ilvl w:val="1"/>
          <w:numId w:val="8"/>
        </w:numPr>
        <w:spacing w:after="120"/>
        <w:contextualSpacing w:val="0"/>
        <w:rPr>
          <w:rFonts w:asciiTheme="minorBidi" w:hAnsiTheme="minorBidi" w:cstheme="minorBidi"/>
          <w:sz w:val="24"/>
          <w:szCs w:val="24"/>
          <w:bdr w:val="none" w:sz="0" w:space="0" w:color="auto" w:frame="1"/>
        </w:rPr>
      </w:pPr>
      <w:hyperlink r:id="rId46" w:tooltip="תינוקיות" w:history="1">
        <w:r w:rsidR="00F50562" w:rsidRPr="00645CE8">
          <w:rPr>
            <w:rFonts w:asciiTheme="minorBidi" w:hAnsiTheme="minorBidi" w:cstheme="minorBidi"/>
            <w:sz w:val="24"/>
            <w:szCs w:val="24"/>
            <w:rtl/>
          </w:rPr>
          <w:t>תינוקיות</w:t>
        </w:r>
      </w:hyperlink>
      <w:r w:rsidR="00F50562" w:rsidRPr="00645CE8">
        <w:rPr>
          <w:rFonts w:asciiTheme="minorBidi" w:hAnsiTheme="minorBidi" w:cstheme="minorBidi"/>
          <w:sz w:val="24"/>
          <w:szCs w:val="24"/>
          <w:rtl/>
        </w:rPr>
        <w:t>.</w:t>
      </w:r>
    </w:p>
    <w:p w14:paraId="3098C5CE" w14:textId="77777777" w:rsidR="00F50562" w:rsidRPr="00645CE8" w:rsidRDefault="00F50562" w:rsidP="00F50562">
      <w:pPr>
        <w:pStyle w:val="ad"/>
        <w:numPr>
          <w:ilvl w:val="0"/>
          <w:numId w:val="8"/>
        </w:numPr>
        <w:spacing w:after="120"/>
        <w:contextualSpacing w:val="0"/>
        <w:rPr>
          <w:rFonts w:asciiTheme="minorBidi" w:hAnsiTheme="minorBidi" w:cstheme="minorBidi"/>
          <w:b/>
          <w:bCs/>
          <w:sz w:val="24"/>
          <w:szCs w:val="24"/>
          <w:u w:val="single"/>
          <w:bdr w:val="none" w:sz="0" w:space="0" w:color="auto" w:frame="1"/>
        </w:rPr>
      </w:pPr>
      <w:r w:rsidRPr="00645CE8">
        <w:rPr>
          <w:rFonts w:asciiTheme="minorBidi" w:hAnsiTheme="minorBidi" w:cstheme="minorBidi"/>
          <w:b/>
          <w:bCs/>
          <w:sz w:val="24"/>
          <w:szCs w:val="24"/>
          <w:bdr w:val="none" w:sz="0" w:space="0" w:color="auto" w:frame="1"/>
          <w:rtl/>
        </w:rPr>
        <w:t xml:space="preserve">  </w:t>
      </w:r>
      <w:r w:rsidRPr="00645CE8">
        <w:rPr>
          <w:rFonts w:asciiTheme="minorBidi" w:hAnsiTheme="minorBidi" w:cstheme="minorBidi"/>
          <w:b/>
          <w:bCs/>
          <w:sz w:val="24"/>
          <w:szCs w:val="24"/>
          <w:u w:val="single"/>
          <w:bdr w:val="none" w:sz="0" w:space="0" w:color="auto" w:frame="1"/>
          <w:rtl/>
        </w:rPr>
        <w:t>בני זוג</w:t>
      </w:r>
    </w:p>
    <w:p w14:paraId="6FE934EB" w14:textId="77777777" w:rsidR="00F50562" w:rsidRPr="00645CE8" w:rsidRDefault="00F50562" w:rsidP="00F50562">
      <w:pPr>
        <w:spacing w:after="120"/>
        <w:ind w:firstLine="720"/>
        <w:rPr>
          <w:rFonts w:asciiTheme="minorBidi" w:hAnsiTheme="minorBidi" w:cstheme="minorBidi"/>
          <w:sz w:val="24"/>
          <w:szCs w:val="24"/>
          <w:rtl/>
        </w:rPr>
      </w:pPr>
      <w:r w:rsidRPr="00645CE8">
        <w:rPr>
          <w:rFonts w:asciiTheme="minorBidi" w:hAnsiTheme="minorBidi" w:cstheme="minorBidi"/>
          <w:sz w:val="24"/>
          <w:szCs w:val="24"/>
          <w:bdr w:val="none" w:sz="0" w:space="0" w:color="auto" w:frame="1"/>
          <w:rtl/>
        </w:rPr>
        <w:t xml:space="preserve">סטודנט שבן או בת זוגו עברו אירוע מזכה, </w:t>
      </w:r>
      <w:r w:rsidRPr="00645CE8">
        <w:rPr>
          <w:rFonts w:asciiTheme="minorBidi" w:hAnsiTheme="minorBidi" w:cstheme="minorBidi"/>
          <w:sz w:val="24"/>
          <w:szCs w:val="24"/>
          <w:rtl/>
        </w:rPr>
        <w:t xml:space="preserve">(היינו: לידה, הפלה, אימוץ או קבלת ילד   </w:t>
      </w:r>
    </w:p>
    <w:p w14:paraId="60A00757" w14:textId="77777777" w:rsidR="00F50562" w:rsidRPr="00645CE8" w:rsidRDefault="00F50562" w:rsidP="00F50562">
      <w:pPr>
        <w:spacing w:after="120"/>
        <w:ind w:firstLine="720"/>
        <w:rPr>
          <w:rFonts w:asciiTheme="minorBidi" w:hAnsiTheme="minorBidi" w:cstheme="minorBidi"/>
          <w:sz w:val="24"/>
          <w:szCs w:val="24"/>
        </w:rPr>
      </w:pPr>
      <w:r w:rsidRPr="00645CE8">
        <w:rPr>
          <w:rFonts w:asciiTheme="minorBidi" w:hAnsiTheme="minorBidi" w:cstheme="minorBidi"/>
          <w:sz w:val="24"/>
          <w:szCs w:val="24"/>
          <w:rtl/>
        </w:rPr>
        <w:t xml:space="preserve">למשמורת כהורה מיועד או כהורה במשפחה אומנה) </w:t>
      </w:r>
      <w:r w:rsidRPr="00645CE8">
        <w:rPr>
          <w:rFonts w:asciiTheme="minorBidi" w:hAnsiTheme="minorBidi" w:cstheme="minorBidi"/>
          <w:sz w:val="24"/>
          <w:szCs w:val="24"/>
          <w:bdr w:val="none" w:sz="0" w:space="0" w:color="auto" w:frame="1"/>
          <w:rtl/>
        </w:rPr>
        <w:t xml:space="preserve">זכאי : </w:t>
      </w:r>
    </w:p>
    <w:p w14:paraId="76468B10"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לפטור מנוכחות בשיעורים למשך שבוע ימים מיום האירוע המזכה.</w:t>
      </w:r>
    </w:p>
    <w:p w14:paraId="0B51EBB0"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למועד בחינה נוסף אם נעדר מבחינה שנערכה במהלך שלושה שבועות מיום האירוע המזכה.</w:t>
      </w:r>
    </w:p>
    <w:p w14:paraId="60CB709D" w14:textId="77777777" w:rsidR="00F50562" w:rsidRPr="00645CE8" w:rsidRDefault="00F50562" w:rsidP="00F50562">
      <w:pPr>
        <w:pStyle w:val="ad"/>
        <w:numPr>
          <w:ilvl w:val="1"/>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sz w:val="24"/>
          <w:szCs w:val="24"/>
          <w:bdr w:val="none" w:sz="0" w:space="0" w:color="auto" w:frame="1"/>
          <w:rtl/>
        </w:rPr>
        <w:t>לדחייה בת שבוע בהגשת המטלות (עבודות/תרגילים).</w:t>
      </w:r>
    </w:p>
    <w:p w14:paraId="77AC2148" w14:textId="77777777" w:rsidR="00F50562" w:rsidRPr="00645CE8" w:rsidRDefault="00F50562" w:rsidP="00F50562">
      <w:pPr>
        <w:pStyle w:val="ad"/>
        <w:numPr>
          <w:ilvl w:val="0"/>
          <w:numId w:val="8"/>
        </w:numPr>
        <w:spacing w:after="120"/>
        <w:contextualSpacing w:val="0"/>
        <w:rPr>
          <w:rFonts w:asciiTheme="minorBidi" w:hAnsiTheme="minorBidi" w:cstheme="minorBidi"/>
          <w:sz w:val="24"/>
          <w:szCs w:val="24"/>
          <w:bdr w:val="none" w:sz="0" w:space="0" w:color="auto" w:frame="1"/>
        </w:rPr>
      </w:pPr>
      <w:r w:rsidRPr="00645CE8">
        <w:rPr>
          <w:rFonts w:asciiTheme="minorBidi" w:hAnsiTheme="minorBidi" w:cstheme="minorBidi"/>
          <w:b/>
          <w:bCs/>
          <w:sz w:val="24"/>
          <w:szCs w:val="24"/>
          <w:bdr w:val="none" w:sz="0" w:space="0" w:color="auto" w:frame="1"/>
          <w:rtl/>
        </w:rPr>
        <w:t xml:space="preserve">  </w:t>
      </w:r>
      <w:r w:rsidRPr="00645CE8">
        <w:rPr>
          <w:rFonts w:asciiTheme="minorBidi" w:hAnsiTheme="minorBidi" w:cstheme="minorBidi"/>
          <w:b/>
          <w:bCs/>
          <w:sz w:val="24"/>
          <w:szCs w:val="24"/>
          <w:u w:val="single"/>
          <w:bdr w:val="none" w:sz="0" w:space="0" w:color="auto" w:frame="1"/>
          <w:rtl/>
        </w:rPr>
        <w:t>צילומים</w:t>
      </w:r>
      <w:r w:rsidRPr="00645CE8">
        <w:rPr>
          <w:rFonts w:asciiTheme="minorBidi" w:hAnsiTheme="minorBidi" w:cstheme="minorBidi"/>
          <w:sz w:val="24"/>
          <w:szCs w:val="24"/>
          <w:bdr w:val="none" w:sz="0" w:space="0" w:color="auto" w:frame="1"/>
          <w:rtl/>
        </w:rPr>
        <w:br/>
        <w:t>סטודנטית או סטודנט שנעדרו בשל אירוע מזכה גם אם נעדרו פחות מ-21 ימים, זכאים להטבה שוות ערך ל-20 צילומים או הדפסות של חומר לימודים שהפסידו, בעד כל יום לימודים שבו נעדרו. לקבלת שוברים לצילומים יש לפנות לרכזת מגדר והורות.</w:t>
      </w:r>
    </w:p>
    <w:p w14:paraId="2185B6BA" w14:textId="77777777" w:rsidR="00F50562" w:rsidRPr="00645CE8" w:rsidRDefault="00F50562" w:rsidP="00F50562">
      <w:pPr>
        <w:pStyle w:val="ad"/>
        <w:numPr>
          <w:ilvl w:val="0"/>
          <w:numId w:val="8"/>
        </w:numPr>
        <w:spacing w:after="120"/>
        <w:contextualSpacing w:val="0"/>
        <w:rPr>
          <w:rFonts w:asciiTheme="minorBidi" w:hAnsiTheme="minorBidi" w:cstheme="minorBidi"/>
          <w:b/>
          <w:bCs/>
          <w:sz w:val="24"/>
          <w:szCs w:val="24"/>
          <w:u w:val="single"/>
          <w:bdr w:val="none" w:sz="0" w:space="0" w:color="auto" w:frame="1"/>
        </w:rPr>
      </w:pPr>
      <w:r w:rsidRPr="00645CE8">
        <w:rPr>
          <w:rFonts w:asciiTheme="minorBidi" w:eastAsia="Times New Roman" w:hAnsiTheme="minorBidi" w:cstheme="minorBidi"/>
          <w:b/>
          <w:bCs/>
          <w:sz w:val="24"/>
          <w:szCs w:val="24"/>
          <w:u w:val="single"/>
          <w:rtl/>
        </w:rPr>
        <w:t>חונכות</w:t>
      </w:r>
    </w:p>
    <w:p w14:paraId="21BFC2E2" w14:textId="77777777" w:rsidR="00F50562" w:rsidRPr="00645CE8" w:rsidRDefault="00F50562" w:rsidP="00F50562">
      <w:pPr>
        <w:pStyle w:val="NormalWeb"/>
        <w:bidi/>
        <w:spacing w:line="276" w:lineRule="auto"/>
        <w:ind w:left="720"/>
        <w:rPr>
          <w:rFonts w:asciiTheme="minorBidi" w:hAnsiTheme="minorBidi" w:cstheme="minorBidi"/>
        </w:rPr>
      </w:pPr>
      <w:r w:rsidRPr="00645CE8">
        <w:rPr>
          <w:rFonts w:asciiTheme="minorBidi" w:hAnsiTheme="minorBidi" w:cstheme="minorBidi"/>
          <w:rtl/>
        </w:rPr>
        <w:t>סטודנטית לתואר ראשון שעברה אירוע מזכה תוכל לפנות אל רכזת ההורות ולהגיש בקשה לסיוע בהשלמת החומר באופן הבא:</w:t>
      </w:r>
      <w:r w:rsidRPr="00645CE8">
        <w:rPr>
          <w:rFonts w:asciiTheme="minorBidi" w:hAnsiTheme="minorBidi" w:cstheme="minorBidi"/>
          <w:rtl/>
        </w:rPr>
        <w:br/>
        <w:t>בהיעדרות רצופה של 5 עד 9 ימים בסמסטר, ניתן לבקש מפגשי חונכות בכל קורס חובה בו הוחסרו שני שיעורים ומעלה.</w:t>
      </w:r>
      <w:r w:rsidRPr="00645CE8">
        <w:rPr>
          <w:rFonts w:asciiTheme="minorBidi" w:hAnsiTheme="minorBidi" w:cstheme="minorBidi"/>
          <w:rtl/>
        </w:rPr>
        <w:br/>
        <w:t>בהיעדרות מצטברת של 10 עד 19 ימים בסמסטר, ניתן לבקש מפגשי חונכות בכל קורס חובה בו הוחסרו שני שיעורים ומעלה או סבסוד של 50% ממרתונים* בקורסי חובה אליהם התלמידה רשומה.</w:t>
      </w:r>
      <w:r w:rsidRPr="00645CE8">
        <w:rPr>
          <w:rFonts w:asciiTheme="minorBidi" w:hAnsiTheme="minorBidi" w:cstheme="minorBidi"/>
          <w:rtl/>
        </w:rPr>
        <w:br/>
        <w:t>בהיעדרות מצטברת של 20 ימים בסמסטר ומעלה, ניתן לבקש מפגשי חונכות בכל קורס חובה בו הוחסרו שני שיעורים ומעלה, או סבסוד של 80% ממרתונים* בקורסי חובה אליהם התלמידה רשומה.</w:t>
      </w:r>
      <w:r w:rsidRPr="00645CE8">
        <w:rPr>
          <w:rFonts w:asciiTheme="minorBidi" w:hAnsiTheme="minorBidi" w:cstheme="minorBidi"/>
          <w:rtl/>
        </w:rPr>
        <w:br/>
        <w:t xml:space="preserve">מסגרת הסיוע: </w:t>
      </w:r>
    </w:p>
    <w:p w14:paraId="54A40C40" w14:textId="77777777" w:rsidR="00F50562" w:rsidRPr="00645CE8" w:rsidRDefault="00F50562" w:rsidP="00F50562">
      <w:pPr>
        <w:pStyle w:val="NormalWeb"/>
        <w:bidi/>
        <w:spacing w:line="276" w:lineRule="auto"/>
        <w:ind w:left="720"/>
        <w:rPr>
          <w:rFonts w:asciiTheme="minorBidi" w:hAnsiTheme="minorBidi" w:cstheme="minorBidi"/>
          <w:rtl/>
        </w:rPr>
      </w:pPr>
      <w:r w:rsidRPr="00645CE8">
        <w:rPr>
          <w:rFonts w:asciiTheme="minorBidi" w:hAnsiTheme="minorBidi" w:cstheme="minorBidi"/>
          <w:rtl/>
        </w:rPr>
        <w:t>עבור היעדרות משני שיעורים בקורס חובה, ניתן לבקש מפגש חונכות אחד בן 90 דקות, עד לתקרה של 5 מפגשים.</w:t>
      </w:r>
      <w:r w:rsidRPr="00645CE8">
        <w:rPr>
          <w:rFonts w:asciiTheme="minorBidi" w:hAnsiTheme="minorBidi" w:cstheme="minorBidi"/>
          <w:rtl/>
        </w:rPr>
        <w:br/>
        <w:t>שיעור ותרגיל נחשבים כשיעור אחד.</w:t>
      </w:r>
      <w:r w:rsidRPr="00645CE8">
        <w:rPr>
          <w:rFonts w:asciiTheme="minorBidi" w:hAnsiTheme="minorBidi" w:cstheme="minorBidi"/>
          <w:rtl/>
        </w:rPr>
        <w:br/>
        <w:t>חלק מהשיעורים יינתנו בקבוצה קטנה (ולא באופן פרטני).</w:t>
      </w:r>
      <w:r w:rsidRPr="00645CE8">
        <w:rPr>
          <w:rFonts w:asciiTheme="minorBidi" w:hAnsiTheme="minorBidi" w:cstheme="minorBidi"/>
          <w:rtl/>
        </w:rPr>
        <w:br/>
        <w:t xml:space="preserve">חונכות תינתן עבור שיעורים במתכונת רגילה בלבד (לא כולל מעבדות, סמינריונים, סדנאות, סיורים, הכשרה מעשית </w:t>
      </w:r>
      <w:proofErr w:type="spellStart"/>
      <w:r w:rsidRPr="00645CE8">
        <w:rPr>
          <w:rFonts w:asciiTheme="minorBidi" w:hAnsiTheme="minorBidi" w:cstheme="minorBidi"/>
          <w:rtl/>
        </w:rPr>
        <w:t>וכיוצ"ב</w:t>
      </w:r>
      <w:proofErr w:type="spellEnd"/>
      <w:r w:rsidRPr="00645CE8">
        <w:rPr>
          <w:rFonts w:asciiTheme="minorBidi" w:hAnsiTheme="minorBidi" w:cstheme="minorBidi"/>
          <w:rtl/>
        </w:rPr>
        <w:t>) </w:t>
      </w:r>
      <w:r w:rsidRPr="00645CE8">
        <w:rPr>
          <w:rFonts w:asciiTheme="minorBidi" w:hAnsiTheme="minorBidi" w:cstheme="minorBidi"/>
          <w:rtl/>
        </w:rPr>
        <w:br/>
        <w:t xml:space="preserve">אופן הגשת הבקשה: </w:t>
      </w:r>
    </w:p>
    <w:p w14:paraId="3476DD46" w14:textId="77777777" w:rsidR="00F50562" w:rsidRPr="00645CE8" w:rsidRDefault="00F50562" w:rsidP="00F50562">
      <w:pPr>
        <w:pStyle w:val="NormalWeb"/>
        <w:bidi/>
        <w:spacing w:line="276" w:lineRule="auto"/>
        <w:ind w:left="720"/>
        <w:rPr>
          <w:rFonts w:asciiTheme="minorBidi" w:hAnsiTheme="minorBidi" w:cstheme="minorBidi"/>
          <w:rtl/>
        </w:rPr>
      </w:pPr>
      <w:r w:rsidRPr="00645CE8">
        <w:rPr>
          <w:rFonts w:asciiTheme="minorBidi" w:hAnsiTheme="minorBidi" w:cstheme="minorBidi"/>
          <w:rtl/>
        </w:rPr>
        <w:t xml:space="preserve">סטודנטית שמבקשת סיוע בהשלמת חומרי הלימוד תגיש בקשה בתוך שבועיים מסיום </w:t>
      </w:r>
      <w:proofErr w:type="spellStart"/>
      <w:r w:rsidRPr="00645CE8">
        <w:rPr>
          <w:rFonts w:asciiTheme="minorBidi" w:hAnsiTheme="minorBidi" w:cstheme="minorBidi"/>
          <w:rtl/>
        </w:rPr>
        <w:t>התקופת</w:t>
      </w:r>
      <w:proofErr w:type="spellEnd"/>
      <w:r w:rsidRPr="00645CE8">
        <w:rPr>
          <w:rFonts w:asciiTheme="minorBidi" w:hAnsiTheme="minorBidi" w:cstheme="minorBidi"/>
          <w:rtl/>
        </w:rPr>
        <w:t xml:space="preserve"> הזכאות  לרכזת ההורות בדיקנט.</w:t>
      </w:r>
      <w:r w:rsidRPr="00645CE8">
        <w:rPr>
          <w:rFonts w:asciiTheme="minorBidi" w:hAnsiTheme="minorBidi" w:cstheme="minorBidi"/>
          <w:rtl/>
        </w:rPr>
        <w:br/>
        <w:t xml:space="preserve">יש לצרף לבקשה צילום תעודת זהות וצילום אישור לידה/הריון </w:t>
      </w:r>
      <w:hyperlink r:id="rId47" w:history="1">
        <w:r w:rsidRPr="00645CE8">
          <w:rPr>
            <w:rStyle w:val="Hyperlink"/>
            <w:rFonts w:asciiTheme="minorBidi" w:hAnsiTheme="minorBidi" w:cstheme="minorBidi"/>
            <w:color w:val="auto"/>
            <w:rtl/>
          </w:rPr>
          <w:t>בטופס ההרשמה המקוון</w:t>
        </w:r>
      </w:hyperlink>
      <w:r w:rsidRPr="00645CE8">
        <w:rPr>
          <w:rFonts w:asciiTheme="minorBidi" w:hAnsiTheme="minorBidi" w:cstheme="minorBidi"/>
          <w:rtl/>
        </w:rPr>
        <w:t xml:space="preserve"> </w:t>
      </w:r>
    </w:p>
    <w:p w14:paraId="4F13A118" w14:textId="77777777" w:rsidR="00F50562" w:rsidRPr="00645CE8" w:rsidRDefault="00F50562" w:rsidP="00F50562">
      <w:pPr>
        <w:pStyle w:val="xmsonormal"/>
        <w:numPr>
          <w:ilvl w:val="0"/>
          <w:numId w:val="8"/>
        </w:numPr>
        <w:bidi/>
        <w:spacing w:before="0" w:beforeAutospacing="0" w:after="120" w:afterAutospacing="0" w:line="276" w:lineRule="auto"/>
        <w:rPr>
          <w:rFonts w:asciiTheme="minorBidi" w:hAnsiTheme="minorBidi" w:cstheme="minorBidi"/>
          <w:b/>
          <w:bCs/>
          <w:u w:val="single"/>
          <w:rtl/>
        </w:rPr>
      </w:pPr>
      <w:r w:rsidRPr="00645CE8">
        <w:rPr>
          <w:rFonts w:asciiTheme="minorBidi" w:hAnsiTheme="minorBidi" w:cstheme="minorBidi"/>
          <w:b/>
          <w:bCs/>
          <w:u w:val="single"/>
          <w:rtl/>
        </w:rPr>
        <w:t>הכנסת תינוקות לשיעורים</w:t>
      </w:r>
    </w:p>
    <w:p w14:paraId="3F17E751" w14:textId="77777777" w:rsidR="00F50562" w:rsidRPr="00645CE8" w:rsidRDefault="00F50562" w:rsidP="00F50562">
      <w:pPr>
        <w:pStyle w:val="ad"/>
        <w:rPr>
          <w:rFonts w:asciiTheme="minorBidi" w:hAnsiTheme="minorBidi" w:cstheme="minorBidi"/>
          <w:b/>
          <w:bCs/>
          <w:sz w:val="24"/>
          <w:szCs w:val="24"/>
          <w:rtl/>
        </w:rPr>
      </w:pPr>
      <w:r w:rsidRPr="00645CE8">
        <w:rPr>
          <w:rFonts w:asciiTheme="minorBidi" w:hAnsiTheme="minorBidi" w:cstheme="minorBidi"/>
          <w:sz w:val="24"/>
          <w:szCs w:val="24"/>
          <w:rtl/>
        </w:rPr>
        <w:t>תתאפשר להורה הכנסת תינוקות בני עד  6 חודשים לשיעורים עיוניים. יש להקפיד על כללי הבטיחות הנהוגים באוניברסיטה. חל איסור להכניס תינוקות למעבדות. אם נגרמת הפרעה כלשהי למהלך התקין של השיעור, באחריות ההורה להפסיק את ההפרעה. המורה בקורס רשאי לבקש את הוצאת התינוקות מהשיעור אם יש בה הפרעה למהלך התקין של השיעור.</w:t>
      </w:r>
    </w:p>
    <w:p w14:paraId="1311E0DA"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b/>
          <w:bCs/>
          <w:sz w:val="24"/>
          <w:szCs w:val="24"/>
          <w:shd w:val="clear" w:color="auto" w:fill="FFFFFF"/>
          <w:rtl/>
        </w:rPr>
        <w:t xml:space="preserve">17. התאמות בנסיבות מחלת ילד </w:t>
      </w:r>
      <w:r w:rsidRPr="00645CE8">
        <w:rPr>
          <w:rFonts w:asciiTheme="minorBidi" w:hAnsiTheme="minorBidi" w:cstheme="minorBidi"/>
          <w:sz w:val="24"/>
          <w:szCs w:val="24"/>
          <w:rtl/>
        </w:rPr>
        <w:t>עד גיל 13</w:t>
      </w:r>
      <w:r w:rsidRPr="00645CE8">
        <w:rPr>
          <w:rFonts w:asciiTheme="minorBidi" w:hAnsiTheme="minorBidi" w:cstheme="minorBidi"/>
          <w:b/>
          <w:bCs/>
          <w:sz w:val="24"/>
          <w:szCs w:val="24"/>
          <w:shd w:val="clear" w:color="auto" w:fill="FFFFFF"/>
          <w:rtl/>
        </w:rPr>
        <w:br/>
      </w:r>
      <w:r w:rsidRPr="00645CE8">
        <w:rPr>
          <w:rFonts w:asciiTheme="minorBidi" w:hAnsiTheme="minorBidi" w:cstheme="minorBidi"/>
          <w:sz w:val="24"/>
          <w:szCs w:val="24"/>
          <w:shd w:val="clear" w:color="auto" w:fill="FFFFFF"/>
          <w:rtl/>
        </w:rPr>
        <w:t>סטודנט/</w:t>
      </w:r>
      <w:proofErr w:type="spellStart"/>
      <w:r w:rsidRPr="00645CE8">
        <w:rPr>
          <w:rFonts w:asciiTheme="minorBidi" w:hAnsiTheme="minorBidi" w:cstheme="minorBidi"/>
          <w:sz w:val="24"/>
          <w:szCs w:val="24"/>
          <w:shd w:val="clear" w:color="auto" w:fill="FFFFFF"/>
          <w:rtl/>
        </w:rPr>
        <w:t>ית</w:t>
      </w:r>
      <w:proofErr w:type="spellEnd"/>
      <w:r w:rsidRPr="00645CE8">
        <w:rPr>
          <w:rFonts w:asciiTheme="minorBidi" w:hAnsiTheme="minorBidi" w:cstheme="minorBidi"/>
          <w:sz w:val="24"/>
          <w:szCs w:val="24"/>
          <w:shd w:val="clear" w:color="auto" w:fill="FFFFFF"/>
          <w:rtl/>
        </w:rPr>
        <w:t xml:space="preserve"> אשר הוכר/ה כסטודנט/</w:t>
      </w:r>
      <w:proofErr w:type="spellStart"/>
      <w:r w:rsidRPr="00645CE8">
        <w:rPr>
          <w:rFonts w:asciiTheme="minorBidi" w:hAnsiTheme="minorBidi" w:cstheme="minorBidi"/>
          <w:sz w:val="24"/>
          <w:szCs w:val="24"/>
          <w:shd w:val="clear" w:color="auto" w:fill="FFFFFF"/>
          <w:rtl/>
        </w:rPr>
        <w:t>ית</w:t>
      </w:r>
      <w:proofErr w:type="spellEnd"/>
      <w:r w:rsidRPr="00645CE8">
        <w:rPr>
          <w:rFonts w:asciiTheme="minorBidi" w:hAnsiTheme="minorBidi" w:cstheme="minorBidi"/>
          <w:sz w:val="24"/>
          <w:szCs w:val="24"/>
          <w:shd w:val="clear" w:color="auto" w:fill="FFFFFF"/>
          <w:rtl/>
        </w:rPr>
        <w:t xml:space="preserve"> הורה לפי נספח זה, יציג אישור רופא חתום ידנית </w:t>
      </w:r>
      <w:r w:rsidRPr="00645CE8">
        <w:rPr>
          <w:rFonts w:asciiTheme="minorBidi" w:hAnsiTheme="minorBidi" w:cstheme="minorBidi"/>
          <w:sz w:val="24"/>
          <w:szCs w:val="24"/>
          <w:rtl/>
        </w:rPr>
        <w:t xml:space="preserve">למזכירות היחידה </w:t>
      </w:r>
      <w:r w:rsidRPr="00645CE8">
        <w:rPr>
          <w:rFonts w:asciiTheme="minorBidi" w:hAnsiTheme="minorBidi" w:cstheme="minorBidi"/>
          <w:sz w:val="24"/>
          <w:szCs w:val="24"/>
          <w:shd w:val="clear" w:color="auto" w:fill="FFFFFF"/>
          <w:rtl/>
        </w:rPr>
        <w:t xml:space="preserve"> בתיאום עם מורה הקורס, תוך עמידה בחובות הסף האקדמיות להשלמת הקורס, יהיה זכאי:</w:t>
      </w:r>
      <w:r w:rsidRPr="00645CE8">
        <w:rPr>
          <w:rFonts w:asciiTheme="minorBidi" w:hAnsiTheme="minorBidi" w:cstheme="minorBidi"/>
          <w:sz w:val="24"/>
          <w:szCs w:val="24"/>
          <w:shd w:val="clear" w:color="auto" w:fill="FFFFFF"/>
          <w:rtl/>
        </w:rPr>
        <w:br/>
        <w:t>היעדרות של עד 10% משיעורים בהם דרישת נוכחות חובה, תחת נסיבות אלו בימים הרלוונטיים.</w:t>
      </w:r>
      <w:r w:rsidRPr="00645CE8">
        <w:rPr>
          <w:rFonts w:asciiTheme="minorBidi" w:hAnsiTheme="minorBidi" w:cstheme="minorBidi"/>
          <w:sz w:val="24"/>
          <w:szCs w:val="24"/>
          <w:shd w:val="clear" w:color="auto" w:fill="FFFFFF"/>
          <w:rtl/>
        </w:rPr>
        <w:br/>
        <w:t>מתן דחייה בהגשת מטלות תוך תיאום עם מורה הקורס.</w:t>
      </w:r>
      <w:r w:rsidRPr="00645CE8">
        <w:rPr>
          <w:rFonts w:asciiTheme="minorBidi" w:hAnsiTheme="minorBidi" w:cstheme="minorBidi"/>
          <w:sz w:val="24"/>
          <w:szCs w:val="24"/>
          <w:shd w:val="clear" w:color="auto" w:fill="FFFFFF"/>
          <w:rtl/>
        </w:rPr>
        <w:br/>
        <w:t>מועד מיוחד במידה וימי מחלת הילד/ה היו ברצף של ארבעה ימים בשבוע לפני הבחינה ובתנאי שניגש למועד הנוסף.</w:t>
      </w:r>
      <w:r w:rsidRPr="00645CE8">
        <w:rPr>
          <w:rFonts w:asciiTheme="minorBidi" w:hAnsiTheme="minorBidi" w:cstheme="minorBidi"/>
          <w:sz w:val="24"/>
          <w:szCs w:val="24"/>
          <w:rtl/>
        </w:rPr>
        <w:t> </w:t>
      </w:r>
    </w:p>
    <w:p w14:paraId="2FEBB72E" w14:textId="77777777" w:rsidR="00F50562" w:rsidRPr="00645CE8" w:rsidRDefault="00F50562" w:rsidP="00F50562">
      <w:pPr>
        <w:pStyle w:val="NormalWeb"/>
        <w:bidi/>
        <w:spacing w:line="276" w:lineRule="auto"/>
        <w:ind w:left="720"/>
        <w:rPr>
          <w:rFonts w:asciiTheme="minorBidi" w:eastAsia="Calibri" w:hAnsiTheme="minorBidi" w:cstheme="minorBidi"/>
          <w:rtl/>
        </w:rPr>
      </w:pPr>
    </w:p>
    <w:p w14:paraId="00DF2B18" w14:textId="77777777" w:rsidR="00F50562" w:rsidRPr="00645CE8" w:rsidRDefault="00F50562" w:rsidP="00F50562">
      <w:pPr>
        <w:pStyle w:val="NormalWeb"/>
        <w:bidi/>
        <w:spacing w:line="276" w:lineRule="auto"/>
        <w:rPr>
          <w:rFonts w:asciiTheme="minorBidi" w:hAnsiTheme="minorBidi" w:cstheme="minorBidi"/>
          <w:rtl/>
        </w:rPr>
      </w:pPr>
    </w:p>
    <w:p w14:paraId="0C84E0DC" w14:textId="77777777" w:rsidR="00F50562" w:rsidRPr="00645CE8" w:rsidRDefault="00F50562" w:rsidP="00F50562">
      <w:pPr>
        <w:rPr>
          <w:rFonts w:asciiTheme="minorBidi" w:hAnsiTheme="minorBidi" w:cstheme="minorBidi"/>
          <w:b/>
          <w:bCs/>
          <w:sz w:val="24"/>
          <w:szCs w:val="24"/>
          <w:rtl/>
        </w:rPr>
      </w:pPr>
    </w:p>
    <w:p w14:paraId="60B300AF" w14:textId="77777777" w:rsidR="00F50562" w:rsidRPr="00645CE8" w:rsidRDefault="00F50562" w:rsidP="00F50562">
      <w:pPr>
        <w:rPr>
          <w:rFonts w:asciiTheme="minorBidi" w:hAnsiTheme="minorBidi" w:cstheme="minorBidi"/>
          <w:b/>
          <w:bCs/>
          <w:sz w:val="24"/>
          <w:szCs w:val="24"/>
          <w:rtl/>
        </w:rPr>
      </w:pPr>
    </w:p>
    <w:p w14:paraId="4E2E17B9" w14:textId="77777777" w:rsidR="00F50562" w:rsidRPr="00645CE8" w:rsidRDefault="00F50562" w:rsidP="00F50562">
      <w:pPr>
        <w:rPr>
          <w:rFonts w:asciiTheme="minorBidi" w:hAnsiTheme="minorBidi" w:cstheme="minorBidi"/>
          <w:b/>
          <w:bCs/>
          <w:sz w:val="24"/>
          <w:szCs w:val="24"/>
          <w:rtl/>
        </w:rPr>
      </w:pPr>
    </w:p>
    <w:p w14:paraId="5950E3C8" w14:textId="77777777" w:rsidR="00F50562" w:rsidRDefault="00F50562" w:rsidP="00F50562">
      <w:pPr>
        <w:rPr>
          <w:rFonts w:asciiTheme="minorBidi" w:hAnsiTheme="minorBidi" w:cstheme="minorBidi"/>
          <w:b/>
          <w:bCs/>
          <w:sz w:val="24"/>
          <w:szCs w:val="24"/>
          <w:rtl/>
        </w:rPr>
      </w:pPr>
    </w:p>
    <w:p w14:paraId="0F3F45C1" w14:textId="77777777" w:rsidR="00F50562" w:rsidRDefault="00F50562" w:rsidP="00F50562">
      <w:pPr>
        <w:rPr>
          <w:rFonts w:asciiTheme="minorBidi" w:hAnsiTheme="minorBidi" w:cstheme="minorBidi"/>
          <w:b/>
          <w:bCs/>
          <w:sz w:val="24"/>
          <w:szCs w:val="24"/>
          <w:rtl/>
        </w:rPr>
      </w:pPr>
    </w:p>
    <w:p w14:paraId="0963A547" w14:textId="77777777" w:rsidR="00F50562" w:rsidRDefault="00F50562" w:rsidP="00F50562">
      <w:pPr>
        <w:rPr>
          <w:rFonts w:asciiTheme="minorBidi" w:hAnsiTheme="minorBidi" w:cstheme="minorBidi"/>
          <w:b/>
          <w:bCs/>
          <w:sz w:val="24"/>
          <w:szCs w:val="24"/>
          <w:rtl/>
        </w:rPr>
      </w:pPr>
    </w:p>
    <w:p w14:paraId="4EC8560E" w14:textId="77777777" w:rsidR="00F50562" w:rsidRDefault="00F50562" w:rsidP="00F50562">
      <w:pPr>
        <w:rPr>
          <w:rFonts w:asciiTheme="minorBidi" w:hAnsiTheme="minorBidi" w:cstheme="minorBidi"/>
          <w:b/>
          <w:bCs/>
          <w:sz w:val="24"/>
          <w:szCs w:val="24"/>
          <w:rtl/>
        </w:rPr>
      </w:pPr>
    </w:p>
    <w:p w14:paraId="769A38F0" w14:textId="77777777" w:rsidR="00F50562" w:rsidRDefault="00F50562" w:rsidP="00F50562">
      <w:pPr>
        <w:rPr>
          <w:rFonts w:asciiTheme="minorBidi" w:hAnsiTheme="minorBidi" w:cstheme="minorBidi"/>
          <w:b/>
          <w:bCs/>
          <w:sz w:val="24"/>
          <w:szCs w:val="24"/>
          <w:rtl/>
        </w:rPr>
      </w:pPr>
    </w:p>
    <w:p w14:paraId="158757EF" w14:textId="77777777" w:rsidR="00F50562" w:rsidRDefault="00F50562" w:rsidP="00F50562">
      <w:pPr>
        <w:rPr>
          <w:rFonts w:asciiTheme="minorBidi" w:hAnsiTheme="minorBidi" w:cstheme="minorBidi"/>
          <w:b/>
          <w:bCs/>
          <w:sz w:val="24"/>
          <w:szCs w:val="24"/>
          <w:rtl/>
        </w:rPr>
      </w:pPr>
    </w:p>
    <w:p w14:paraId="04453256" w14:textId="77777777" w:rsidR="00F50562" w:rsidRDefault="00F50562" w:rsidP="00F50562">
      <w:pPr>
        <w:rPr>
          <w:rFonts w:asciiTheme="minorBidi" w:hAnsiTheme="minorBidi" w:cstheme="minorBidi"/>
          <w:b/>
          <w:bCs/>
          <w:sz w:val="24"/>
          <w:szCs w:val="24"/>
          <w:rtl/>
        </w:rPr>
      </w:pPr>
    </w:p>
    <w:p w14:paraId="6DA8BDCB" w14:textId="77777777" w:rsidR="00F50562" w:rsidRDefault="00F50562" w:rsidP="00F50562">
      <w:pPr>
        <w:rPr>
          <w:rFonts w:asciiTheme="minorBidi" w:hAnsiTheme="minorBidi" w:cstheme="minorBidi"/>
          <w:b/>
          <w:bCs/>
          <w:sz w:val="24"/>
          <w:szCs w:val="24"/>
          <w:rtl/>
        </w:rPr>
      </w:pPr>
    </w:p>
    <w:p w14:paraId="7D86098E" w14:textId="77777777" w:rsidR="00F50562" w:rsidRDefault="00F50562" w:rsidP="00F50562">
      <w:pPr>
        <w:rPr>
          <w:rFonts w:asciiTheme="minorBidi" w:hAnsiTheme="minorBidi" w:cstheme="minorBidi"/>
          <w:b/>
          <w:bCs/>
          <w:sz w:val="24"/>
          <w:szCs w:val="24"/>
          <w:rtl/>
        </w:rPr>
      </w:pPr>
    </w:p>
    <w:p w14:paraId="1A2993AF" w14:textId="77777777" w:rsidR="00F50562" w:rsidRDefault="00F50562" w:rsidP="00F50562">
      <w:pPr>
        <w:rPr>
          <w:rFonts w:asciiTheme="minorBidi" w:hAnsiTheme="minorBidi" w:cstheme="minorBidi"/>
          <w:b/>
          <w:bCs/>
          <w:sz w:val="24"/>
          <w:szCs w:val="24"/>
          <w:rtl/>
        </w:rPr>
      </w:pPr>
    </w:p>
    <w:p w14:paraId="4813673B" w14:textId="77777777" w:rsidR="00F50562" w:rsidRDefault="00F50562" w:rsidP="00F50562">
      <w:pPr>
        <w:rPr>
          <w:rFonts w:asciiTheme="minorBidi" w:hAnsiTheme="minorBidi" w:cstheme="minorBidi"/>
          <w:b/>
          <w:bCs/>
          <w:sz w:val="24"/>
          <w:szCs w:val="24"/>
          <w:rtl/>
        </w:rPr>
      </w:pPr>
    </w:p>
    <w:p w14:paraId="2B6C274A" w14:textId="77777777" w:rsidR="00F50562" w:rsidRDefault="00F50562" w:rsidP="00F50562">
      <w:pPr>
        <w:rPr>
          <w:rFonts w:asciiTheme="minorBidi" w:hAnsiTheme="minorBidi" w:cstheme="minorBidi"/>
          <w:b/>
          <w:bCs/>
          <w:sz w:val="24"/>
          <w:szCs w:val="24"/>
          <w:rtl/>
        </w:rPr>
      </w:pPr>
    </w:p>
    <w:p w14:paraId="6F2C0817" w14:textId="77777777" w:rsidR="00F50562" w:rsidRDefault="00F50562" w:rsidP="00F50562">
      <w:pPr>
        <w:rPr>
          <w:rFonts w:asciiTheme="minorBidi" w:hAnsiTheme="minorBidi" w:cstheme="minorBidi"/>
          <w:b/>
          <w:bCs/>
          <w:sz w:val="24"/>
          <w:szCs w:val="24"/>
          <w:rtl/>
        </w:rPr>
      </w:pPr>
    </w:p>
    <w:p w14:paraId="073F3BC4" w14:textId="77777777" w:rsidR="00F50562" w:rsidRDefault="00F50562" w:rsidP="00F50562">
      <w:pPr>
        <w:rPr>
          <w:rFonts w:asciiTheme="minorBidi" w:hAnsiTheme="minorBidi" w:cstheme="minorBidi"/>
          <w:b/>
          <w:bCs/>
          <w:sz w:val="24"/>
          <w:szCs w:val="24"/>
          <w:rtl/>
        </w:rPr>
      </w:pPr>
    </w:p>
    <w:p w14:paraId="1FE486C7" w14:textId="77777777" w:rsidR="00F50562" w:rsidRDefault="00F50562" w:rsidP="00F50562">
      <w:pPr>
        <w:rPr>
          <w:rFonts w:asciiTheme="minorBidi" w:hAnsiTheme="minorBidi" w:cstheme="minorBidi"/>
          <w:b/>
          <w:bCs/>
          <w:sz w:val="24"/>
          <w:szCs w:val="24"/>
          <w:rtl/>
        </w:rPr>
      </w:pPr>
    </w:p>
    <w:p w14:paraId="1D133917" w14:textId="77777777" w:rsidR="00F50562" w:rsidRDefault="00F50562" w:rsidP="00F50562">
      <w:pPr>
        <w:rPr>
          <w:rFonts w:asciiTheme="minorBidi" w:hAnsiTheme="minorBidi" w:cstheme="minorBidi"/>
          <w:b/>
          <w:bCs/>
          <w:sz w:val="24"/>
          <w:szCs w:val="24"/>
          <w:rtl/>
        </w:rPr>
      </w:pPr>
    </w:p>
    <w:p w14:paraId="0581F50F" w14:textId="77777777" w:rsidR="00F50562" w:rsidRDefault="00F50562" w:rsidP="00F50562">
      <w:pPr>
        <w:rPr>
          <w:rFonts w:asciiTheme="minorBidi" w:hAnsiTheme="minorBidi" w:cstheme="minorBidi"/>
          <w:b/>
          <w:bCs/>
          <w:sz w:val="24"/>
          <w:szCs w:val="24"/>
          <w:rtl/>
        </w:rPr>
      </w:pPr>
    </w:p>
    <w:p w14:paraId="65A301C9" w14:textId="77777777" w:rsidR="00F50562" w:rsidRDefault="00F50562" w:rsidP="00F50562">
      <w:pPr>
        <w:rPr>
          <w:rFonts w:asciiTheme="minorBidi" w:hAnsiTheme="minorBidi" w:cstheme="minorBidi"/>
          <w:b/>
          <w:bCs/>
          <w:sz w:val="24"/>
          <w:szCs w:val="24"/>
          <w:rtl/>
        </w:rPr>
      </w:pPr>
    </w:p>
    <w:p w14:paraId="398864D8" w14:textId="77777777" w:rsidR="00F50562" w:rsidRDefault="00F50562" w:rsidP="00F50562">
      <w:pPr>
        <w:rPr>
          <w:rFonts w:asciiTheme="minorBidi" w:hAnsiTheme="minorBidi" w:cstheme="minorBidi"/>
          <w:b/>
          <w:bCs/>
          <w:sz w:val="24"/>
          <w:szCs w:val="24"/>
          <w:rtl/>
        </w:rPr>
      </w:pPr>
    </w:p>
    <w:p w14:paraId="409190BB" w14:textId="77777777" w:rsidR="00F50562" w:rsidRDefault="00F50562" w:rsidP="00F50562">
      <w:pPr>
        <w:rPr>
          <w:rFonts w:asciiTheme="minorBidi" w:hAnsiTheme="minorBidi" w:cstheme="minorBidi"/>
          <w:b/>
          <w:bCs/>
          <w:sz w:val="24"/>
          <w:szCs w:val="24"/>
          <w:rtl/>
        </w:rPr>
      </w:pPr>
    </w:p>
    <w:p w14:paraId="2B6A1CBE" w14:textId="77777777" w:rsidR="00F50562" w:rsidRDefault="00F50562" w:rsidP="00F50562">
      <w:pPr>
        <w:rPr>
          <w:rFonts w:asciiTheme="minorBidi" w:hAnsiTheme="minorBidi" w:cstheme="minorBidi"/>
          <w:b/>
          <w:bCs/>
          <w:sz w:val="24"/>
          <w:szCs w:val="24"/>
          <w:rtl/>
        </w:rPr>
      </w:pPr>
    </w:p>
    <w:p w14:paraId="20DD7174" w14:textId="77777777" w:rsidR="00F50562" w:rsidRDefault="00F50562" w:rsidP="00F50562">
      <w:pPr>
        <w:rPr>
          <w:rFonts w:asciiTheme="minorBidi" w:hAnsiTheme="minorBidi" w:cstheme="minorBidi"/>
          <w:b/>
          <w:bCs/>
          <w:sz w:val="24"/>
          <w:szCs w:val="24"/>
          <w:rtl/>
        </w:rPr>
      </w:pPr>
    </w:p>
    <w:p w14:paraId="6A562D1B" w14:textId="77777777" w:rsidR="00F50562" w:rsidRDefault="00F50562" w:rsidP="00F50562">
      <w:pPr>
        <w:rPr>
          <w:rFonts w:asciiTheme="minorBidi" w:hAnsiTheme="minorBidi" w:cstheme="minorBidi"/>
          <w:b/>
          <w:bCs/>
          <w:sz w:val="24"/>
          <w:szCs w:val="24"/>
          <w:rtl/>
        </w:rPr>
      </w:pPr>
    </w:p>
    <w:p w14:paraId="070D46F8" w14:textId="77777777" w:rsidR="00F50562" w:rsidRDefault="00F50562" w:rsidP="00F50562">
      <w:pPr>
        <w:rPr>
          <w:rFonts w:asciiTheme="minorBidi" w:hAnsiTheme="minorBidi" w:cstheme="minorBidi"/>
          <w:b/>
          <w:bCs/>
          <w:sz w:val="24"/>
          <w:szCs w:val="24"/>
          <w:rtl/>
        </w:rPr>
      </w:pPr>
    </w:p>
    <w:p w14:paraId="236849A0" w14:textId="77777777" w:rsidR="00F50562" w:rsidRPr="00645CE8" w:rsidRDefault="00F50562" w:rsidP="00F50562">
      <w:pPr>
        <w:rPr>
          <w:rFonts w:asciiTheme="minorBidi" w:hAnsiTheme="minorBidi" w:cstheme="minorBidi"/>
          <w:b/>
          <w:bCs/>
          <w:sz w:val="24"/>
          <w:szCs w:val="24"/>
          <w:rtl/>
        </w:rPr>
      </w:pPr>
    </w:p>
    <w:p w14:paraId="72DD3512" w14:textId="77777777" w:rsidR="00F50562" w:rsidRDefault="00F50562" w:rsidP="00F50562">
      <w:pPr>
        <w:spacing w:after="160" w:line="259" w:lineRule="auto"/>
        <w:rPr>
          <w:rFonts w:asciiTheme="minorBidi" w:eastAsia="Times New Roman" w:hAnsiTheme="minorBidi" w:cstheme="minorBidi"/>
          <w:b/>
          <w:bCs/>
          <w:sz w:val="24"/>
          <w:szCs w:val="24"/>
          <w:rtl/>
        </w:rPr>
      </w:pPr>
      <w:r>
        <w:rPr>
          <w:rFonts w:asciiTheme="minorBidi" w:eastAsia="Times New Roman" w:hAnsiTheme="minorBidi" w:cstheme="minorBidi"/>
          <w:b/>
          <w:bCs/>
          <w:sz w:val="24"/>
          <w:szCs w:val="24"/>
          <w:rtl/>
        </w:rPr>
        <w:br w:type="page"/>
      </w:r>
    </w:p>
    <w:p w14:paraId="2B49EB5A" w14:textId="77777777" w:rsidR="00F50562" w:rsidRPr="00645CE8" w:rsidRDefault="00F50562" w:rsidP="00F50562">
      <w:pPr>
        <w:spacing w:after="150"/>
        <w:outlineLvl w:val="1"/>
        <w:rPr>
          <w:rFonts w:asciiTheme="minorBidi" w:eastAsia="Times New Roman" w:hAnsiTheme="minorBidi" w:cstheme="minorBidi"/>
          <w:b/>
          <w:bCs/>
          <w:sz w:val="24"/>
          <w:szCs w:val="24"/>
        </w:rPr>
      </w:pPr>
      <w:r w:rsidRPr="00645CE8">
        <w:rPr>
          <w:rFonts w:asciiTheme="minorBidi" w:eastAsia="Times New Roman" w:hAnsiTheme="minorBidi" w:cstheme="minorBidi"/>
          <w:b/>
          <w:bCs/>
          <w:sz w:val="24"/>
          <w:szCs w:val="24"/>
          <w:rtl/>
        </w:rPr>
        <w:t>נספח ה' - התאמות למשרתים במילואים ולבני זוגם שהם הורים</w:t>
      </w:r>
      <w:r w:rsidRPr="00645CE8">
        <w:rPr>
          <w:rFonts w:asciiTheme="minorBidi" w:eastAsia="Times New Roman" w:hAnsiTheme="minorBidi" w:cstheme="minorBidi"/>
          <w:b/>
          <w:bCs/>
          <w:sz w:val="24"/>
          <w:szCs w:val="24"/>
        </w:rPr>
        <w:t>  </w:t>
      </w:r>
    </w:p>
    <w:p w14:paraId="4DD6A041" w14:textId="77777777" w:rsidR="00F50562" w:rsidRPr="00645CE8" w:rsidRDefault="00F50562" w:rsidP="00F50562">
      <w:pPr>
        <w:bidi w:val="0"/>
        <w:spacing w:after="150"/>
        <w:jc w:val="center"/>
        <w:outlineLvl w:val="1"/>
        <w:rPr>
          <w:rFonts w:asciiTheme="minorBidi" w:eastAsia="Times New Roman" w:hAnsiTheme="minorBidi" w:cstheme="minorBidi"/>
          <w:b/>
          <w:bCs/>
          <w:sz w:val="24"/>
          <w:szCs w:val="24"/>
        </w:rPr>
      </w:pPr>
    </w:p>
    <w:p w14:paraId="3DCEBF2C" w14:textId="77777777" w:rsidR="00F50562" w:rsidRPr="00645CE8" w:rsidRDefault="00F50562" w:rsidP="00F50562">
      <w:pPr>
        <w:spacing w:after="150"/>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סטודנט/</w:t>
      </w:r>
      <w:proofErr w:type="spellStart"/>
      <w:r w:rsidRPr="00645CE8">
        <w:rPr>
          <w:rFonts w:asciiTheme="minorBidi" w:eastAsia="Times New Roman" w:hAnsiTheme="minorBidi" w:cstheme="minorBidi"/>
          <w:sz w:val="24"/>
          <w:szCs w:val="24"/>
          <w:rtl/>
        </w:rPr>
        <w:t>ית</w:t>
      </w:r>
      <w:proofErr w:type="spellEnd"/>
      <w:r w:rsidRPr="00645CE8">
        <w:rPr>
          <w:rFonts w:asciiTheme="minorBidi" w:eastAsia="Times New Roman" w:hAnsiTheme="minorBidi" w:cstheme="minorBidi"/>
          <w:sz w:val="24"/>
          <w:szCs w:val="24"/>
          <w:rtl/>
        </w:rPr>
        <w:t xml:space="preserve"> יקר/ה </w:t>
      </w:r>
    </w:p>
    <w:p w14:paraId="3F88C17E"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br/>
        <w:t>האוניברסיטה קבעה נוהל זה לריכוז זכויות סטודנטים במילואים המבוסס על כללי זכויות הסטודנט (התאמות לסטודנטים המשרתים בשירות מילואים), תשע"ב-2012.</w:t>
      </w:r>
    </w:p>
    <w:p w14:paraId="7C73D5B0"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בכדי להבטיח שמירה על זכויותיך יש לפעול בהתאם לנוהל. </w:t>
      </w:r>
    </w:p>
    <w:p w14:paraId="02D9B5C1" w14:textId="77777777" w:rsidR="00F50562" w:rsidRPr="00645CE8" w:rsidRDefault="00F50562" w:rsidP="00F50562">
      <w:pPr>
        <w:spacing w:after="150"/>
        <w:jc w:val="both"/>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הערה: מקום שבו הניסוח בנוהל הוא בלשון זכר הכוונה היא לכל המינים.</w:t>
      </w:r>
    </w:p>
    <w:p w14:paraId="751E677B"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לתשומת לב: זכויותיו של הורה שבן או בת זוגו שירתו שירות מילואים מפורטות באופן מרוכז בהמשך הנספח.</w:t>
      </w:r>
    </w:p>
    <w:p w14:paraId="2A74C6A2" w14:textId="77777777" w:rsidR="00F50562" w:rsidRPr="00645CE8" w:rsidRDefault="00F50562" w:rsidP="00F50562">
      <w:pPr>
        <w:spacing w:after="150"/>
        <w:rPr>
          <w:rFonts w:asciiTheme="minorBidi" w:eastAsia="Times New Roman" w:hAnsiTheme="minorBidi" w:cstheme="minorBidi"/>
          <w:sz w:val="24"/>
          <w:szCs w:val="24"/>
          <w:rtl/>
        </w:rPr>
      </w:pPr>
    </w:p>
    <w:p w14:paraId="5CF50373" w14:textId="77777777" w:rsidR="00F50562" w:rsidRPr="00645CE8" w:rsidRDefault="00F50562" w:rsidP="00F50562">
      <w:pPr>
        <w:spacing w:after="150"/>
        <w:rPr>
          <w:rFonts w:asciiTheme="minorBidi" w:eastAsia="Times New Roman" w:hAnsiTheme="minorBidi" w:cstheme="minorBidi"/>
          <w:sz w:val="24"/>
          <w:szCs w:val="24"/>
          <w:rtl/>
        </w:rPr>
      </w:pPr>
      <w:r w:rsidRPr="00645CE8">
        <w:rPr>
          <w:rFonts w:asciiTheme="minorBidi" w:eastAsia="Times New Roman" w:hAnsiTheme="minorBidi" w:cstheme="minorBidi"/>
          <w:b/>
          <w:bCs/>
          <w:sz w:val="24"/>
          <w:szCs w:val="24"/>
          <w:rtl/>
        </w:rPr>
        <w:t>הגדרות:</w:t>
      </w:r>
    </w:p>
    <w:p w14:paraId="3E92415F"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w:t>
      </w:r>
      <w:r w:rsidRPr="00645CE8">
        <w:rPr>
          <w:rFonts w:asciiTheme="minorBidi" w:eastAsia="Times New Roman" w:hAnsiTheme="minorBidi" w:cstheme="minorBidi"/>
          <w:b/>
          <w:bCs/>
          <w:sz w:val="24"/>
          <w:szCs w:val="24"/>
          <w:rtl/>
        </w:rPr>
        <w:t>דרישה מוקדמת</w:t>
      </w:r>
      <w:r w:rsidRPr="00645CE8">
        <w:rPr>
          <w:rFonts w:asciiTheme="minorBidi" w:eastAsia="Times New Roman" w:hAnsiTheme="minorBidi" w:cstheme="minorBidi"/>
          <w:sz w:val="24"/>
          <w:szCs w:val="24"/>
          <w:rtl/>
        </w:rPr>
        <w:t>" – השתתפות בקורס, בחינה או מטלה המהווים תנאי להשתתפות בקורס אחר, בחינה אחרת או מטלה אחרת או לקבלה לשנת לימודים מתקדמת.</w:t>
      </w:r>
    </w:p>
    <w:p w14:paraId="0BE2B740"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w:t>
      </w:r>
      <w:r w:rsidRPr="00645CE8">
        <w:rPr>
          <w:rFonts w:asciiTheme="minorBidi" w:eastAsia="Times New Roman" w:hAnsiTheme="minorBidi" w:cstheme="minorBidi"/>
          <w:b/>
          <w:bCs/>
          <w:sz w:val="24"/>
          <w:szCs w:val="24"/>
          <w:rtl/>
        </w:rPr>
        <w:t>היעדרות בשל שירות מילואים</w:t>
      </w:r>
      <w:r w:rsidRPr="00645CE8">
        <w:rPr>
          <w:rFonts w:asciiTheme="minorBidi" w:eastAsia="Times New Roman" w:hAnsiTheme="minorBidi" w:cstheme="minorBidi"/>
          <w:sz w:val="24"/>
          <w:szCs w:val="24"/>
          <w:rtl/>
        </w:rPr>
        <w:t>" – היעדרות בתקופת לימודים או בחינות בשל שירות מילואים כהגדרתו בחוק שירות המילואים , התשס"ח-2008.</w:t>
      </w:r>
    </w:p>
    <w:p w14:paraId="139CCEA5"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w:t>
      </w:r>
      <w:r w:rsidRPr="00645CE8">
        <w:rPr>
          <w:rFonts w:asciiTheme="minorBidi" w:eastAsia="Times New Roman" w:hAnsiTheme="minorBidi" w:cstheme="minorBidi"/>
          <w:b/>
          <w:bCs/>
          <w:sz w:val="24"/>
          <w:szCs w:val="24"/>
          <w:rtl/>
        </w:rPr>
        <w:t>מטלה</w:t>
      </w:r>
      <w:r w:rsidRPr="00645CE8">
        <w:rPr>
          <w:rFonts w:asciiTheme="minorBidi" w:eastAsia="Times New Roman" w:hAnsiTheme="minorBidi" w:cstheme="minorBidi"/>
          <w:sz w:val="24"/>
          <w:szCs w:val="24"/>
          <w:rtl/>
        </w:rPr>
        <w:t>" –תרגיל, עבודה, עבודה סמינריונית, פרויקט, רפרט וכדומה.</w:t>
      </w:r>
    </w:p>
    <w:p w14:paraId="01B052DB"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w:t>
      </w:r>
      <w:r w:rsidRPr="00645CE8">
        <w:rPr>
          <w:rFonts w:asciiTheme="minorBidi" w:eastAsia="Times New Roman" w:hAnsiTheme="minorBidi" w:cstheme="minorBidi"/>
          <w:b/>
          <w:bCs/>
          <w:sz w:val="24"/>
          <w:szCs w:val="24"/>
          <w:rtl/>
        </w:rPr>
        <w:t>סטודנט הורה</w:t>
      </w:r>
      <w:r w:rsidRPr="00645CE8">
        <w:rPr>
          <w:rFonts w:asciiTheme="minorBidi" w:eastAsia="Times New Roman" w:hAnsiTheme="minorBidi" w:cstheme="minorBidi"/>
          <w:sz w:val="24"/>
          <w:szCs w:val="24"/>
          <w:rtl/>
        </w:rPr>
        <w:t xml:space="preserve">" – סטודנט שהוא הורה לילד שטרם מלאו לו 13 שנים. </w:t>
      </w:r>
    </w:p>
    <w:p w14:paraId="646756E6"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w:t>
      </w:r>
      <w:r w:rsidRPr="00645CE8">
        <w:rPr>
          <w:rFonts w:asciiTheme="minorBidi" w:eastAsia="Times New Roman" w:hAnsiTheme="minorBidi" w:cstheme="minorBidi"/>
          <w:b/>
          <w:bCs/>
          <w:sz w:val="24"/>
          <w:szCs w:val="24"/>
          <w:rtl/>
        </w:rPr>
        <w:t>שירות מילואים</w:t>
      </w:r>
      <w:r w:rsidRPr="00645CE8">
        <w:rPr>
          <w:rFonts w:asciiTheme="minorBidi" w:eastAsia="Times New Roman" w:hAnsiTheme="minorBidi" w:cstheme="minorBidi"/>
          <w:sz w:val="24"/>
          <w:szCs w:val="24"/>
          <w:rtl/>
        </w:rPr>
        <w:t>" – כהגדרתו בחוק שירות המילואים.</w:t>
      </w:r>
    </w:p>
    <w:p w14:paraId="6B7DB05D"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w:t>
      </w:r>
      <w:r w:rsidRPr="00645CE8">
        <w:rPr>
          <w:rFonts w:asciiTheme="minorBidi" w:eastAsia="Times New Roman" w:hAnsiTheme="minorBidi" w:cstheme="minorBidi"/>
          <w:b/>
          <w:bCs/>
          <w:sz w:val="24"/>
          <w:szCs w:val="24"/>
          <w:rtl/>
        </w:rPr>
        <w:t>שירות מילואים בנסיבות חירום, במצב מיוחד או בהתראה קצרה</w:t>
      </w:r>
      <w:r w:rsidRPr="00645CE8">
        <w:rPr>
          <w:rFonts w:asciiTheme="minorBidi" w:eastAsia="Times New Roman" w:hAnsiTheme="minorBidi" w:cstheme="minorBidi"/>
          <w:sz w:val="24"/>
          <w:szCs w:val="24"/>
          <w:rtl/>
        </w:rPr>
        <w:t>" (להלן: "</w:t>
      </w:r>
      <w:r w:rsidRPr="00645CE8">
        <w:rPr>
          <w:rFonts w:asciiTheme="minorBidi" w:eastAsia="Times New Roman" w:hAnsiTheme="minorBidi" w:cstheme="minorBidi"/>
          <w:b/>
          <w:bCs/>
          <w:sz w:val="24"/>
          <w:szCs w:val="24"/>
          <w:rtl/>
        </w:rPr>
        <w:t>שירות מילואים בנסיבות חריגות</w:t>
      </w:r>
      <w:r w:rsidRPr="00645CE8">
        <w:rPr>
          <w:rFonts w:asciiTheme="minorBidi" w:eastAsia="Times New Roman" w:hAnsiTheme="minorBidi" w:cstheme="minorBidi"/>
          <w:sz w:val="24"/>
          <w:szCs w:val="24"/>
          <w:rtl/>
        </w:rPr>
        <w:t>") – שירות מילואים על פי קריאה לשירות לפי הוראות סעיף 8 לחוק שירות המילואים או על פי קריאה לשירות במצב מיוחד כמשמעותה בסעיף 9(א) לחוק שירות המילואים או שירות מילואים על פי קריאה לשירות בהתראה קצרה לפי קביעה של שר הביטחון וצה"ל כמשמעותה בפקודות הצבא.</w:t>
      </w:r>
    </w:p>
    <w:p w14:paraId="4FE3C576" w14:textId="77777777" w:rsidR="00F50562" w:rsidRPr="00645CE8" w:rsidRDefault="00F50562" w:rsidP="00F50562">
      <w:pPr>
        <w:spacing w:after="150"/>
        <w:jc w:val="both"/>
        <w:rPr>
          <w:rFonts w:asciiTheme="minorBidi" w:eastAsia="Times New Roman" w:hAnsiTheme="minorBidi" w:cstheme="minorBidi"/>
          <w:sz w:val="24"/>
          <w:szCs w:val="24"/>
          <w:rtl/>
        </w:rPr>
      </w:pPr>
    </w:p>
    <w:p w14:paraId="701B2C70" w14:textId="77777777" w:rsidR="00F50562" w:rsidRPr="00645CE8" w:rsidRDefault="00F50562" w:rsidP="00F50562">
      <w:pPr>
        <w:spacing w:after="150"/>
        <w:rPr>
          <w:rFonts w:asciiTheme="minorBidi" w:eastAsia="Times New Roman" w:hAnsiTheme="minorBidi" w:cstheme="minorBidi"/>
          <w:sz w:val="24"/>
          <w:szCs w:val="24"/>
          <w:rtl/>
        </w:rPr>
      </w:pPr>
      <w:r w:rsidRPr="00645CE8">
        <w:rPr>
          <w:rFonts w:asciiTheme="minorBidi" w:eastAsia="Times New Roman" w:hAnsiTheme="minorBidi" w:cstheme="minorBidi"/>
          <w:b/>
          <w:bCs/>
          <w:sz w:val="24"/>
          <w:szCs w:val="24"/>
          <w:rtl/>
        </w:rPr>
        <w:t>1. הגשת בקשה להתאמות</w:t>
      </w:r>
    </w:p>
    <w:p w14:paraId="5D84A618"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(א) סטודנטים המבקשים לקבל התאמות יפעלו בהתאם לנוהל זה ולסעיף </w:t>
      </w:r>
      <w:hyperlink r:id="rId48" w:history="1">
        <w:r w:rsidRPr="00645CE8">
          <w:rPr>
            <w:rFonts w:asciiTheme="minorBidi" w:eastAsia="Times New Roman" w:hAnsiTheme="minorBidi" w:cstheme="minorBidi"/>
            <w:sz w:val="24"/>
            <w:szCs w:val="24"/>
            <w:u w:val="single"/>
            <w:rtl/>
          </w:rPr>
          <w:t>1.12.4 בנהלי</w:t>
        </w:r>
      </w:hyperlink>
      <w:r w:rsidRPr="00645CE8">
        <w:rPr>
          <w:rFonts w:asciiTheme="minorBidi" w:eastAsia="Times New Roman" w:hAnsiTheme="minorBidi" w:cstheme="minorBidi"/>
          <w:sz w:val="24"/>
          <w:szCs w:val="24"/>
          <w:rtl/>
        </w:rPr>
        <w:t> הוראה ולימודים.</w:t>
      </w:r>
    </w:p>
    <w:p w14:paraId="44E4C5A7"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(ב) סטודנטים המבקשים לקבל התאמות יפנו אל רכז/ת המילואים בפקולטה בה הם לומדים. </w:t>
      </w:r>
    </w:p>
    <w:p w14:paraId="177F76D4" w14:textId="77777777" w:rsidR="00F50562" w:rsidRPr="00645CE8" w:rsidRDefault="00F50562" w:rsidP="00F50562">
      <w:pPr>
        <w:spacing w:after="150"/>
        <w:jc w:val="both"/>
        <w:rPr>
          <w:rFonts w:asciiTheme="minorBidi" w:eastAsia="Times New Roman" w:hAnsiTheme="minorBidi" w:cstheme="minorBidi"/>
          <w:sz w:val="24"/>
          <w:szCs w:val="24"/>
        </w:rPr>
      </w:pPr>
    </w:p>
    <w:p w14:paraId="0FFE70B8" w14:textId="77777777" w:rsidR="00F50562" w:rsidRPr="00645CE8" w:rsidRDefault="00F50562" w:rsidP="00F50562">
      <w:pPr>
        <w:spacing w:after="150"/>
        <w:rPr>
          <w:rFonts w:asciiTheme="minorBidi" w:eastAsia="Times New Roman" w:hAnsiTheme="minorBidi" w:cstheme="minorBidi"/>
          <w:sz w:val="24"/>
          <w:szCs w:val="24"/>
          <w:rtl/>
        </w:rPr>
      </w:pPr>
      <w:r w:rsidRPr="00645CE8">
        <w:rPr>
          <w:rFonts w:asciiTheme="minorBidi" w:eastAsia="Times New Roman" w:hAnsiTheme="minorBidi" w:cstheme="minorBidi"/>
          <w:b/>
          <w:bCs/>
          <w:sz w:val="24"/>
          <w:szCs w:val="24"/>
          <w:rtl/>
        </w:rPr>
        <w:t>2. היעדרות משיעורים ודחיית לימודים</w:t>
      </w:r>
    </w:p>
    <w:p w14:paraId="2F37042F"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(א) סטודנט משרת מילואים זכאי להיעדר משיעורים בתקופת שירות המילואים, בלא הגבלה, ולא ייפגעו זכויותיו בשל כך, לרבות לעניין דרישות נוכחות לצורך זכאות לגשת לבחינות, להגשת עבודות או למתן ציון מיטיב.</w:t>
      </w:r>
    </w:p>
    <w:p w14:paraId="6CA84189"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(ב) סטודנט ששירת שירות מילואים בנסיבות חריגות, זכאי להיעדר </w:t>
      </w:r>
      <w:r w:rsidRPr="00645CE8">
        <w:rPr>
          <w:rFonts w:asciiTheme="minorBidi" w:eastAsia="Times New Roman" w:hAnsiTheme="minorBidi" w:cstheme="minorBidi"/>
          <w:sz w:val="24"/>
          <w:szCs w:val="24"/>
          <w:u w:val="single"/>
          <w:rtl/>
        </w:rPr>
        <w:t>מיום לימודים</w:t>
      </w:r>
      <w:r w:rsidRPr="00645CE8">
        <w:rPr>
          <w:rFonts w:asciiTheme="minorBidi" w:eastAsia="Times New Roman" w:hAnsiTheme="minorBidi" w:cstheme="minorBidi"/>
          <w:sz w:val="24"/>
          <w:szCs w:val="24"/>
          <w:rtl/>
        </w:rPr>
        <w:t xml:space="preserve"> אחד בסמוך לאחר תום שירות מילואים זה ואם תקופת השירות עלתה על 10 ימים, יהיה זכאי ליום היעדרות נוסף בשל כל 10 ימי שירות מילואים כאמור; כל יום היעדרות יהיה בסמוך לאחר תום שירות המילואים.</w:t>
      </w:r>
    </w:p>
    <w:p w14:paraId="0DE70308"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(ג) במידת האפשר ובשים לב לסוג שירות המילואים המדובר, באחריות הסטודנט לתאם ההיעדרות כאמור מראש עם מורה הקורס ולהשלים את החומר שהחסיר.</w:t>
      </w:r>
    </w:p>
    <w:p w14:paraId="726C10DC"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(ד) סטודנט ששירת שירות מילואים של 10 ימים לפחות במצטבר במהלך סמסטר לעניין קורס סמסטריאלי או 20 ימים לפחות במצטבר במהלך שנת הלימודים לעניין קורס שנתי, ונעדר בשל כך משיעורים בקורס, רשאי לדחות את הקורס ולחזור עליו בלא תשלום נוסף בתנאי שעדיין לא נבחן.</w:t>
      </w:r>
    </w:p>
    <w:p w14:paraId="36CFC8A6" w14:textId="77777777" w:rsidR="00F50562" w:rsidRPr="00645CE8" w:rsidRDefault="00F50562" w:rsidP="00F50562">
      <w:pPr>
        <w:spacing w:after="150"/>
        <w:jc w:val="both"/>
        <w:rPr>
          <w:rFonts w:asciiTheme="minorBidi" w:eastAsia="Times New Roman" w:hAnsiTheme="minorBidi" w:cstheme="minorBidi"/>
          <w:sz w:val="24"/>
          <w:szCs w:val="24"/>
          <w:rtl/>
        </w:rPr>
      </w:pPr>
    </w:p>
    <w:p w14:paraId="5C51648A" w14:textId="77777777" w:rsidR="00F50562" w:rsidRPr="00645CE8" w:rsidRDefault="00F50562" w:rsidP="00F50562">
      <w:pPr>
        <w:spacing w:after="150"/>
        <w:rPr>
          <w:rFonts w:asciiTheme="minorBidi" w:eastAsia="Times New Roman" w:hAnsiTheme="minorBidi" w:cstheme="minorBidi"/>
          <w:sz w:val="24"/>
          <w:szCs w:val="24"/>
          <w:rtl/>
        </w:rPr>
      </w:pPr>
      <w:r w:rsidRPr="00645CE8">
        <w:rPr>
          <w:rFonts w:asciiTheme="minorBidi" w:eastAsia="Times New Roman" w:hAnsiTheme="minorBidi" w:cstheme="minorBidi"/>
          <w:b/>
          <w:bCs/>
          <w:sz w:val="24"/>
          <w:szCs w:val="24"/>
          <w:rtl/>
        </w:rPr>
        <w:t>3. מטלות</w:t>
      </w:r>
    </w:p>
    <w:p w14:paraId="398AF2FA"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(א) על סטודנט משרת מילואים ליידע מראש, ככל הניתן, את המורה על שירות המילואים הצפוי וזכאי לדחייה במועד הגשת מטלה או מטלה חלופית בהתאם להחלטת המרצה, כמפורט להלן.</w:t>
      </w:r>
    </w:p>
    <w:p w14:paraId="2298296E"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(ב)</w:t>
      </w:r>
      <w:r w:rsidRPr="00645CE8" w:rsidDel="006D783C">
        <w:rPr>
          <w:rFonts w:asciiTheme="minorBidi" w:eastAsia="Times New Roman" w:hAnsiTheme="minorBidi" w:cstheme="minorBidi"/>
          <w:sz w:val="24"/>
          <w:szCs w:val="24"/>
          <w:rtl/>
        </w:rPr>
        <w:t xml:space="preserve"> </w:t>
      </w:r>
      <w:r w:rsidRPr="00645CE8">
        <w:rPr>
          <w:rFonts w:asciiTheme="minorBidi" w:eastAsia="Times New Roman" w:hAnsiTheme="minorBidi" w:cstheme="minorBidi"/>
          <w:sz w:val="24"/>
          <w:szCs w:val="24"/>
          <w:rtl/>
        </w:rPr>
        <w:t>במקרה בו סטודנט שירת במילואים בזמן שהוקצב להכנת מטלה, יידחה מועד הגשת המטלה או מטלה חלופית בהתאם להחלטת המרצה, במספר הימים לפחות שבהם שירת במילואים; היה השירות שירות מילואים בנסיבות חריגות יידחה המועד ב-10 ימים או במספר הימים שבהם שירות במילואים, לפי הגבוה. כלל זה חל גם על הגשת מטלה חלופית.</w:t>
      </w:r>
    </w:p>
    <w:p w14:paraId="427A14D0"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(ג) תלמיד שהפסיד עקב שירות מילואים של 14 ימים ומעלה את מועד הגשתן של למעלה משמונה עבודות, יפנה לרכז המילואים של פקולטת האם שלו אשר רשאית לדון ולהחליט מתוך רצון טוב אך גם מתוך התחשבות בדרישות הקורסים השונים אם וכיצד יוגשו העבודות.</w:t>
      </w:r>
    </w:p>
    <w:p w14:paraId="607D3DB6" w14:textId="77777777" w:rsidR="00F50562" w:rsidRPr="00645CE8" w:rsidRDefault="00F50562" w:rsidP="00F50562">
      <w:pPr>
        <w:spacing w:after="150"/>
        <w:jc w:val="both"/>
        <w:rPr>
          <w:rFonts w:asciiTheme="minorBidi" w:eastAsia="Times New Roman" w:hAnsiTheme="minorBidi" w:cstheme="minorBidi"/>
          <w:sz w:val="24"/>
          <w:szCs w:val="24"/>
          <w:rtl/>
        </w:rPr>
      </w:pPr>
    </w:p>
    <w:p w14:paraId="3FB55A44" w14:textId="77777777" w:rsidR="00F50562" w:rsidRPr="00645CE8" w:rsidRDefault="00F50562" w:rsidP="00F50562">
      <w:pPr>
        <w:spacing w:after="150"/>
        <w:rPr>
          <w:rFonts w:asciiTheme="minorBidi" w:eastAsia="Times New Roman" w:hAnsiTheme="minorBidi" w:cstheme="minorBidi"/>
          <w:sz w:val="24"/>
          <w:szCs w:val="24"/>
          <w:rtl/>
        </w:rPr>
      </w:pPr>
      <w:r w:rsidRPr="00645CE8">
        <w:rPr>
          <w:rFonts w:asciiTheme="minorBidi" w:eastAsia="Times New Roman" w:hAnsiTheme="minorBidi" w:cstheme="minorBidi"/>
          <w:b/>
          <w:bCs/>
          <w:sz w:val="24"/>
          <w:szCs w:val="24"/>
          <w:rtl/>
        </w:rPr>
        <w:t>4. מעבדות, סמינריונים, סדנאות, סיורים והכשרה מעשית</w:t>
      </w:r>
    </w:p>
    <w:p w14:paraId="2B54B2CE" w14:textId="77777777" w:rsidR="00F50562" w:rsidRPr="00645CE8" w:rsidRDefault="00F50562" w:rsidP="00F50562">
      <w:pPr>
        <w:spacing w:after="150"/>
        <w:ind w:left="36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(א) סטודנט משרת מילואים שנעדר בשל שירות מילואים מקורס במעבדה, סמינריון, סיור, סדנה או הכשרה מעשית רשאי לקבל אחת מההתאמות הבאות בתיאום עם המרצה: </w:t>
      </w:r>
    </w:p>
    <w:p w14:paraId="6B5C42FA" w14:textId="77777777" w:rsidR="00F50562" w:rsidRPr="00645CE8" w:rsidRDefault="00F50562" w:rsidP="00F50562">
      <w:pPr>
        <w:numPr>
          <w:ilvl w:val="0"/>
          <w:numId w:val="54"/>
        </w:numPr>
        <w:tabs>
          <w:tab w:val="clear" w:pos="720"/>
          <w:tab w:val="num" w:pos="935"/>
        </w:tabs>
        <w:spacing w:before="100" w:beforeAutospacing="1" w:after="100" w:afterAutospacing="1"/>
        <w:ind w:left="935" w:right="255"/>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להשלים את שהחסיר במועד שייקבע על ידי המרצה</w:t>
      </w:r>
      <w:r w:rsidRPr="00645CE8">
        <w:rPr>
          <w:rFonts w:asciiTheme="minorBidi" w:eastAsia="Times New Roman" w:hAnsiTheme="minorBidi" w:cstheme="minorBidi"/>
          <w:sz w:val="24"/>
          <w:szCs w:val="24"/>
        </w:rPr>
        <w:t>.</w:t>
      </w:r>
    </w:p>
    <w:p w14:paraId="4D826F39" w14:textId="77777777" w:rsidR="00F50562" w:rsidRPr="00645CE8" w:rsidRDefault="00F50562" w:rsidP="00F50562">
      <w:pPr>
        <w:numPr>
          <w:ilvl w:val="0"/>
          <w:numId w:val="54"/>
        </w:numPr>
        <w:tabs>
          <w:tab w:val="clear" w:pos="720"/>
          <w:tab w:val="num" w:pos="935"/>
        </w:tabs>
        <w:spacing w:before="100" w:beforeAutospacing="1" w:after="100" w:afterAutospacing="1"/>
        <w:ind w:left="935" w:right="255"/>
        <w:jc w:val="both"/>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השתתפות חוזרת במועד שייקבע על ידי המרצה</w:t>
      </w:r>
      <w:r w:rsidRPr="00645CE8">
        <w:rPr>
          <w:rFonts w:asciiTheme="minorBidi" w:eastAsia="Times New Roman" w:hAnsiTheme="minorBidi" w:cstheme="minorBidi"/>
          <w:sz w:val="24"/>
          <w:szCs w:val="24"/>
        </w:rPr>
        <w:t>.</w:t>
      </w:r>
    </w:p>
    <w:p w14:paraId="1FF1C808" w14:textId="77777777" w:rsidR="00F50562" w:rsidRPr="00645CE8" w:rsidRDefault="00F50562" w:rsidP="00F50562">
      <w:pPr>
        <w:numPr>
          <w:ilvl w:val="0"/>
          <w:numId w:val="54"/>
        </w:numPr>
        <w:tabs>
          <w:tab w:val="clear" w:pos="720"/>
          <w:tab w:val="num" w:pos="935"/>
        </w:tabs>
        <w:spacing w:before="100" w:beforeAutospacing="1" w:after="100" w:afterAutospacing="1"/>
        <w:ind w:left="935" w:right="255"/>
        <w:jc w:val="both"/>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המרת המטלה שהחסיר במטלה אחרת שתקבע על ידי המרצה</w:t>
      </w:r>
      <w:r w:rsidRPr="00645CE8">
        <w:rPr>
          <w:rFonts w:asciiTheme="minorBidi" w:eastAsia="Times New Roman" w:hAnsiTheme="minorBidi" w:cstheme="minorBidi"/>
          <w:sz w:val="24"/>
          <w:szCs w:val="24"/>
        </w:rPr>
        <w:t>.</w:t>
      </w:r>
    </w:p>
    <w:p w14:paraId="1993AB15" w14:textId="77777777" w:rsidR="00F50562" w:rsidRPr="00645CE8" w:rsidRDefault="00F50562" w:rsidP="00F50562">
      <w:pPr>
        <w:numPr>
          <w:ilvl w:val="0"/>
          <w:numId w:val="54"/>
        </w:numPr>
        <w:tabs>
          <w:tab w:val="clear" w:pos="720"/>
          <w:tab w:val="num" w:pos="935"/>
        </w:tabs>
        <w:spacing w:before="100" w:beforeAutospacing="1" w:after="100" w:afterAutospacing="1"/>
        <w:ind w:left="935" w:right="255"/>
        <w:jc w:val="both"/>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 xml:space="preserve">פטור מהמטלה – בקשה לפטור תוגש למרצה. </w:t>
      </w:r>
    </w:p>
    <w:p w14:paraId="511705BE" w14:textId="77777777" w:rsidR="00F50562" w:rsidRPr="00645CE8" w:rsidRDefault="00F50562" w:rsidP="00F50562">
      <w:pPr>
        <w:spacing w:after="150"/>
        <w:rPr>
          <w:rFonts w:asciiTheme="minorBidi" w:eastAsia="Times New Roman" w:hAnsiTheme="minorBidi" w:cstheme="minorBidi"/>
          <w:b/>
          <w:bCs/>
          <w:sz w:val="24"/>
          <w:szCs w:val="24"/>
          <w:rtl/>
        </w:rPr>
      </w:pPr>
      <w:r w:rsidRPr="00645CE8">
        <w:rPr>
          <w:rFonts w:asciiTheme="minorBidi" w:hAnsiTheme="minorBidi" w:cstheme="minorBidi"/>
          <w:sz w:val="24"/>
          <w:szCs w:val="24"/>
          <w:rtl/>
        </w:rPr>
        <w:t xml:space="preserve">(ב) הסטודנט יפנה </w:t>
      </w:r>
      <w:hyperlink r:id="rId49" w:tgtFrame="_blank" w:history="1">
        <w:r w:rsidRPr="00645CE8">
          <w:rPr>
            <w:rStyle w:val="Hyperlink"/>
            <w:rFonts w:asciiTheme="minorBidi" w:hAnsiTheme="minorBidi" w:cstheme="minorBidi"/>
            <w:color w:val="auto"/>
            <w:sz w:val="24"/>
            <w:szCs w:val="24"/>
            <w:rtl/>
          </w:rPr>
          <w:t>לרכז/ת המילואים בפקולטה</w:t>
        </w:r>
      </w:hyperlink>
      <w:r w:rsidRPr="00645CE8">
        <w:rPr>
          <w:rFonts w:asciiTheme="minorBidi" w:hAnsiTheme="minorBidi" w:cstheme="minorBidi"/>
          <w:sz w:val="24"/>
          <w:szCs w:val="24"/>
        </w:rPr>
        <w:t xml:space="preserve"> </w:t>
      </w:r>
      <w:r w:rsidRPr="00645CE8">
        <w:rPr>
          <w:rFonts w:asciiTheme="minorBidi" w:hAnsiTheme="minorBidi" w:cstheme="minorBidi"/>
          <w:sz w:val="24"/>
          <w:szCs w:val="24"/>
          <w:rtl/>
        </w:rPr>
        <w:t>לתאום ההתאמה. בנוסף</w:t>
      </w:r>
      <w:r w:rsidRPr="00645CE8">
        <w:rPr>
          <w:rFonts w:asciiTheme="minorBidi" w:hAnsiTheme="minorBidi" w:cstheme="minorBidi"/>
          <w:sz w:val="24"/>
          <w:szCs w:val="24"/>
        </w:rPr>
        <w:t>,  </w:t>
      </w:r>
      <w:r w:rsidRPr="00645CE8">
        <w:rPr>
          <w:rFonts w:asciiTheme="minorBidi" w:hAnsiTheme="minorBidi" w:cstheme="minorBidi"/>
          <w:sz w:val="24"/>
          <w:szCs w:val="24"/>
          <w:rtl/>
        </w:rPr>
        <w:t>אופן ההתאמה יפורט באתר היחידה האקדמית או באתר הקורס. התאמות אלו לא יגררו חיוב בתשלום נוסף</w:t>
      </w:r>
      <w:r w:rsidRPr="00645CE8">
        <w:rPr>
          <w:rFonts w:asciiTheme="minorBidi" w:hAnsiTheme="minorBidi" w:cstheme="minorBidi"/>
          <w:sz w:val="24"/>
          <w:szCs w:val="24"/>
        </w:rPr>
        <w:t>.   </w:t>
      </w:r>
    </w:p>
    <w:p w14:paraId="7B441DF1" w14:textId="77777777" w:rsidR="00F50562" w:rsidRPr="00645CE8" w:rsidRDefault="00F50562" w:rsidP="00F50562">
      <w:pPr>
        <w:spacing w:after="150"/>
        <w:rPr>
          <w:rFonts w:asciiTheme="minorBidi" w:eastAsia="Times New Roman" w:hAnsiTheme="minorBidi" w:cstheme="minorBidi"/>
          <w:sz w:val="24"/>
          <w:szCs w:val="24"/>
          <w:rtl/>
        </w:rPr>
      </w:pPr>
      <w:r w:rsidRPr="00645CE8">
        <w:rPr>
          <w:rFonts w:asciiTheme="minorBidi" w:eastAsia="Times New Roman" w:hAnsiTheme="minorBidi" w:cstheme="minorBidi"/>
          <w:b/>
          <w:bCs/>
          <w:sz w:val="24"/>
          <w:szCs w:val="24"/>
          <w:rtl/>
        </w:rPr>
        <w:t>5. בחינה</w:t>
      </w:r>
    </w:p>
    <w:p w14:paraId="7F3D912C"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(א) סטודנט שנעדר מבחינה בשל שירות מילואים זכאי להיבחן במועד מיוחד בעבור כל מועד שהפסיד (ראו סעיף ד להלן). </w:t>
      </w:r>
    </w:p>
    <w:p w14:paraId="77F7311A"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(ב) סטודנט ששירת שירות מילואים ברצף במשך 9-2 ימים במהלך תקופת הבחינות או בסמוך לה (דהיינו החל את שירות המילואים לפני תקופת הבחינות וסיים במהלכה) זכאי לא לגשת לבחינה המתקיימת בסמוך לחזרתו ולקבל מועד מיוחד על פי המפתח הבא:</w:t>
      </w:r>
    </w:p>
    <w:p w14:paraId="6123B6D8" w14:textId="77777777" w:rsidR="00F50562" w:rsidRPr="00645CE8" w:rsidRDefault="00F50562" w:rsidP="00F50562">
      <w:pPr>
        <w:numPr>
          <w:ilvl w:val="0"/>
          <w:numId w:val="52"/>
        </w:numPr>
        <w:spacing w:before="100" w:beforeAutospacing="1" w:after="100" w:afterAutospacing="1"/>
        <w:ind w:right="255"/>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שירות מילואים רצוף של 3-2 ימים: רשאי התלמיד לא להיבחן בבחינה המתקיימת במהלך 24 שעות לאחר חזרתו מהשירות ויהיה זכאי להיבחן במועד מיוחד</w:t>
      </w:r>
      <w:r w:rsidRPr="00645CE8">
        <w:rPr>
          <w:rFonts w:asciiTheme="minorBidi" w:eastAsia="Times New Roman" w:hAnsiTheme="minorBidi" w:cstheme="minorBidi"/>
          <w:sz w:val="24"/>
          <w:szCs w:val="24"/>
        </w:rPr>
        <w:t>.</w:t>
      </w:r>
    </w:p>
    <w:p w14:paraId="322A54CF" w14:textId="77777777" w:rsidR="00F50562" w:rsidRPr="00645CE8" w:rsidRDefault="00F50562" w:rsidP="00F50562">
      <w:pPr>
        <w:numPr>
          <w:ilvl w:val="0"/>
          <w:numId w:val="52"/>
        </w:numPr>
        <w:spacing w:before="100" w:beforeAutospacing="1" w:after="100" w:afterAutospacing="1"/>
        <w:ind w:right="255"/>
        <w:jc w:val="both"/>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שירות מילואים רצוף של 4-6 ימים: רשאי התלמיד לא להיבחן במהלך 48 שעות לאחר חזרתו מהשירות ויהיה זכאי להיבחן במועד מיוחד.</w:t>
      </w:r>
    </w:p>
    <w:p w14:paraId="1D0468F6" w14:textId="77777777" w:rsidR="00F50562" w:rsidRPr="00645CE8" w:rsidRDefault="00F50562" w:rsidP="00F50562">
      <w:pPr>
        <w:numPr>
          <w:ilvl w:val="0"/>
          <w:numId w:val="52"/>
        </w:numPr>
        <w:spacing w:before="100" w:beforeAutospacing="1" w:after="100" w:afterAutospacing="1"/>
        <w:ind w:right="255"/>
        <w:jc w:val="both"/>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שירות מילואים רצוף של 9-7 ימים: רשאי התלמיד לא להיבחן במהלך 72 שעות לאחר חזרתו מהשירות ויהיה זכאי להיבחן במועד מיוחד</w:t>
      </w:r>
      <w:r w:rsidRPr="00645CE8">
        <w:rPr>
          <w:rFonts w:asciiTheme="minorBidi" w:eastAsia="Times New Roman" w:hAnsiTheme="minorBidi" w:cstheme="minorBidi"/>
          <w:sz w:val="24"/>
          <w:szCs w:val="24"/>
        </w:rPr>
        <w:t>.</w:t>
      </w:r>
    </w:p>
    <w:p w14:paraId="4D3B5E16"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(ג) סטודנט ששירת שירות מילואים כמפורט להלן, יהיה זכאי להיבחן במועד מיוחד בכל קורס שהיה אמור להיבחן בו בתקופת הבחינות, בהתאם לאמור בסעיף ד' להלן: </w:t>
      </w:r>
    </w:p>
    <w:p w14:paraId="79955F16" w14:textId="77777777" w:rsidR="00F50562" w:rsidRPr="00645CE8" w:rsidRDefault="00F50562" w:rsidP="00F50562">
      <w:pPr>
        <w:spacing w:after="150"/>
        <w:ind w:firstLine="72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1. שירת 10 ימים לפחות במצטבר במהלך תקופת הבחינות.</w:t>
      </w:r>
    </w:p>
    <w:p w14:paraId="726DBAD0" w14:textId="77777777" w:rsidR="00F50562" w:rsidRPr="00645CE8" w:rsidRDefault="00F50562" w:rsidP="00F50562">
      <w:pPr>
        <w:spacing w:after="150"/>
        <w:ind w:left="72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2. </w:t>
      </w:r>
      <w:r w:rsidRPr="00645CE8" w:rsidDel="00822315">
        <w:rPr>
          <w:rFonts w:asciiTheme="minorBidi" w:eastAsia="Times New Roman" w:hAnsiTheme="minorBidi" w:cstheme="minorBidi"/>
          <w:sz w:val="24"/>
          <w:szCs w:val="24"/>
          <w:rtl/>
        </w:rPr>
        <w:t xml:space="preserve"> </w:t>
      </w:r>
      <w:r w:rsidRPr="00645CE8">
        <w:rPr>
          <w:rFonts w:asciiTheme="minorBidi" w:eastAsia="Times New Roman" w:hAnsiTheme="minorBidi" w:cstheme="minorBidi"/>
          <w:sz w:val="24"/>
          <w:szCs w:val="24"/>
          <w:rtl/>
        </w:rPr>
        <w:t xml:space="preserve">במהלך הסמסטר הסמוך לתקופת הבחינות שירת שירות מילואים של 10 ימי מילואים     רצופים לפחות או 21 ימים במצטבר. </w:t>
      </w:r>
    </w:p>
    <w:p w14:paraId="76A4A616" w14:textId="77777777" w:rsidR="00F50562" w:rsidRPr="00645CE8" w:rsidRDefault="00F50562" w:rsidP="00F50562">
      <w:pPr>
        <w:spacing w:after="150"/>
        <w:ind w:left="72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3. שירת שירות מילואים בנסיבות חריגות של 5 ימים רצופים לפחות, במהלך תקופת הבחינות או בסמסטר הסמוך לה, או 21 ימים במצטבר במהלך הסמסטר הסמוך לתקופת הבחינות. </w:t>
      </w:r>
    </w:p>
    <w:p w14:paraId="258482D2"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sidDel="00427247">
        <w:rPr>
          <w:rFonts w:asciiTheme="minorBidi" w:eastAsia="Times New Roman" w:hAnsiTheme="minorBidi" w:cstheme="minorBidi"/>
          <w:sz w:val="24"/>
          <w:szCs w:val="24"/>
          <w:rtl/>
        </w:rPr>
        <w:t xml:space="preserve"> </w:t>
      </w:r>
      <w:r w:rsidRPr="00645CE8">
        <w:rPr>
          <w:rFonts w:asciiTheme="minorBidi" w:eastAsia="Times New Roman" w:hAnsiTheme="minorBidi" w:cstheme="minorBidi"/>
          <w:sz w:val="24"/>
          <w:szCs w:val="24"/>
          <w:rtl/>
        </w:rPr>
        <w:t>(ד) מועד בחינה מיוחד לפי סעיף זה יתקיים בתוך 45 ימים ממועד הבחינה האחרון בקורס; או במהלך הסמסטר העוקב למועד קיום הבחינה; או במועד אחר שתציע הפקולטה, בהסכמת הסטודנט, שיתקיים לכל המאוחר בשנת הלימודים העוקבת למועד קיום הבחינה; והכול לפי בחירת הסטודנט.</w:t>
      </w:r>
    </w:p>
    <w:p w14:paraId="679B6A42" w14:textId="77777777" w:rsidR="00F50562" w:rsidRPr="00645CE8" w:rsidRDefault="00F50562" w:rsidP="00F50562">
      <w:pPr>
        <w:spacing w:after="150"/>
        <w:jc w:val="center"/>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br/>
        <w:t>***יש לפנות לרכז המילואים של פקולטת  או לוועדת ההוראה הרלוונטית בבקשות למועד מיוחד***</w:t>
      </w:r>
    </w:p>
    <w:p w14:paraId="50485A1D" w14:textId="77777777" w:rsidR="00F50562" w:rsidRPr="00645CE8" w:rsidRDefault="00F50562" w:rsidP="00F50562">
      <w:pPr>
        <w:spacing w:after="150"/>
        <w:rPr>
          <w:rFonts w:asciiTheme="minorBidi" w:eastAsia="Times New Roman" w:hAnsiTheme="minorBidi" w:cstheme="minorBidi"/>
          <w:sz w:val="24"/>
          <w:szCs w:val="24"/>
        </w:rPr>
      </w:pPr>
    </w:p>
    <w:p w14:paraId="02B5F935" w14:textId="77777777" w:rsidR="00F50562" w:rsidRPr="00645CE8" w:rsidRDefault="00F50562" w:rsidP="00F50562">
      <w:pPr>
        <w:spacing w:after="150"/>
        <w:rPr>
          <w:rFonts w:asciiTheme="minorBidi" w:eastAsia="Times New Roman" w:hAnsiTheme="minorBidi" w:cstheme="minorBidi"/>
          <w:b/>
          <w:bCs/>
          <w:sz w:val="24"/>
          <w:szCs w:val="24"/>
          <w:rtl/>
        </w:rPr>
      </w:pPr>
      <w:r w:rsidRPr="00645CE8">
        <w:rPr>
          <w:rFonts w:asciiTheme="minorBidi" w:eastAsia="Times New Roman" w:hAnsiTheme="minorBidi" w:cstheme="minorBidi"/>
          <w:b/>
          <w:bCs/>
          <w:sz w:val="24"/>
          <w:szCs w:val="24"/>
          <w:rtl/>
        </w:rPr>
        <w:t>6. היעדרות מבחינה או עבודה המהווה דרישה מוקדמת</w:t>
      </w:r>
    </w:p>
    <w:p w14:paraId="1A262499"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סטודנט שנעדר בשל שירות מילואים מבחינה, קורס במעבדה, סמינריון, סיור, סדנה או הכשרה מעשית, המהווה דרישה מוקדמת לקורס אחר או תנאי מעבר לשנת הלימודים הבאה, או שבשל היעדרותו לא הגיש מטלה בקורס כאמור, זכאי ללמוד על תנאי בקורס המתקדם או בשנה המתקדמת עד להשלמת החובה האקדמית אותה החסיר כמפורט בסעיף זה במועד שייקבע על ידי הפקולטה.</w:t>
      </w:r>
    </w:p>
    <w:p w14:paraId="4456B9DB" w14:textId="77777777" w:rsidR="00F50562" w:rsidRPr="00645CE8" w:rsidRDefault="00F50562" w:rsidP="00F50562">
      <w:pPr>
        <w:spacing w:after="150"/>
        <w:rPr>
          <w:rFonts w:asciiTheme="minorBidi" w:eastAsia="Times New Roman" w:hAnsiTheme="minorBidi" w:cstheme="minorBidi"/>
          <w:strike/>
          <w:sz w:val="24"/>
          <w:szCs w:val="24"/>
          <w:rtl/>
        </w:rPr>
      </w:pPr>
    </w:p>
    <w:p w14:paraId="4E24E0D9" w14:textId="77777777" w:rsidR="00F50562" w:rsidRPr="00645CE8" w:rsidRDefault="00F50562" w:rsidP="00F50562">
      <w:pPr>
        <w:spacing w:after="150"/>
        <w:rPr>
          <w:rFonts w:asciiTheme="minorBidi" w:eastAsia="Times New Roman" w:hAnsiTheme="minorBidi" w:cstheme="minorBidi"/>
          <w:b/>
          <w:bCs/>
          <w:sz w:val="24"/>
          <w:szCs w:val="24"/>
          <w:rtl/>
        </w:rPr>
      </w:pPr>
      <w:bookmarkStart w:id="234" w:name="_Hlk151989504"/>
      <w:r w:rsidRPr="00645CE8">
        <w:rPr>
          <w:rFonts w:asciiTheme="minorBidi" w:eastAsia="Times New Roman" w:hAnsiTheme="minorBidi" w:cstheme="minorBidi"/>
          <w:b/>
          <w:bCs/>
          <w:sz w:val="24"/>
          <w:szCs w:val="24"/>
          <w:rtl/>
        </w:rPr>
        <w:t>7. השלמת לימודים, רישום לקורסים ונוכחות</w:t>
      </w:r>
    </w:p>
    <w:p w14:paraId="77D2B9F3" w14:textId="77777777" w:rsidR="00F50562" w:rsidRPr="00645CE8" w:rsidRDefault="00F50562" w:rsidP="00F50562">
      <w:pPr>
        <w:spacing w:after="150"/>
        <w:rPr>
          <w:rFonts w:asciiTheme="minorBidi" w:eastAsia="Times New Roman" w:hAnsiTheme="minorBidi" w:cstheme="minorBidi"/>
          <w:b/>
          <w:bCs/>
          <w:sz w:val="24"/>
          <w:szCs w:val="24"/>
          <w:rtl/>
        </w:rPr>
      </w:pPr>
    </w:p>
    <w:p w14:paraId="6A34864D"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(א) האוניברסיטה תסייע לסטודנט שנעדר בשל שירות מילואים בהשלמת חומר הלימוד שהפסיד, כמפורט להלן.</w:t>
      </w:r>
    </w:p>
    <w:p w14:paraId="7C112EE1" w14:textId="77777777" w:rsidR="00F50562" w:rsidRPr="00645CE8" w:rsidRDefault="00F50562" w:rsidP="00F50562">
      <w:pPr>
        <w:spacing w:after="150"/>
        <w:jc w:val="both"/>
        <w:rPr>
          <w:rFonts w:asciiTheme="minorBidi" w:eastAsia="Times New Roman" w:hAnsiTheme="minorBidi" w:cstheme="minorBidi"/>
          <w:sz w:val="24"/>
          <w:szCs w:val="24"/>
          <w:rtl/>
        </w:rPr>
      </w:pPr>
      <w:bookmarkStart w:id="235" w:name="_Hlk151369418"/>
      <w:r w:rsidRPr="00645CE8">
        <w:rPr>
          <w:rFonts w:asciiTheme="minorBidi" w:eastAsia="Times New Roman" w:hAnsiTheme="minorBidi" w:cstheme="minorBidi"/>
          <w:sz w:val="24"/>
          <w:szCs w:val="24"/>
          <w:rtl/>
        </w:rPr>
        <w:t xml:space="preserve">(ב) סטודנט שנעדר בשל שירות מילואים זכאי להטבה שוות ערך ל-50 צילומים או הדפסות של חומר לימודים שהפסיד, בעד כל יום שבו נעדר. לקבלת שוברים לצילומים </w:t>
      </w:r>
      <w:r w:rsidRPr="00645CE8">
        <w:rPr>
          <w:rFonts w:asciiTheme="minorBidi" w:hAnsiTheme="minorBidi" w:cstheme="minorBidi"/>
          <w:sz w:val="24"/>
          <w:szCs w:val="24"/>
          <w:rtl/>
        </w:rPr>
        <w:t>שיש להגיש  </w:t>
      </w:r>
      <w:r w:rsidRPr="00645CE8">
        <w:rPr>
          <w:rFonts w:asciiTheme="minorBidi" w:hAnsiTheme="minorBidi" w:cstheme="minorBidi"/>
          <w:sz w:val="24"/>
          <w:szCs w:val="24"/>
          <w:shd w:val="clear" w:color="auto" w:fill="FFFFFF"/>
          <w:rtl/>
        </w:rPr>
        <w:t> </w:t>
      </w:r>
      <w:hyperlink r:id="rId50" w:tgtFrame="_blank" w:history="1">
        <w:r w:rsidRPr="00645CE8">
          <w:rPr>
            <w:rStyle w:val="Hyperlink"/>
            <w:rFonts w:asciiTheme="minorBidi" w:hAnsiTheme="minorBidi" w:cstheme="minorBidi"/>
            <w:color w:val="auto"/>
            <w:sz w:val="24"/>
            <w:szCs w:val="24"/>
            <w:shd w:val="clear" w:color="auto" w:fill="FFFFFF"/>
            <w:rtl/>
          </w:rPr>
          <w:t>פניה מקוונת</w:t>
        </w:r>
      </w:hyperlink>
      <w:r w:rsidRPr="00645CE8">
        <w:rPr>
          <w:rFonts w:asciiTheme="minorBidi" w:hAnsiTheme="minorBidi" w:cstheme="minorBidi"/>
          <w:sz w:val="24"/>
          <w:szCs w:val="24"/>
          <w:rtl/>
        </w:rPr>
        <w:t xml:space="preserve"> לרכזת המילואים בדיקנט</w:t>
      </w:r>
      <w:r w:rsidRPr="00645CE8">
        <w:rPr>
          <w:rFonts w:asciiTheme="minorBidi" w:eastAsia="Times New Roman" w:hAnsiTheme="minorBidi" w:cstheme="minorBidi"/>
          <w:sz w:val="24"/>
          <w:szCs w:val="24"/>
          <w:rtl/>
        </w:rPr>
        <w:t xml:space="preserve"> </w:t>
      </w:r>
    </w:p>
    <w:p w14:paraId="3A40780E"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(ג) סטודנט שנעדר משיעורים בשל שירות מילואים יוכל לצפות בשיעורים המוקלטים אותם הפסיד. בקורס שלא התקיימה בו הקלטה, המרצה או המתרגל יקיימו שעות תגבור מיוחדות לסטודנט שחזר ממילואים או יספקו לו סיכום של השיעורים. </w:t>
      </w:r>
    </w:p>
    <w:p w14:paraId="564A96EA"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(ד) סעיף ג' לעיל לא יחול על קורסי הכשרה, סדנה, התנסות, תרגול מעשי או מעבדה.</w:t>
      </w:r>
    </w:p>
    <w:p w14:paraId="068C6315"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(ה) האוניברסיטה תפעל, ככל האפשר, להכנסת מאגר של הרצאות בקורסי מבואות וקורסים מרכזיים במדיה דיגיטלית ואפשרות גישה אליהם, לסטודנטים הרשומים לקורס, באמצעות האינטרנט או בכל דרך אחרת.</w:t>
      </w:r>
    </w:p>
    <w:bookmarkEnd w:id="235"/>
    <w:p w14:paraId="52C1C876"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(ו) סטודנט משרת מילואים שנעדר בשל שירות מילואים זכאי לעדיפות בשאילת ספרים מהספרייה או לשאילת ספרים בכמות העולה על הקבוע בנהלי האוניברסיטה, באמצעות רכז/ת המילואים בפקולטה.</w:t>
      </w:r>
      <w:r w:rsidRPr="00645CE8">
        <w:rPr>
          <w:rFonts w:asciiTheme="minorBidi" w:eastAsia="Times New Roman" w:hAnsiTheme="minorBidi" w:cstheme="minorBidi"/>
          <w:sz w:val="24"/>
          <w:szCs w:val="24"/>
          <w:rtl/>
        </w:rPr>
        <w:br/>
      </w:r>
    </w:p>
    <w:p w14:paraId="6F343AAB"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(ז) סטודנט משרת מילואים שזומן לשירות מילואים וצפוי להיעדר בתקופת ההרשמה לקורסים, זכאי לרישום מוקדם לקורסים. רישום מוקדם יתבצע באמצעות הגשת צו מילואים ורשימת הקורסים למזכירות הרלוונטית. המזכירות תדאג לבצע הרשמה עם פתיחת תקופת ההרשמה.</w:t>
      </w:r>
      <w:r w:rsidRPr="00645CE8">
        <w:rPr>
          <w:rFonts w:asciiTheme="minorBidi" w:eastAsia="Times New Roman" w:hAnsiTheme="minorBidi" w:cstheme="minorBidi"/>
          <w:sz w:val="24"/>
          <w:szCs w:val="24"/>
          <w:rtl/>
        </w:rPr>
        <w:br/>
      </w:r>
    </w:p>
    <w:p w14:paraId="41BBB03A"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(ח) סטודנט משרת מילואים היוצא לשירות מילואים במשך תקופת השינויים, יפנה ישירות לרכז/ת המילואים בפקולטה.</w:t>
      </w:r>
    </w:p>
    <w:bookmarkEnd w:id="234"/>
    <w:p w14:paraId="58646F85"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w:t>
      </w:r>
    </w:p>
    <w:p w14:paraId="201721FA" w14:textId="77777777" w:rsidR="00F50562" w:rsidRPr="00645CE8" w:rsidRDefault="00F50562" w:rsidP="00F50562">
      <w:pPr>
        <w:spacing w:after="150"/>
        <w:rPr>
          <w:rFonts w:asciiTheme="minorBidi" w:eastAsia="Times New Roman" w:hAnsiTheme="minorBidi" w:cstheme="minorBidi"/>
          <w:sz w:val="24"/>
          <w:szCs w:val="24"/>
          <w:rtl/>
        </w:rPr>
      </w:pPr>
      <w:r w:rsidRPr="00645CE8">
        <w:rPr>
          <w:rFonts w:asciiTheme="minorBidi" w:eastAsia="Times New Roman" w:hAnsiTheme="minorBidi" w:cstheme="minorBidi"/>
          <w:b/>
          <w:bCs/>
          <w:sz w:val="24"/>
          <w:szCs w:val="24"/>
          <w:rtl/>
        </w:rPr>
        <w:t>8. הארכת לימודים</w:t>
      </w:r>
      <w:r w:rsidRPr="00645CE8">
        <w:rPr>
          <w:rFonts w:asciiTheme="minorBidi" w:eastAsia="Times New Roman" w:hAnsiTheme="minorBidi" w:cstheme="minorBidi"/>
          <w:sz w:val="24"/>
          <w:szCs w:val="24"/>
          <w:rtl/>
        </w:rPr>
        <w:br/>
        <w:t> </w:t>
      </w:r>
    </w:p>
    <w:p w14:paraId="327F3370"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(א) סטודנט ששירת שירות מילואים מצטבר של 150 ימים במהלך תקופת לימודיו התקנית יהיה זכאי להאריך את לימודיו ב–2 סמסטרים, בלי שיחויב בשכר לימוד או בכל תשלום נוסף בשל הארכה זו.</w:t>
      </w:r>
    </w:p>
    <w:p w14:paraId="54E50B54"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(ב) בקשה להארכה כאמור תוגש באמצעות רכז/ת המילואים בדיקנט הסטודנטים. הפנייה תיעשה באמצעות </w:t>
      </w:r>
      <w:bookmarkStart w:id="236" w:name="_Hlk151370005"/>
      <w:r w:rsidRPr="00645CE8">
        <w:rPr>
          <w:rFonts w:asciiTheme="minorBidi" w:eastAsia="Times New Roman" w:hAnsiTheme="minorBidi" w:cstheme="minorBidi"/>
          <w:sz w:val="24"/>
          <w:szCs w:val="24"/>
          <w:rtl/>
        </w:rPr>
        <w:fldChar w:fldCharType="begin"/>
      </w:r>
      <w:r w:rsidRPr="00645CE8">
        <w:rPr>
          <w:rFonts w:asciiTheme="minorBidi" w:eastAsia="Times New Roman" w:hAnsiTheme="minorBidi" w:cstheme="minorBidi"/>
          <w:sz w:val="24"/>
          <w:szCs w:val="24"/>
        </w:rPr>
        <w:instrText>HYPERLINK "https://studean.huji.ac.il/book/%D7%90%D7%A0%D7%A9%D7%99-%D7%A7%D7%A9%D7%A8</w:instrText>
      </w:r>
      <w:r w:rsidRPr="00645CE8">
        <w:rPr>
          <w:rFonts w:asciiTheme="minorBidi" w:eastAsia="Times New Roman" w:hAnsiTheme="minorBidi" w:cstheme="minorBidi"/>
          <w:sz w:val="24"/>
          <w:szCs w:val="24"/>
          <w:rtl/>
        </w:rPr>
        <w:instrText>"</w:instrText>
      </w:r>
      <w:r w:rsidRPr="00645CE8">
        <w:rPr>
          <w:rFonts w:asciiTheme="minorBidi" w:eastAsia="Times New Roman" w:hAnsiTheme="minorBidi" w:cstheme="minorBidi"/>
          <w:sz w:val="24"/>
          <w:szCs w:val="24"/>
          <w:rtl/>
        </w:rPr>
        <w:fldChar w:fldCharType="separate"/>
      </w:r>
      <w:r w:rsidRPr="00645CE8">
        <w:rPr>
          <w:rFonts w:asciiTheme="minorBidi" w:eastAsia="Times New Roman" w:hAnsiTheme="minorBidi" w:cstheme="minorBidi"/>
          <w:sz w:val="24"/>
          <w:szCs w:val="24"/>
          <w:u w:val="single"/>
          <w:rtl/>
        </w:rPr>
        <w:t>פניה מקוונת</w:t>
      </w:r>
      <w:r w:rsidRPr="00645CE8">
        <w:rPr>
          <w:rFonts w:asciiTheme="minorBidi" w:eastAsia="Times New Roman" w:hAnsiTheme="minorBidi" w:cstheme="minorBidi"/>
          <w:sz w:val="24"/>
          <w:szCs w:val="24"/>
          <w:rtl/>
        </w:rPr>
        <w:fldChar w:fldCharType="end"/>
      </w:r>
      <w:bookmarkEnd w:id="236"/>
      <w:r w:rsidRPr="00645CE8">
        <w:rPr>
          <w:rFonts w:asciiTheme="minorBidi" w:eastAsia="Times New Roman" w:hAnsiTheme="minorBidi" w:cstheme="minorBidi"/>
          <w:sz w:val="24"/>
          <w:szCs w:val="24"/>
          <w:rtl/>
        </w:rPr>
        <w:t> המסבירה את סיבות הבקשה, ותכלול מסמכים ואישורים התומכים בבקשה.</w:t>
      </w:r>
    </w:p>
    <w:p w14:paraId="71F085D5" w14:textId="77777777" w:rsidR="00F50562" w:rsidRPr="00645CE8" w:rsidRDefault="00F50562" w:rsidP="00F50562">
      <w:pPr>
        <w:spacing w:after="150"/>
        <w:jc w:val="both"/>
        <w:rPr>
          <w:rFonts w:asciiTheme="minorBidi" w:eastAsia="Times New Roman" w:hAnsiTheme="minorBidi" w:cstheme="minorBidi"/>
          <w:sz w:val="24"/>
          <w:szCs w:val="24"/>
          <w:rtl/>
        </w:rPr>
      </w:pPr>
    </w:p>
    <w:p w14:paraId="334B20EF" w14:textId="77777777" w:rsidR="00F50562" w:rsidRPr="00645CE8" w:rsidRDefault="00F50562" w:rsidP="00F50562">
      <w:pPr>
        <w:spacing w:after="150"/>
        <w:rPr>
          <w:rFonts w:asciiTheme="minorBidi" w:eastAsia="Times New Roman" w:hAnsiTheme="minorBidi" w:cstheme="minorBidi"/>
          <w:sz w:val="24"/>
          <w:szCs w:val="24"/>
          <w:rtl/>
        </w:rPr>
      </w:pPr>
      <w:r w:rsidRPr="00645CE8">
        <w:rPr>
          <w:rFonts w:asciiTheme="minorBidi" w:eastAsia="Times New Roman" w:hAnsiTheme="minorBidi" w:cstheme="minorBidi"/>
          <w:b/>
          <w:bCs/>
          <w:sz w:val="24"/>
          <w:szCs w:val="24"/>
          <w:rtl/>
        </w:rPr>
        <w:t>9. מלגות ומעונות</w:t>
      </w:r>
    </w:p>
    <w:p w14:paraId="643B41AC"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br/>
        <w:t>האוניברסיטה העברית אינה מכירה בשירות מילואים כפעילות המזכה בנקודות לצורך קבלת מלגות מטעם האוניברסיטה, או מעונות.  </w:t>
      </w:r>
    </w:p>
    <w:p w14:paraId="50533CF3" w14:textId="77777777" w:rsidR="00F50562" w:rsidRPr="00645CE8" w:rsidRDefault="00F50562" w:rsidP="00F50562">
      <w:pPr>
        <w:spacing w:after="150"/>
        <w:rPr>
          <w:rFonts w:asciiTheme="minorBidi" w:eastAsia="Times New Roman" w:hAnsiTheme="minorBidi" w:cstheme="minorBidi"/>
          <w:sz w:val="24"/>
          <w:szCs w:val="24"/>
          <w:rtl/>
        </w:rPr>
      </w:pPr>
    </w:p>
    <w:p w14:paraId="24560B79" w14:textId="77777777" w:rsidR="00F50562" w:rsidRPr="00645CE8" w:rsidRDefault="00F50562" w:rsidP="00F50562">
      <w:pPr>
        <w:spacing w:after="150"/>
        <w:rPr>
          <w:rFonts w:asciiTheme="minorBidi" w:eastAsia="Times New Roman" w:hAnsiTheme="minorBidi" w:cstheme="minorBidi"/>
          <w:sz w:val="24"/>
          <w:szCs w:val="24"/>
          <w:rtl/>
        </w:rPr>
      </w:pPr>
      <w:r w:rsidRPr="00645CE8">
        <w:rPr>
          <w:rFonts w:asciiTheme="minorBidi" w:eastAsia="Times New Roman" w:hAnsiTheme="minorBidi" w:cstheme="minorBidi"/>
          <w:b/>
          <w:bCs/>
          <w:sz w:val="24"/>
          <w:szCs w:val="24"/>
          <w:rtl/>
        </w:rPr>
        <w:t>10. הכרה בשירות מילואים כפעילות המזכה בנקודת זכות</w:t>
      </w:r>
    </w:p>
    <w:p w14:paraId="1402E897"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שירות מילואים עשוי להיות מוכר כפעילות המזכה בנקודות זכות. פירוט מלא מצוי בנספח ט' לתקנון </w:t>
      </w:r>
      <w:proofErr w:type="spellStart"/>
      <w:r w:rsidRPr="00645CE8">
        <w:rPr>
          <w:rFonts w:asciiTheme="minorBidi" w:eastAsia="Times New Roman" w:hAnsiTheme="minorBidi" w:cstheme="minorBidi"/>
          <w:sz w:val="24"/>
          <w:szCs w:val="24"/>
          <w:rtl/>
        </w:rPr>
        <w:t>נה"ל</w:t>
      </w:r>
      <w:proofErr w:type="spellEnd"/>
      <w:r w:rsidRPr="00645CE8">
        <w:rPr>
          <w:rFonts w:asciiTheme="minorBidi" w:eastAsia="Times New Roman" w:hAnsiTheme="minorBidi" w:cstheme="minorBidi"/>
          <w:sz w:val="24"/>
          <w:szCs w:val="24"/>
          <w:rtl/>
        </w:rPr>
        <w:t>.</w:t>
      </w:r>
    </w:p>
    <w:p w14:paraId="4EA1B535" w14:textId="77777777" w:rsidR="00F50562" w:rsidRPr="00645CE8" w:rsidRDefault="00F50562" w:rsidP="00F50562">
      <w:pPr>
        <w:spacing w:after="150"/>
        <w:jc w:val="both"/>
        <w:rPr>
          <w:rFonts w:asciiTheme="minorBidi" w:eastAsia="Times New Roman" w:hAnsiTheme="minorBidi" w:cstheme="minorBidi"/>
          <w:sz w:val="24"/>
          <w:szCs w:val="24"/>
          <w:rtl/>
        </w:rPr>
      </w:pPr>
    </w:p>
    <w:p w14:paraId="2CB18F9E" w14:textId="77777777" w:rsidR="00F50562" w:rsidRPr="00645CE8" w:rsidRDefault="00F50562" w:rsidP="00F50562">
      <w:pPr>
        <w:spacing w:after="150"/>
        <w:rPr>
          <w:rFonts w:asciiTheme="minorBidi" w:eastAsia="Times New Roman" w:hAnsiTheme="minorBidi" w:cstheme="minorBidi"/>
          <w:sz w:val="24"/>
          <w:szCs w:val="24"/>
          <w:rtl/>
        </w:rPr>
      </w:pPr>
      <w:r w:rsidRPr="00645CE8">
        <w:rPr>
          <w:rFonts w:asciiTheme="minorBidi" w:eastAsia="Times New Roman" w:hAnsiTheme="minorBidi" w:cstheme="minorBidi"/>
          <w:b/>
          <w:bCs/>
          <w:sz w:val="24"/>
          <w:szCs w:val="24"/>
          <w:rtl/>
        </w:rPr>
        <w:t>11. </w:t>
      </w:r>
      <w:r w:rsidRPr="00645CE8" w:rsidDel="00E60AD7">
        <w:rPr>
          <w:rFonts w:asciiTheme="minorBidi" w:eastAsia="Times New Roman" w:hAnsiTheme="minorBidi" w:cstheme="minorBidi"/>
          <w:b/>
          <w:bCs/>
          <w:sz w:val="24"/>
          <w:szCs w:val="24"/>
          <w:rtl/>
        </w:rPr>
        <w:t xml:space="preserve"> </w:t>
      </w:r>
      <w:r w:rsidRPr="00645CE8">
        <w:rPr>
          <w:rFonts w:asciiTheme="minorBidi" w:eastAsia="Times New Roman" w:hAnsiTheme="minorBidi" w:cstheme="minorBidi"/>
          <w:b/>
          <w:bCs/>
          <w:sz w:val="24"/>
          <w:szCs w:val="24"/>
          <w:rtl/>
        </w:rPr>
        <w:t>"מרתונים</w:t>
      </w:r>
      <w:r w:rsidRPr="00645CE8">
        <w:rPr>
          <w:rFonts w:asciiTheme="minorBidi" w:eastAsia="Times New Roman" w:hAnsiTheme="minorBidi" w:cstheme="minorBidi"/>
          <w:sz w:val="24"/>
          <w:szCs w:val="24"/>
          <w:rtl/>
        </w:rPr>
        <w:t xml:space="preserve">" </w:t>
      </w:r>
      <w:r w:rsidRPr="00645CE8">
        <w:rPr>
          <w:rFonts w:asciiTheme="minorBidi" w:eastAsia="Times New Roman" w:hAnsiTheme="minorBidi" w:cstheme="minorBidi"/>
          <w:b/>
          <w:bCs/>
          <w:sz w:val="24"/>
          <w:szCs w:val="24"/>
          <w:rtl/>
        </w:rPr>
        <w:t>של אגודת הסטודנטים</w:t>
      </w:r>
    </w:p>
    <w:p w14:paraId="32DF6050"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סטודנט לתואר בוגר ששירת במילואים יהיה זכאי לסבסוד חלקי של עלות "מרתון" שמקיימת אגודת הסטודנטים לקראת מבחן, באופן הבא: </w:t>
      </w:r>
    </w:p>
    <w:p w14:paraId="3E7EB494" w14:textId="77777777" w:rsidR="00F50562" w:rsidRPr="00645CE8" w:rsidRDefault="00F50562" w:rsidP="00F50562">
      <w:pPr>
        <w:numPr>
          <w:ilvl w:val="0"/>
          <w:numId w:val="53"/>
        </w:numPr>
        <w:spacing w:before="100" w:beforeAutospacing="1" w:after="100" w:afterAutospacing="1"/>
        <w:ind w:right="255"/>
        <w:jc w:val="both"/>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בהיעדרות מצטברת של 10 עד 19 ימי מילואים בסמסטר, ניתן לקבל סבסוד של 50% מעלות המרתונים בקורסי חובה אליהם התלמיד רשום</w:t>
      </w:r>
      <w:r w:rsidRPr="00645CE8">
        <w:rPr>
          <w:rFonts w:asciiTheme="minorBidi" w:eastAsia="Times New Roman" w:hAnsiTheme="minorBidi" w:cstheme="minorBidi"/>
          <w:sz w:val="24"/>
          <w:szCs w:val="24"/>
        </w:rPr>
        <w:t>.</w:t>
      </w:r>
    </w:p>
    <w:p w14:paraId="1DE2719A" w14:textId="77777777" w:rsidR="00F50562" w:rsidRPr="00645CE8" w:rsidRDefault="00F50562" w:rsidP="00F50562">
      <w:pPr>
        <w:numPr>
          <w:ilvl w:val="0"/>
          <w:numId w:val="53"/>
        </w:numPr>
        <w:spacing w:before="100" w:beforeAutospacing="1" w:after="100" w:afterAutospacing="1"/>
        <w:ind w:right="255"/>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בהיעדרות מצטברת של 20 ימי מילואים ומעלה בסמסטר, ניתן לקבל סבסוד של 80% מעלות המרתונים בקורסי חובה אליהם התלמיד רשום</w:t>
      </w:r>
      <w:r w:rsidRPr="00645CE8">
        <w:rPr>
          <w:rFonts w:asciiTheme="minorBidi" w:eastAsia="Times New Roman" w:hAnsiTheme="minorBidi" w:cstheme="minorBidi"/>
          <w:sz w:val="24"/>
          <w:szCs w:val="24"/>
        </w:rPr>
        <w:t>.</w:t>
      </w:r>
    </w:p>
    <w:p w14:paraId="132CE0A3"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לצורך קבלת הסבסוד יש להגיש </w:t>
      </w:r>
      <w:hyperlink r:id="rId51" w:history="1">
        <w:r w:rsidRPr="00645CE8">
          <w:rPr>
            <w:rFonts w:asciiTheme="minorBidi" w:eastAsia="Times New Roman" w:hAnsiTheme="minorBidi" w:cstheme="minorBidi"/>
            <w:sz w:val="24"/>
            <w:szCs w:val="24"/>
            <w:u w:val="single"/>
            <w:rtl/>
          </w:rPr>
          <w:t>פניה מקוונת</w:t>
        </w:r>
      </w:hyperlink>
      <w:r w:rsidRPr="00645CE8">
        <w:rPr>
          <w:rFonts w:asciiTheme="minorBidi" w:eastAsia="Times New Roman" w:hAnsiTheme="minorBidi" w:cstheme="minorBidi"/>
          <w:sz w:val="24"/>
          <w:szCs w:val="24"/>
          <w:rtl/>
        </w:rPr>
        <w:t> אל רכז/ת המילואים בדיקנט הסטודנטים.</w:t>
      </w:r>
    </w:p>
    <w:p w14:paraId="3BB28FD4" w14:textId="77777777" w:rsidR="00F50562" w:rsidRPr="00645CE8" w:rsidRDefault="00F50562" w:rsidP="00F50562">
      <w:pPr>
        <w:spacing w:after="150"/>
        <w:rPr>
          <w:rFonts w:asciiTheme="minorBidi" w:eastAsia="Times New Roman" w:hAnsiTheme="minorBidi" w:cstheme="minorBidi"/>
          <w:sz w:val="24"/>
          <w:szCs w:val="24"/>
          <w:rtl/>
        </w:rPr>
      </w:pPr>
    </w:p>
    <w:p w14:paraId="4C447DD9" w14:textId="77777777" w:rsidR="00F50562" w:rsidRPr="00645CE8" w:rsidRDefault="00F50562" w:rsidP="00F50562">
      <w:pPr>
        <w:spacing w:after="150"/>
        <w:rPr>
          <w:rFonts w:asciiTheme="minorBidi" w:eastAsia="Times New Roman" w:hAnsiTheme="minorBidi" w:cstheme="minorBidi"/>
          <w:sz w:val="24"/>
          <w:szCs w:val="24"/>
          <w:rtl/>
        </w:rPr>
      </w:pPr>
    </w:p>
    <w:p w14:paraId="7A9CD2C2" w14:textId="77777777" w:rsidR="00F50562" w:rsidRPr="00645CE8" w:rsidRDefault="00F50562" w:rsidP="00F50562">
      <w:pPr>
        <w:spacing w:after="150"/>
        <w:jc w:val="center"/>
        <w:rPr>
          <w:rFonts w:asciiTheme="minorBidi" w:eastAsia="Times New Roman" w:hAnsiTheme="minorBidi" w:cstheme="minorBidi"/>
          <w:b/>
          <w:bCs/>
          <w:sz w:val="24"/>
          <w:szCs w:val="24"/>
          <w:u w:val="single"/>
          <w:rtl/>
        </w:rPr>
      </w:pPr>
      <w:r w:rsidRPr="00645CE8">
        <w:rPr>
          <w:rFonts w:asciiTheme="minorBidi" w:eastAsia="Times New Roman" w:hAnsiTheme="minorBidi" w:cstheme="minorBidi"/>
          <w:b/>
          <w:bCs/>
          <w:sz w:val="24"/>
          <w:szCs w:val="24"/>
          <w:u w:val="single"/>
          <w:rtl/>
        </w:rPr>
        <w:t>ריכוז זכויות סטודנט הורה שבן/בת זוגו משרת במילואים</w:t>
      </w:r>
    </w:p>
    <w:p w14:paraId="6D4E5003" w14:textId="77777777" w:rsidR="00F50562" w:rsidRPr="00645CE8" w:rsidRDefault="00F50562" w:rsidP="00F50562">
      <w:pPr>
        <w:spacing w:after="150"/>
        <w:rPr>
          <w:rFonts w:asciiTheme="minorBidi" w:eastAsia="Times New Roman" w:hAnsiTheme="minorBidi" w:cstheme="minorBidi"/>
          <w:b/>
          <w:bCs/>
          <w:sz w:val="24"/>
          <w:szCs w:val="24"/>
          <w:rtl/>
        </w:rPr>
      </w:pPr>
    </w:p>
    <w:p w14:paraId="706086E3" w14:textId="77777777" w:rsidR="00F50562" w:rsidRPr="00645CE8" w:rsidRDefault="00F50562" w:rsidP="00F50562">
      <w:pPr>
        <w:spacing w:after="150"/>
        <w:rPr>
          <w:rFonts w:asciiTheme="minorBidi" w:eastAsia="Times New Roman" w:hAnsiTheme="minorBidi" w:cstheme="minorBidi"/>
          <w:b/>
          <w:bCs/>
          <w:sz w:val="24"/>
          <w:szCs w:val="24"/>
          <w:u w:val="single"/>
          <w:rtl/>
        </w:rPr>
      </w:pPr>
      <w:r w:rsidRPr="00645CE8">
        <w:rPr>
          <w:rFonts w:asciiTheme="minorBidi" w:eastAsia="Times New Roman" w:hAnsiTheme="minorBidi" w:cstheme="minorBidi"/>
          <w:b/>
          <w:bCs/>
          <w:sz w:val="24"/>
          <w:szCs w:val="24"/>
          <w:u w:val="single"/>
          <w:rtl/>
        </w:rPr>
        <w:t>1. היעדרות משיעורים ודחיית לימודים</w:t>
      </w:r>
    </w:p>
    <w:p w14:paraId="42239FC9"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(א) סטודנט הורה שבן או בת זוגו שירתו שירות מילואים, זכאי להיעדר משיעורים, בכל יום בתקופת שירות המילואים, למשך שתי שעות לימודים עד השעה 10:30 ובלא הגבלה החל מהשעה 15:00, וזכויותיו לא ייפגעו בשל היעדרות זו, לרבות לעניין דרישות נוכחות לצורך זכאות לגשת לבחינות, להגשת עבודות או למתן ציון מיטיב.</w:t>
      </w:r>
    </w:p>
    <w:p w14:paraId="6BB5BC75"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(ב) סטודנט הורה שנעדר משיעורים בהתאם לאמור בסעיף א' לעיל, רשאי לדחות קורס אחד או יותר ולחזור עליו בלא תשלום נוסף בתנאי שעדיין לא נבחן בו, במצב שבו בן או בת זוגו שירתו שירות מילואים של 10 ימים לפחות במצטבר במהלך סמסטר לעניין קורס סמסטריאלי או 20 ימים לפחות במצטבר במהלך שנת הלימודים לעניין קורס שנתי.</w:t>
      </w:r>
    </w:p>
    <w:p w14:paraId="360BB78F"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(ג) נוסף על האמור בסעיף א' לעיל, סטודנט הורה שבן או בת זוגו שירתו שירות מילואים בנסיבות חריגות, רשאי להיעדר </w:t>
      </w:r>
      <w:r w:rsidRPr="00645CE8">
        <w:rPr>
          <w:rFonts w:asciiTheme="minorBidi" w:eastAsia="Times New Roman" w:hAnsiTheme="minorBidi" w:cstheme="minorBidi"/>
          <w:sz w:val="24"/>
          <w:szCs w:val="24"/>
          <w:u w:val="single"/>
          <w:rtl/>
        </w:rPr>
        <w:t>מיום לימודים</w:t>
      </w:r>
      <w:r w:rsidRPr="00645CE8">
        <w:rPr>
          <w:rFonts w:asciiTheme="minorBidi" w:eastAsia="Times New Roman" w:hAnsiTheme="minorBidi" w:cstheme="minorBidi"/>
          <w:sz w:val="24"/>
          <w:szCs w:val="24"/>
          <w:rtl/>
        </w:rPr>
        <w:t xml:space="preserve"> אחד בשל כל 10 ימי שירות מילואים כאמור של בן או בת זוגו, אך לא יהיה רשאי להיעדר מיותר מ-5 ימי לימודים.</w:t>
      </w:r>
    </w:p>
    <w:p w14:paraId="7A8DC7E1" w14:textId="77777777" w:rsidR="00F50562" w:rsidRPr="00645CE8" w:rsidRDefault="00F50562" w:rsidP="00F50562">
      <w:pPr>
        <w:spacing w:after="150"/>
        <w:rPr>
          <w:rFonts w:asciiTheme="minorBidi" w:eastAsia="Times New Roman" w:hAnsiTheme="minorBidi" w:cstheme="minorBidi"/>
          <w:b/>
          <w:bCs/>
          <w:sz w:val="24"/>
          <w:szCs w:val="24"/>
          <w:u w:val="single"/>
          <w:rtl/>
        </w:rPr>
      </w:pPr>
    </w:p>
    <w:p w14:paraId="2C3A0843" w14:textId="77777777" w:rsidR="00F50562" w:rsidRPr="00645CE8" w:rsidRDefault="00F50562" w:rsidP="00F50562">
      <w:pPr>
        <w:spacing w:after="150"/>
        <w:rPr>
          <w:rFonts w:asciiTheme="minorBidi" w:eastAsia="Times New Roman" w:hAnsiTheme="minorBidi" w:cstheme="minorBidi"/>
          <w:b/>
          <w:bCs/>
          <w:sz w:val="24"/>
          <w:szCs w:val="24"/>
          <w:u w:val="single"/>
          <w:rtl/>
        </w:rPr>
      </w:pPr>
      <w:r w:rsidRPr="00645CE8">
        <w:rPr>
          <w:rFonts w:asciiTheme="minorBidi" w:eastAsia="Times New Roman" w:hAnsiTheme="minorBidi" w:cstheme="minorBidi"/>
          <w:b/>
          <w:bCs/>
          <w:sz w:val="24"/>
          <w:szCs w:val="24"/>
          <w:u w:val="single"/>
          <w:rtl/>
        </w:rPr>
        <w:t>2. מטלות</w:t>
      </w:r>
    </w:p>
    <w:p w14:paraId="495BC031"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(א) במקרה בו שירות מילואים של בן או בת זוגו של סטודנט הורה חל בזמן שהוקצב להכנת מטלה, יידחה מועד הגשת המטלה או מטלה חלופית בהתאם להחלטת המרצה, במספר הימים לפחות שבהם התקיים שירות המילואים של בן או בת הזוג. היה השירות שירות מילואים בנסיבות חריגות יידחה המועד ב-10 ימים או במספר הימים שבהם שירת במילואים, לפי הגבוה. כלל זה חל גם על הגשת מטלה חלופית.</w:t>
      </w:r>
    </w:p>
    <w:p w14:paraId="5FE8E713"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(ב) סטודנט הורה שנעדר משיעורים בשל שירות מילואים של 14 ימים ומעלה של בן או בת הזוג וכתוצאה מכך הפסיד את מועד הגשתן של למעלה משמונה עבודות, יפנה לרכז המילואים של פקולטת או  לוועדת ההוראה של פקולטת האֵם שלו אשר רשאית לדון ולהחליט מתוך רצון טוב אך גם מתוך התחשבות בדרישות הקורסים השונים אם וכיצד יוגשו העבודות.</w:t>
      </w:r>
    </w:p>
    <w:p w14:paraId="04F5A47D" w14:textId="77777777" w:rsidR="00F50562" w:rsidRPr="00645CE8" w:rsidRDefault="00F50562" w:rsidP="00F50562">
      <w:pPr>
        <w:spacing w:after="150"/>
        <w:rPr>
          <w:rFonts w:asciiTheme="minorBidi" w:eastAsia="Times New Roman" w:hAnsiTheme="minorBidi" w:cstheme="minorBidi"/>
          <w:b/>
          <w:bCs/>
          <w:sz w:val="24"/>
          <w:szCs w:val="24"/>
          <w:u w:val="single"/>
          <w:rtl/>
        </w:rPr>
      </w:pPr>
      <w:r w:rsidRPr="00645CE8">
        <w:rPr>
          <w:rFonts w:asciiTheme="minorBidi" w:eastAsia="Times New Roman" w:hAnsiTheme="minorBidi" w:cstheme="minorBidi"/>
          <w:b/>
          <w:bCs/>
          <w:sz w:val="24"/>
          <w:szCs w:val="24"/>
          <w:u w:val="single"/>
          <w:rtl/>
        </w:rPr>
        <w:t>3. מעבדות, סמינריונים, סדנאות, סיורים וקורסי הכשרה מעשית</w:t>
      </w:r>
    </w:p>
    <w:p w14:paraId="5EB4080E" w14:textId="77777777" w:rsidR="00F50562" w:rsidRPr="00645CE8" w:rsidRDefault="00F50562" w:rsidP="00F50562">
      <w:pPr>
        <w:spacing w:after="150"/>
        <w:rPr>
          <w:rFonts w:asciiTheme="minorBidi" w:eastAsia="Times New Roman" w:hAnsiTheme="minorBidi" w:cstheme="minorBidi"/>
          <w:b/>
          <w:bCs/>
          <w:sz w:val="24"/>
          <w:szCs w:val="24"/>
          <w:u w:val="single"/>
          <w:rtl/>
        </w:rPr>
      </w:pPr>
    </w:p>
    <w:p w14:paraId="3BA5E737" w14:textId="77777777" w:rsidR="00F50562" w:rsidRPr="00645CE8" w:rsidRDefault="00F50562" w:rsidP="00F50562">
      <w:pPr>
        <w:spacing w:after="150"/>
        <w:ind w:left="36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(א) סטודנט הורה שנעדר כאמור בסעיף 1(א) לעיל, מקורס במעבדה, סמינריון, סיור, סדנה או הכשרה מעשית רשאי לקבל אחת מההתאמות הבאות בתיאום עם המרצה: </w:t>
      </w:r>
    </w:p>
    <w:p w14:paraId="66A3F28F" w14:textId="77777777" w:rsidR="00F50562" w:rsidRPr="00645CE8" w:rsidRDefault="00F50562" w:rsidP="00F50562">
      <w:pPr>
        <w:numPr>
          <w:ilvl w:val="0"/>
          <w:numId w:val="55"/>
        </w:numPr>
        <w:tabs>
          <w:tab w:val="clear" w:pos="720"/>
        </w:tabs>
        <w:spacing w:before="100" w:beforeAutospacing="1" w:after="100" w:afterAutospacing="1"/>
        <w:ind w:left="935" w:right="255"/>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להשלים את שהחסיר במועד שייקבע על ידי המרצה</w:t>
      </w:r>
      <w:r w:rsidRPr="00645CE8">
        <w:rPr>
          <w:rFonts w:asciiTheme="minorBidi" w:eastAsia="Times New Roman" w:hAnsiTheme="minorBidi" w:cstheme="minorBidi"/>
          <w:sz w:val="24"/>
          <w:szCs w:val="24"/>
        </w:rPr>
        <w:t>.</w:t>
      </w:r>
    </w:p>
    <w:p w14:paraId="3A9D4006" w14:textId="77777777" w:rsidR="00F50562" w:rsidRPr="00645CE8" w:rsidRDefault="00F50562" w:rsidP="00F50562">
      <w:pPr>
        <w:numPr>
          <w:ilvl w:val="0"/>
          <w:numId w:val="55"/>
        </w:numPr>
        <w:tabs>
          <w:tab w:val="clear" w:pos="720"/>
          <w:tab w:val="num" w:pos="935"/>
        </w:tabs>
        <w:spacing w:before="100" w:beforeAutospacing="1" w:after="100" w:afterAutospacing="1"/>
        <w:ind w:left="935" w:right="255"/>
        <w:jc w:val="both"/>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השתתפות חוזרת במועד שייקבע על ידי המרצה</w:t>
      </w:r>
      <w:r w:rsidRPr="00645CE8">
        <w:rPr>
          <w:rFonts w:asciiTheme="minorBidi" w:eastAsia="Times New Roman" w:hAnsiTheme="minorBidi" w:cstheme="minorBidi"/>
          <w:sz w:val="24"/>
          <w:szCs w:val="24"/>
        </w:rPr>
        <w:t>.</w:t>
      </w:r>
    </w:p>
    <w:p w14:paraId="3DAE0B7C" w14:textId="77777777" w:rsidR="00F50562" w:rsidRPr="00645CE8" w:rsidRDefault="00F50562" w:rsidP="00F50562">
      <w:pPr>
        <w:numPr>
          <w:ilvl w:val="0"/>
          <w:numId w:val="55"/>
        </w:numPr>
        <w:tabs>
          <w:tab w:val="clear" w:pos="720"/>
          <w:tab w:val="num" w:pos="935"/>
        </w:tabs>
        <w:spacing w:before="100" w:beforeAutospacing="1" w:after="100" w:afterAutospacing="1"/>
        <w:ind w:left="935" w:right="255"/>
        <w:jc w:val="both"/>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המרת המטלה שהחסיר במטלה אחרת שתקבע על ידי המרצה</w:t>
      </w:r>
      <w:r w:rsidRPr="00645CE8">
        <w:rPr>
          <w:rFonts w:asciiTheme="minorBidi" w:eastAsia="Times New Roman" w:hAnsiTheme="minorBidi" w:cstheme="minorBidi"/>
          <w:sz w:val="24"/>
          <w:szCs w:val="24"/>
        </w:rPr>
        <w:t>.</w:t>
      </w:r>
    </w:p>
    <w:p w14:paraId="58FB5DB3" w14:textId="77777777" w:rsidR="00F50562" w:rsidRPr="00645CE8" w:rsidRDefault="00F50562" w:rsidP="00F50562">
      <w:pPr>
        <w:numPr>
          <w:ilvl w:val="0"/>
          <w:numId w:val="55"/>
        </w:numPr>
        <w:tabs>
          <w:tab w:val="clear" w:pos="720"/>
          <w:tab w:val="num" w:pos="935"/>
        </w:tabs>
        <w:spacing w:before="100" w:beforeAutospacing="1" w:after="100" w:afterAutospacing="1"/>
        <w:ind w:left="935" w:right="255"/>
        <w:jc w:val="both"/>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 xml:space="preserve">פטור מהמטלה – בקשה לפטור תוגש למרצה. </w:t>
      </w:r>
    </w:p>
    <w:p w14:paraId="3E468B12" w14:textId="77777777" w:rsidR="00F50562" w:rsidRPr="00645CE8" w:rsidRDefault="00F50562" w:rsidP="00F50562">
      <w:pPr>
        <w:spacing w:after="150"/>
        <w:ind w:left="36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(ב) אופן ההתאמה יפורט באתר היחידה האקדמית או באתר הקורס. התאמות אלו לא יגררו חיוב בתשלום נוסף.     </w:t>
      </w:r>
    </w:p>
    <w:p w14:paraId="335212B9" w14:textId="77777777" w:rsidR="00F50562" w:rsidRPr="00645CE8" w:rsidRDefault="00F50562" w:rsidP="00F50562">
      <w:pPr>
        <w:spacing w:after="150"/>
        <w:rPr>
          <w:rFonts w:asciiTheme="minorBidi" w:eastAsia="Times New Roman" w:hAnsiTheme="minorBidi" w:cstheme="minorBidi"/>
          <w:sz w:val="24"/>
          <w:szCs w:val="24"/>
          <w:rtl/>
        </w:rPr>
      </w:pPr>
    </w:p>
    <w:p w14:paraId="6EA50D3C" w14:textId="77777777" w:rsidR="00F50562" w:rsidRPr="00645CE8" w:rsidRDefault="00F50562" w:rsidP="00F50562">
      <w:pPr>
        <w:spacing w:after="150"/>
        <w:rPr>
          <w:rFonts w:asciiTheme="minorBidi" w:eastAsia="Times New Roman" w:hAnsiTheme="minorBidi" w:cstheme="minorBidi"/>
          <w:b/>
          <w:bCs/>
          <w:sz w:val="24"/>
          <w:szCs w:val="24"/>
          <w:u w:val="single"/>
          <w:rtl/>
        </w:rPr>
      </w:pPr>
      <w:r w:rsidRPr="00645CE8">
        <w:rPr>
          <w:rFonts w:asciiTheme="minorBidi" w:eastAsia="Times New Roman" w:hAnsiTheme="minorBidi" w:cstheme="minorBidi"/>
          <w:b/>
          <w:bCs/>
          <w:sz w:val="24"/>
          <w:szCs w:val="24"/>
          <w:u w:val="single"/>
          <w:rtl/>
        </w:rPr>
        <w:t xml:space="preserve">4. בחינה </w:t>
      </w:r>
    </w:p>
    <w:p w14:paraId="4CF9A252"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(א) סטודנט הורה שנעדר מבחינה בשל שירות מילואים של בן או בת זוגו, זכאי להיבחן במועד מיוחד בעבור כל מועד שהפסיד.</w:t>
      </w:r>
    </w:p>
    <w:p w14:paraId="1FD4F071"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(ב) סטודנט הורה שבן או בת זוגו שירתו במילואים במהלך תקופת הבחינות שירות מילואים כמפורט להלן, יהיה זכאי להיבחן במועד מיוחד בכל קורס שהיה אמור להיבחן בו בתקופת הבחינות, בהתאם לאמור בסעיף ג' להלן: </w:t>
      </w:r>
    </w:p>
    <w:p w14:paraId="4718F1EC" w14:textId="77777777" w:rsidR="00F50562" w:rsidRPr="00645CE8" w:rsidRDefault="00F50562" w:rsidP="00F50562">
      <w:pPr>
        <w:spacing w:after="150"/>
        <w:ind w:left="226"/>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1. שירת 10 ימים לפחות במצטבר במהלך תקופת הבחינות.</w:t>
      </w:r>
    </w:p>
    <w:p w14:paraId="2305C088" w14:textId="77777777" w:rsidR="00F50562" w:rsidRPr="00645CE8" w:rsidRDefault="00F50562" w:rsidP="00F50562">
      <w:pPr>
        <w:spacing w:after="150"/>
        <w:ind w:left="226"/>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2.  במהלך הסמסטר הסמוך לתקופת הבחינות שירת שירות מילואים של 10 ימי מילואים     רצופים לפחות או 21 ימים במצטבר. </w:t>
      </w:r>
    </w:p>
    <w:p w14:paraId="2EB7D40F" w14:textId="77777777" w:rsidR="00F50562" w:rsidRPr="00645CE8" w:rsidRDefault="00F50562" w:rsidP="00F50562">
      <w:pPr>
        <w:spacing w:after="150"/>
        <w:ind w:left="226"/>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3. שירת שירות מילואים בנסיבות חריגות של 5 ימים רצופים לפחות, במהלך תקופת הבחינות או בסמסטר הסמוך לה, או 21 ימים במצטבר במהלך הסמסטר הסמוך לתקופת הבחינות.</w:t>
      </w:r>
    </w:p>
    <w:p w14:paraId="5D4F1532"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(ג) מועד בחינה מיוחד לפי סעיף זה יתקיים בתוך 45 ימים ממועד הבחינה האחרון בקורס; או במהלך הסמסטר העוקב למועד קיום הבחינה; או במועד אחר שתציע הפקולטה, בהסכמת הסטודנט, שיתקיים לכל המאוחר בשנת הלימודים העוקבת למועד קיום הבחינה; והכול לפי בחירת הסטודנט.</w:t>
      </w:r>
    </w:p>
    <w:p w14:paraId="3DECFF86" w14:textId="77777777" w:rsidR="00F50562" w:rsidRPr="00645CE8" w:rsidRDefault="00F50562" w:rsidP="00F50562">
      <w:pPr>
        <w:spacing w:after="150"/>
        <w:jc w:val="center"/>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***יש לפנות לרכז המילואים של פקולטת  או לוועדת ההוראה הרלוונטית בבקשות למועד מיוחד***</w:t>
      </w:r>
    </w:p>
    <w:p w14:paraId="481381C9" w14:textId="77777777" w:rsidR="00F50562" w:rsidRPr="00645CE8" w:rsidRDefault="00F50562" w:rsidP="00F50562">
      <w:pPr>
        <w:spacing w:after="150"/>
        <w:jc w:val="both"/>
        <w:rPr>
          <w:rFonts w:asciiTheme="minorBidi" w:eastAsia="Times New Roman" w:hAnsiTheme="minorBidi" w:cstheme="minorBidi"/>
          <w:sz w:val="24"/>
          <w:szCs w:val="24"/>
          <w:rtl/>
        </w:rPr>
      </w:pPr>
    </w:p>
    <w:p w14:paraId="2F66C826" w14:textId="77777777" w:rsidR="00F50562" w:rsidRPr="00645CE8" w:rsidRDefault="00F50562" w:rsidP="00F50562">
      <w:pPr>
        <w:spacing w:after="150"/>
        <w:rPr>
          <w:rFonts w:asciiTheme="minorBidi" w:eastAsia="Times New Roman" w:hAnsiTheme="minorBidi" w:cstheme="minorBidi"/>
          <w:b/>
          <w:bCs/>
          <w:sz w:val="24"/>
          <w:szCs w:val="24"/>
          <w:u w:val="single"/>
          <w:rtl/>
        </w:rPr>
      </w:pPr>
      <w:r w:rsidRPr="00645CE8">
        <w:rPr>
          <w:rFonts w:asciiTheme="minorBidi" w:eastAsia="Times New Roman" w:hAnsiTheme="minorBidi" w:cstheme="minorBidi"/>
          <w:b/>
          <w:bCs/>
          <w:sz w:val="24"/>
          <w:szCs w:val="24"/>
          <w:u w:val="single"/>
          <w:rtl/>
        </w:rPr>
        <w:t>5. היעדרות מבחינה או עבודה המהווה דרישה מוקדמת</w:t>
      </w:r>
    </w:p>
    <w:p w14:paraId="15192243" w14:textId="77777777" w:rsidR="00F50562" w:rsidRPr="00645CE8" w:rsidRDefault="00F50562" w:rsidP="00F50562">
      <w:pPr>
        <w:spacing w:after="150"/>
        <w:rPr>
          <w:rFonts w:asciiTheme="minorBidi" w:eastAsia="Times New Roman" w:hAnsiTheme="minorBidi" w:cstheme="minorBidi"/>
          <w:b/>
          <w:bCs/>
          <w:sz w:val="24"/>
          <w:szCs w:val="24"/>
          <w:u w:val="single"/>
          <w:rtl/>
        </w:rPr>
      </w:pPr>
    </w:p>
    <w:p w14:paraId="0044309F"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סטודנט הורה שנעדר בשל שירות מילואים של בן או בת זוגו מבחינה, קורס במעבדה, סמינריון, סיור, סדנה או הכשרה מעשית, המהווה דרישה מוקדמת לקורס אחר או תנאי מעבר לשנת הלימודים הבאה, או שבשל היעדרותו לא הגיש מטלה בקורס כאמור, זכאי ללמוד על תנאי בקורס המתקדם או בשנה המתקדמת עד להשלמת החובה האקדמית אותה החסיר כמפורט בסעיף זה במועד שייקבע על ידי הפקולטה.</w:t>
      </w:r>
    </w:p>
    <w:p w14:paraId="5309F3CA" w14:textId="77777777" w:rsidR="00F50562" w:rsidRPr="00645CE8" w:rsidRDefault="00F50562" w:rsidP="00F50562">
      <w:pPr>
        <w:spacing w:after="150"/>
        <w:rPr>
          <w:rFonts w:asciiTheme="minorBidi" w:eastAsia="Times New Roman" w:hAnsiTheme="minorBidi" w:cstheme="minorBidi"/>
          <w:sz w:val="24"/>
          <w:szCs w:val="24"/>
          <w:rtl/>
        </w:rPr>
      </w:pPr>
    </w:p>
    <w:p w14:paraId="3FDA76C8" w14:textId="77777777" w:rsidR="00F50562" w:rsidRPr="00645CE8" w:rsidRDefault="00F50562" w:rsidP="00F50562">
      <w:pPr>
        <w:spacing w:after="150"/>
        <w:rPr>
          <w:rFonts w:asciiTheme="minorBidi" w:eastAsia="Times New Roman" w:hAnsiTheme="minorBidi" w:cstheme="minorBidi"/>
          <w:b/>
          <w:bCs/>
          <w:sz w:val="24"/>
          <w:szCs w:val="24"/>
          <w:u w:val="single"/>
          <w:rtl/>
        </w:rPr>
      </w:pPr>
      <w:r w:rsidRPr="00645CE8">
        <w:rPr>
          <w:rFonts w:asciiTheme="minorBidi" w:eastAsia="Times New Roman" w:hAnsiTheme="minorBidi" w:cstheme="minorBidi"/>
          <w:b/>
          <w:bCs/>
          <w:sz w:val="24"/>
          <w:szCs w:val="24"/>
          <w:u w:val="single"/>
          <w:rtl/>
        </w:rPr>
        <w:t>6. השלמת לימודים, רישום לקורסים ונוכחות</w:t>
      </w:r>
    </w:p>
    <w:p w14:paraId="3B0BBC2F"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(א) האוניברסיטה תסייע לסטודנט הורה שנעדר בשל שירות מילואים של בן או בת זוגו בהשלמת חומר הלימוד שהפסיד, כמפורט להלן.</w:t>
      </w:r>
    </w:p>
    <w:p w14:paraId="4C3F35A2"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(ב) סטודנט הורה שנעדר בשל שירות מילואים של בן או בת זוגו זכאי להטבה שוות ערך ל-50 צילומים או הדפסות של חומר לימודים שהפסיד, בעד כל יום מילואים של בן או בת הזוג. לקבלת שוברים לצילומים יש לפנות אל רכז/ת המילואים </w:t>
      </w:r>
      <w:r w:rsidRPr="00645CE8">
        <w:rPr>
          <w:rFonts w:asciiTheme="minorBidi" w:hAnsiTheme="minorBidi" w:cstheme="minorBidi"/>
          <w:sz w:val="24"/>
          <w:szCs w:val="24"/>
          <w:rtl/>
        </w:rPr>
        <w:t>בדיקנט הסטודנטים</w:t>
      </w:r>
      <w:r w:rsidRPr="00645CE8">
        <w:rPr>
          <w:rFonts w:asciiTheme="minorBidi" w:eastAsia="Times New Roman" w:hAnsiTheme="minorBidi" w:cstheme="minorBidi"/>
          <w:sz w:val="24"/>
          <w:szCs w:val="24"/>
          <w:rtl/>
        </w:rPr>
        <w:t>.</w:t>
      </w:r>
    </w:p>
    <w:p w14:paraId="2FF96A89"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(ג) סטודנט הורה שנעדר משיעורים בשל שירות מילואים של בן או בת זוגו יוכל לצפות בשיעורים המוקלטים אותם הפסיד. בקורס שלא התקיימה בו הקלטה, המרצה או המתרגל יקיימו שעות תגבור מיוחדות לסטודנט ההורה או יספקו לו סיכום של השיעורים. </w:t>
      </w:r>
    </w:p>
    <w:p w14:paraId="0E78C5B7"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(ד) סעיף ג' לעיל לא יחול על קורסי הכשרה, סדנה, התנסות, תרגול מעשי או מעבדה.</w:t>
      </w:r>
    </w:p>
    <w:p w14:paraId="4A45BCF2"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(ה) האוניברסיטה תפעל, ככל האפשר, להכנסת מאגר של הרצאות בקורסי מבואות וקורסים מרכזיים במדיה דיגיטלית ואפשרות גישה אליהם, לסטודנטים הרשומים לקורס, באמצעות האינטרנט או בכל דרך אחרת.</w:t>
      </w:r>
    </w:p>
    <w:p w14:paraId="706E63FB"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(ו) סטודנט הורה שנעדר בשל שירות מילואים של בן או בת זוגו זכאי לעדיפות בשאילת ספרים מהספרייה או לשאילת ספרים בכמות העולה על הקבוע בנהלי האוניברסיטה, באמצעות רכז/ת המילואים בפקולטה.</w:t>
      </w:r>
    </w:p>
    <w:p w14:paraId="55FE8CBE"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(ז) סטודנט הורה שבן או בת זוגו זומן לשירות מילואים וצפוי להיעדר בתקופת ההרשמה לקורסים, זכאי לרישום מוקדם לקורסים. רישום מוקדם יתבצע באמצעות הגשת צו מילואים ורשימת הקורסים למזכירוּת הרלוונטית. המזכירוּת תדאג לבצע הרשמה עם פתיחת תקופת ההרשמה.</w:t>
      </w:r>
      <w:r w:rsidRPr="00645CE8">
        <w:rPr>
          <w:rFonts w:asciiTheme="minorBidi" w:eastAsia="Times New Roman" w:hAnsiTheme="minorBidi" w:cstheme="minorBidi"/>
          <w:sz w:val="24"/>
          <w:szCs w:val="24"/>
          <w:rtl/>
        </w:rPr>
        <w:br/>
      </w:r>
    </w:p>
    <w:p w14:paraId="216A38E8"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(ח) סטודנט הורה שבן או בת זוגו זומן לשירות מילואים במשך תקופת השינויים, יפנה ישירות לרכז/ת המילואים בפקולטה.</w:t>
      </w:r>
    </w:p>
    <w:p w14:paraId="0315D4A2" w14:textId="77777777" w:rsidR="00F50562" w:rsidRPr="00645CE8" w:rsidRDefault="00F50562" w:rsidP="00F50562">
      <w:pPr>
        <w:spacing w:after="150"/>
        <w:rPr>
          <w:rFonts w:asciiTheme="minorBidi" w:eastAsia="Times New Roman" w:hAnsiTheme="minorBidi" w:cstheme="minorBidi"/>
          <w:sz w:val="24"/>
          <w:szCs w:val="24"/>
          <w:rtl/>
        </w:rPr>
      </w:pPr>
    </w:p>
    <w:p w14:paraId="778AEEBD" w14:textId="77777777" w:rsidR="00F50562" w:rsidRPr="00645CE8" w:rsidRDefault="00F50562" w:rsidP="00F50562">
      <w:pPr>
        <w:spacing w:after="150"/>
        <w:rPr>
          <w:rFonts w:asciiTheme="minorBidi" w:eastAsia="Times New Roman" w:hAnsiTheme="minorBidi" w:cstheme="minorBidi"/>
          <w:b/>
          <w:bCs/>
          <w:sz w:val="24"/>
          <w:szCs w:val="24"/>
          <w:u w:val="single"/>
          <w:rtl/>
        </w:rPr>
      </w:pPr>
      <w:r w:rsidRPr="00645CE8">
        <w:rPr>
          <w:rFonts w:asciiTheme="minorBidi" w:eastAsia="Times New Roman" w:hAnsiTheme="minorBidi" w:cstheme="minorBidi"/>
          <w:b/>
          <w:bCs/>
          <w:sz w:val="24"/>
          <w:szCs w:val="24"/>
          <w:u w:val="single"/>
          <w:rtl/>
        </w:rPr>
        <w:t>7. הארכת לימודים</w:t>
      </w:r>
    </w:p>
    <w:p w14:paraId="27F5C917"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(א) סטודנט הורה שבן או בת זוגו שירתו שירות מילואים מצטבר של 150 ימים לפחות במהלך תקופת לימודיו התקנית יהיה זכאי להאריך את לימודיו בסמסטר אחד, בלי שיחויב בשכר לימוד או בכל תשלום נוסף בשל הארכה זו. </w:t>
      </w:r>
    </w:p>
    <w:p w14:paraId="1B304EA6"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(ב) בקשה להארכה כאמור תוגש באמצעות רכז/ת המילואים בדיקנט הסטודנטים. הפנייה תיעשה באמצעות </w:t>
      </w:r>
      <w:hyperlink r:id="rId52" w:history="1">
        <w:r w:rsidRPr="00645CE8">
          <w:rPr>
            <w:rFonts w:asciiTheme="minorBidi" w:eastAsia="Times New Roman" w:hAnsiTheme="minorBidi" w:cstheme="minorBidi"/>
            <w:sz w:val="24"/>
            <w:szCs w:val="24"/>
            <w:u w:val="single"/>
            <w:rtl/>
          </w:rPr>
          <w:t>פניה מקוונת</w:t>
        </w:r>
      </w:hyperlink>
      <w:r w:rsidRPr="00645CE8">
        <w:rPr>
          <w:rFonts w:asciiTheme="minorBidi" w:eastAsia="Times New Roman" w:hAnsiTheme="minorBidi" w:cstheme="minorBidi"/>
          <w:sz w:val="24"/>
          <w:szCs w:val="24"/>
          <w:rtl/>
        </w:rPr>
        <w:t> המסבירה את סיבות הבקשה, ותכלול מסמכים ואישורים התומכים בבקשה.</w:t>
      </w:r>
    </w:p>
    <w:p w14:paraId="2746013C" w14:textId="77777777" w:rsidR="00F50562" w:rsidRPr="00645CE8" w:rsidRDefault="00F50562" w:rsidP="00F50562">
      <w:pPr>
        <w:spacing w:after="150"/>
        <w:jc w:val="both"/>
        <w:rPr>
          <w:rFonts w:asciiTheme="minorBidi" w:eastAsia="Times New Roman" w:hAnsiTheme="minorBidi" w:cstheme="minorBidi"/>
          <w:sz w:val="24"/>
          <w:szCs w:val="24"/>
          <w:rtl/>
        </w:rPr>
      </w:pPr>
    </w:p>
    <w:p w14:paraId="43AA26D9" w14:textId="77777777" w:rsidR="00F50562" w:rsidRPr="00645CE8" w:rsidRDefault="00F50562" w:rsidP="00F50562">
      <w:pPr>
        <w:spacing w:after="150"/>
        <w:jc w:val="both"/>
        <w:rPr>
          <w:rFonts w:asciiTheme="minorBidi" w:eastAsia="Times New Roman" w:hAnsiTheme="minorBidi" w:cstheme="minorBidi"/>
          <w:sz w:val="24"/>
          <w:szCs w:val="24"/>
          <w:rtl/>
        </w:rPr>
      </w:pPr>
    </w:p>
    <w:p w14:paraId="71A13AAE" w14:textId="77777777" w:rsidR="00F50562" w:rsidRPr="00645CE8" w:rsidRDefault="00F50562" w:rsidP="00F50562">
      <w:pPr>
        <w:spacing w:after="150"/>
        <w:jc w:val="both"/>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למענה פרטני בנושאים אלה ניתן לפנות אל רכז/ת המילואים בדיקנט הסטודנטים: טלפון 02-5881833 או </w:t>
      </w:r>
      <w:hyperlink r:id="rId53" w:history="1">
        <w:r w:rsidRPr="00645CE8">
          <w:rPr>
            <w:rStyle w:val="Hyperlink"/>
            <w:rFonts w:asciiTheme="minorBidi" w:eastAsia="Times New Roman" w:hAnsiTheme="minorBidi" w:cstheme="minorBidi"/>
            <w:color w:val="auto"/>
            <w:sz w:val="24"/>
            <w:szCs w:val="24"/>
            <w:rtl/>
          </w:rPr>
          <w:t>בפנייה מקוונת</w:t>
        </w:r>
      </w:hyperlink>
      <w:r w:rsidRPr="00645CE8">
        <w:rPr>
          <w:rFonts w:asciiTheme="minorBidi" w:eastAsia="Times New Roman" w:hAnsiTheme="minorBidi" w:cstheme="minorBidi"/>
          <w:sz w:val="24"/>
          <w:szCs w:val="24"/>
          <w:rtl/>
        </w:rPr>
        <w:t xml:space="preserve">. </w:t>
      </w:r>
    </w:p>
    <w:p w14:paraId="51551BF9" w14:textId="77777777" w:rsidR="00F50562" w:rsidRPr="00645CE8" w:rsidRDefault="00F50562" w:rsidP="00F50562">
      <w:pPr>
        <w:spacing w:after="150"/>
        <w:rPr>
          <w:rFonts w:asciiTheme="minorBidi" w:eastAsia="Times New Roman" w:hAnsiTheme="minorBidi" w:cstheme="minorBidi"/>
          <w:sz w:val="24"/>
          <w:szCs w:val="24"/>
          <w:rtl/>
        </w:rPr>
      </w:pPr>
    </w:p>
    <w:p w14:paraId="491EF58D" w14:textId="77777777" w:rsidR="00F50562" w:rsidRPr="00645CE8" w:rsidRDefault="00F50562" w:rsidP="00F50562">
      <w:pPr>
        <w:rPr>
          <w:rFonts w:asciiTheme="minorBidi" w:hAnsiTheme="minorBidi" w:cstheme="minorBidi"/>
          <w:sz w:val="24"/>
          <w:szCs w:val="24"/>
        </w:rPr>
      </w:pPr>
    </w:p>
    <w:p w14:paraId="43BEF0BF" w14:textId="77777777" w:rsidR="00F50562" w:rsidRPr="00645CE8" w:rsidRDefault="00F50562" w:rsidP="00F50562">
      <w:pPr>
        <w:rPr>
          <w:rFonts w:asciiTheme="minorBidi" w:eastAsia="Times New Roman" w:hAnsiTheme="minorBidi" w:cstheme="minorBidi"/>
          <w:bCs/>
          <w:sz w:val="24"/>
          <w:szCs w:val="24"/>
          <w:rtl/>
        </w:rPr>
      </w:pPr>
      <w:r w:rsidRPr="00645CE8">
        <w:rPr>
          <w:rFonts w:asciiTheme="minorBidi" w:hAnsiTheme="minorBidi" w:cstheme="minorBidi"/>
          <w:sz w:val="24"/>
          <w:szCs w:val="24"/>
          <w:rtl/>
        </w:rPr>
        <w:br w:type="page"/>
      </w:r>
    </w:p>
    <w:p w14:paraId="0F26B704" w14:textId="77777777" w:rsidR="00F50562" w:rsidRPr="00645CE8" w:rsidRDefault="00F50562" w:rsidP="00F50562">
      <w:pPr>
        <w:pStyle w:val="2"/>
        <w:rPr>
          <w:rFonts w:asciiTheme="minorBidi" w:hAnsiTheme="minorBidi" w:cstheme="minorBidi"/>
          <w:sz w:val="24"/>
          <w:szCs w:val="24"/>
          <w:rtl/>
        </w:rPr>
      </w:pPr>
      <w:bookmarkStart w:id="237" w:name="_Toc83818244"/>
      <w:r w:rsidRPr="00645CE8">
        <w:rPr>
          <w:rFonts w:asciiTheme="minorBidi" w:hAnsiTheme="minorBidi" w:cstheme="minorBidi"/>
          <w:sz w:val="24"/>
          <w:szCs w:val="24"/>
          <w:rtl/>
        </w:rPr>
        <w:t>נספח ו':  לימודי עברית</w:t>
      </w:r>
      <w:bookmarkEnd w:id="237"/>
    </w:p>
    <w:p w14:paraId="5B47CFF2" w14:textId="77777777" w:rsidR="00F50562" w:rsidRPr="00645CE8" w:rsidRDefault="00F50562" w:rsidP="00F50562">
      <w:pPr>
        <w:pStyle w:val="NormalWeb"/>
        <w:bidi/>
        <w:spacing w:before="0" w:beforeAutospacing="0" w:after="150" w:afterAutospacing="0" w:line="276" w:lineRule="auto"/>
        <w:jc w:val="both"/>
        <w:rPr>
          <w:rFonts w:asciiTheme="minorBidi" w:hAnsiTheme="minorBidi" w:cstheme="minorBidi"/>
        </w:rPr>
      </w:pPr>
      <w:r w:rsidRPr="00645CE8">
        <w:rPr>
          <w:rFonts w:asciiTheme="minorBidi" w:hAnsiTheme="minorBidi" w:cstheme="minorBidi"/>
          <w:rtl/>
        </w:rPr>
        <w:t>רמת העברית של התלמיד נקבעת באמצעות בחינות מיון ושיבוץ שנעשות און-ליין. בחינות אלו מתקיימות לקראת תחילת לימודיו של התלמיד. על פי תוצאות בחינות המיון והשיבוץ ייקבע מי מהנבחנים זכאים להיבחן ב"בחינת פטור" ומי מהם יסווגו לרמות השונות של לימוד עברית.</w:t>
      </w:r>
    </w:p>
    <w:p w14:paraId="6D01594B" w14:textId="77777777" w:rsidR="00F50562" w:rsidRPr="00645CE8" w:rsidRDefault="00F50562" w:rsidP="00F50562">
      <w:pPr>
        <w:spacing w:before="100" w:beforeAutospacing="1" w:after="100" w:afterAutospacing="1"/>
        <w:ind w:left="567"/>
        <w:jc w:val="both"/>
        <w:rPr>
          <w:rFonts w:asciiTheme="minorBidi" w:hAnsiTheme="minorBidi" w:cstheme="minorBidi"/>
          <w:sz w:val="24"/>
          <w:szCs w:val="24"/>
        </w:rPr>
      </w:pPr>
      <w:r w:rsidRPr="00645CE8">
        <w:rPr>
          <w:rFonts w:asciiTheme="minorBidi" w:hAnsiTheme="minorBidi" w:cstheme="minorBidi"/>
          <w:sz w:val="24"/>
          <w:szCs w:val="24"/>
          <w:rtl/>
        </w:rPr>
        <w:t xml:space="preserve">פטור מלימודי עברית יוענק למי שהשיג ב"בחינת הפטור" ציון 75 לפחות (85 לפחות לתלמידי משפטים). תלמיד שהשיג ציון נמוך מזה ילמד בקורס  </w:t>
      </w:r>
      <w:proofErr w:type="spellStart"/>
      <w:r w:rsidRPr="00645CE8">
        <w:rPr>
          <w:rFonts w:asciiTheme="minorBidi" w:hAnsiTheme="minorBidi" w:cstheme="minorBidi"/>
          <w:sz w:val="24"/>
          <w:szCs w:val="24"/>
          <w:rtl/>
        </w:rPr>
        <w:t>עלמ"א</w:t>
      </w:r>
      <w:proofErr w:type="spellEnd"/>
      <w:r w:rsidRPr="00645CE8">
        <w:rPr>
          <w:rFonts w:asciiTheme="minorBidi" w:hAnsiTheme="minorBidi" w:cstheme="minorBidi"/>
          <w:sz w:val="24"/>
          <w:szCs w:val="24"/>
          <w:rtl/>
        </w:rPr>
        <w:t xml:space="preserve"> ב' (עברית למטרות אקדמיות ב')בשנת הלימודים הראשונה שלו. אם יעמוד בדרישות הקורס ויעבור את הבחינה בהצלחה יקבל פטור. תלמיד שהישגו בבחינת המיון לא זיכה אותו באפשרות להיבחן ב"בחינת פטור", ידורג לאחת מרמות הלימוד. סף הקבלה לחוגים באוניברסיטה מפורט באתר מדור קבלת תלמידים.</w:t>
      </w:r>
    </w:p>
    <w:p w14:paraId="67CB7F0A" w14:textId="77777777" w:rsidR="00F50562" w:rsidRPr="00645CE8" w:rsidRDefault="00F50562" w:rsidP="00F50562">
      <w:pPr>
        <w:pStyle w:val="NormalWeb"/>
        <w:bidi/>
        <w:spacing w:before="0" w:beforeAutospacing="0" w:after="150" w:afterAutospacing="0" w:line="276" w:lineRule="auto"/>
        <w:jc w:val="both"/>
        <w:rPr>
          <w:rFonts w:asciiTheme="minorBidi" w:hAnsiTheme="minorBidi" w:cstheme="minorBidi"/>
          <w:rtl/>
        </w:rPr>
      </w:pPr>
      <w:r w:rsidRPr="00645CE8">
        <w:rPr>
          <w:rFonts w:asciiTheme="minorBidi" w:hAnsiTheme="minorBidi" w:cstheme="minorBidi"/>
          <w:rtl/>
        </w:rPr>
        <w:t>האוניברסיטה מקיימת בביה"ס לתלמידים מחו"ל קורסים בעברית  ב"אולפן הקיץ" (בחודשים אוגוסט-ספטמבר). מומלץ לתלמידים שלא עמדו בדרישות הקבלה או המעבר, להשתתף בקורסים אלה. הלימודים בקיץ כרוכים בתשלום נוסף על שכר הלימוד הרגיל</w:t>
      </w:r>
      <w:r w:rsidRPr="00645CE8">
        <w:rPr>
          <w:rFonts w:asciiTheme="minorBidi" w:hAnsiTheme="minorBidi" w:cstheme="minorBidi"/>
        </w:rPr>
        <w:t>.</w:t>
      </w:r>
    </w:p>
    <w:p w14:paraId="04D598F3" w14:textId="77777777" w:rsidR="00F50562" w:rsidRPr="00645CE8" w:rsidRDefault="00F50562" w:rsidP="00F50562">
      <w:pPr>
        <w:bidi w:val="0"/>
        <w:rPr>
          <w:rFonts w:asciiTheme="minorBidi" w:eastAsia="Times New Roman" w:hAnsiTheme="minorBidi" w:cstheme="minorBidi"/>
          <w:sz w:val="24"/>
          <w:szCs w:val="24"/>
          <w:rtl/>
        </w:rPr>
      </w:pPr>
      <w:r w:rsidRPr="00645CE8">
        <w:rPr>
          <w:rFonts w:asciiTheme="minorBidi" w:hAnsiTheme="minorBidi" w:cstheme="minorBidi"/>
          <w:sz w:val="24"/>
          <w:szCs w:val="24"/>
          <w:rtl/>
        </w:rPr>
        <w:br w:type="page"/>
      </w:r>
    </w:p>
    <w:p w14:paraId="11594E7D" w14:textId="77777777" w:rsidR="00F50562" w:rsidRPr="00645CE8" w:rsidRDefault="00F50562" w:rsidP="00F50562">
      <w:pPr>
        <w:pStyle w:val="2"/>
        <w:rPr>
          <w:rFonts w:asciiTheme="minorBidi" w:hAnsiTheme="minorBidi" w:cstheme="minorBidi"/>
          <w:sz w:val="24"/>
          <w:szCs w:val="24"/>
          <w:rtl/>
        </w:rPr>
      </w:pPr>
      <w:bookmarkStart w:id="238" w:name="_Toc83818245"/>
      <w:r w:rsidRPr="00645CE8">
        <w:rPr>
          <w:rFonts w:asciiTheme="minorBidi" w:hAnsiTheme="minorBidi" w:cstheme="minorBidi"/>
          <w:sz w:val="24"/>
          <w:szCs w:val="24"/>
          <w:rtl/>
        </w:rPr>
        <w:t>נספח ז': לימודי אנגלית</w:t>
      </w:r>
      <w:bookmarkEnd w:id="238"/>
      <w:r w:rsidRPr="00645CE8">
        <w:rPr>
          <w:rFonts w:asciiTheme="minorBidi" w:hAnsiTheme="minorBidi" w:cstheme="minorBidi"/>
          <w:sz w:val="24"/>
          <w:szCs w:val="24"/>
          <w:rtl/>
        </w:rPr>
        <w:t xml:space="preserve"> </w:t>
      </w:r>
    </w:p>
    <w:p w14:paraId="2A24CB55" w14:textId="77777777" w:rsidR="00F50562" w:rsidRPr="00645CE8" w:rsidRDefault="00F50562" w:rsidP="00F50562">
      <w:pPr>
        <w:numPr>
          <w:ilvl w:val="0"/>
          <w:numId w:val="27"/>
        </w:numPr>
        <w:spacing w:before="100" w:beforeAutospacing="1" w:after="100" w:afterAutospacing="1"/>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ידיעת השפה האנגלית היא מיומנות יסוד ללימוד כל תחומי הידע באוניברסיטה. לפיכך  על כל תלמידי האוניברסיטה להגיע לרמת שליטה נאותה בשפה זו.</w:t>
      </w:r>
    </w:p>
    <w:p w14:paraId="60993F03" w14:textId="77777777" w:rsidR="00F50562" w:rsidRPr="00645CE8" w:rsidRDefault="00F50562" w:rsidP="00F50562">
      <w:pPr>
        <w:numPr>
          <w:ilvl w:val="0"/>
          <w:numId w:val="27"/>
        </w:numPr>
        <w:spacing w:before="100" w:beforeAutospacing="1" w:after="100" w:afterAutospacing="1"/>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 xml:space="preserve">היחידה לאנגלית כשפה זרה ממונה על הוראת השפה האנגלית לכל הסטודנטים באוניברסיטה העברית. מידע מלא על לימודי האנגלית, </w:t>
      </w:r>
      <w:proofErr w:type="spellStart"/>
      <w:r w:rsidRPr="00645CE8">
        <w:rPr>
          <w:rFonts w:asciiTheme="minorBidi" w:eastAsia="Times New Roman" w:hAnsiTheme="minorBidi" w:cstheme="minorBidi"/>
          <w:sz w:val="24"/>
          <w:szCs w:val="24"/>
          <w:rtl/>
        </w:rPr>
        <w:t>סילבי</w:t>
      </w:r>
      <w:proofErr w:type="spellEnd"/>
      <w:r w:rsidRPr="00645CE8">
        <w:rPr>
          <w:rFonts w:asciiTheme="minorBidi" w:eastAsia="Times New Roman" w:hAnsiTheme="minorBidi" w:cstheme="minorBidi"/>
          <w:sz w:val="24"/>
          <w:szCs w:val="24"/>
          <w:rtl/>
        </w:rPr>
        <w:t xml:space="preserve">, לוחות זמנים של הקורסים השונים ותנאי המעבר בין הרמות השונות מפורטים באתר היחידה: </w:t>
      </w:r>
      <w:hyperlink r:id="rId54" w:history="1">
        <w:r w:rsidRPr="00645CE8">
          <w:rPr>
            <w:rStyle w:val="Hyperlink"/>
            <w:rFonts w:asciiTheme="minorBidi" w:hAnsiTheme="minorBidi" w:cstheme="minorBidi"/>
            <w:color w:val="auto"/>
            <w:sz w:val="24"/>
            <w:szCs w:val="24"/>
          </w:rPr>
          <w:t>https://efl.huji.ac.il/</w:t>
        </w:r>
      </w:hyperlink>
      <w:r w:rsidRPr="00645CE8">
        <w:rPr>
          <w:rFonts w:asciiTheme="minorBidi" w:hAnsiTheme="minorBidi" w:cstheme="minorBidi"/>
          <w:sz w:val="24"/>
          <w:szCs w:val="24"/>
          <w:rtl/>
        </w:rPr>
        <w:t>.</w:t>
      </w:r>
    </w:p>
    <w:p w14:paraId="72134CB3" w14:textId="77777777" w:rsidR="00F50562" w:rsidRPr="00645CE8" w:rsidRDefault="00F50562" w:rsidP="00F50562">
      <w:pPr>
        <w:numPr>
          <w:ilvl w:val="0"/>
          <w:numId w:val="27"/>
        </w:numPr>
        <w:spacing w:before="100" w:beforeAutospacing="1" w:after="100" w:afterAutospacing="1"/>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 xml:space="preserve">היחידה ללימודי אנגלית כשפה זרה מקיימת קורסים באנגלית כשפה זרה ברמות בסיסי, מתקדמים א' ומתקדמים ב'. רק תלמיד שסווג לרמת בסיסי לפחות יוכל להתקבל לאוניברסיטה, מלבד בחוגים בהם סף הקבלה באנגלית הוא גבוה יותר (מתקדמים א' או מתקדמים ב'): </w:t>
      </w:r>
      <w:hyperlink r:id="rId55" w:history="1">
        <w:r w:rsidRPr="00645CE8">
          <w:rPr>
            <w:rFonts w:asciiTheme="minorBidi" w:eastAsia="Times New Roman" w:hAnsiTheme="minorBidi" w:cstheme="minorBidi"/>
            <w:sz w:val="24"/>
            <w:szCs w:val="24"/>
          </w:rPr>
          <w:t>http://info.huji.ac.il/reception-components/English-level</w:t>
        </w:r>
      </w:hyperlink>
      <w:r w:rsidRPr="00645CE8">
        <w:rPr>
          <w:rFonts w:asciiTheme="minorBidi" w:eastAsia="Times New Roman" w:hAnsiTheme="minorBidi" w:cstheme="minorBidi"/>
          <w:sz w:val="24"/>
          <w:szCs w:val="24"/>
          <w:rtl/>
        </w:rPr>
        <w:t xml:space="preserve">.  </w:t>
      </w:r>
    </w:p>
    <w:p w14:paraId="69725D78" w14:textId="77777777" w:rsidR="00F50562" w:rsidRPr="00645CE8" w:rsidRDefault="00F50562" w:rsidP="00F50562">
      <w:pPr>
        <w:numPr>
          <w:ilvl w:val="0"/>
          <w:numId w:val="27"/>
        </w:numPr>
        <w:spacing w:before="100" w:beforeAutospacing="1" w:after="100" w:afterAutospacing="1"/>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הצלחה בקורס ברמת מתקדמים ב' (כולל בחינת סיום), דהיינו השגת "פטור", היא תנאי מעבר לשנה ב'. תלמיד המתחיל את לימודיו ברמת בסיסי ילמד לפחות שלושה סמסטרים. תלמיד אשר התקבל לאוניברסיטה עם רמת בסיסי באנגלית והגיע עד תחילת שנת הלימודים השני שלו לתואר בוגר לרמת מתקדמים א' יוכל להגיש בקשה למזכירות החוג/פקולטה לאפשר לו להגיע לרמת הפטור עד לתום סמסטר א' של שנת לימודיו השנייה</w:t>
      </w:r>
      <w:r w:rsidRPr="00645CE8">
        <w:rPr>
          <w:rFonts w:asciiTheme="minorBidi" w:eastAsia="Times New Roman" w:hAnsiTheme="minorBidi" w:cstheme="minorBidi"/>
          <w:sz w:val="24"/>
          <w:szCs w:val="24"/>
        </w:rPr>
        <w:t>.</w:t>
      </w:r>
    </w:p>
    <w:p w14:paraId="6378BAE7" w14:textId="77777777" w:rsidR="00F50562" w:rsidRPr="00645CE8" w:rsidRDefault="00F50562" w:rsidP="00F50562">
      <w:pPr>
        <w:numPr>
          <w:ilvl w:val="0"/>
          <w:numId w:val="27"/>
        </w:numPr>
        <w:spacing w:before="100" w:beforeAutospacing="1" w:after="100" w:afterAutospacing="1"/>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 xml:space="preserve">ועדת ההוראה של הפקולטה רשאית לאשר לתלמיד שלא הגיע ל"פטור" באנגלית ללמוד בשנה ב' </w:t>
      </w:r>
      <w:proofErr w:type="spellStart"/>
      <w:r w:rsidRPr="00645CE8">
        <w:rPr>
          <w:rFonts w:asciiTheme="minorBidi" w:eastAsia="Times New Roman" w:hAnsiTheme="minorBidi" w:cstheme="minorBidi"/>
          <w:sz w:val="24"/>
          <w:szCs w:val="24"/>
          <w:rtl/>
        </w:rPr>
        <w:t>בתכנית</w:t>
      </w:r>
      <w:proofErr w:type="spellEnd"/>
      <w:r w:rsidRPr="00645CE8">
        <w:rPr>
          <w:rFonts w:asciiTheme="minorBidi" w:eastAsia="Times New Roman" w:hAnsiTheme="minorBidi" w:cstheme="minorBidi"/>
          <w:sz w:val="24"/>
          <w:szCs w:val="24"/>
          <w:rtl/>
        </w:rPr>
        <w:t xml:space="preserve"> לימודים מצומצמת (בהיקף שלא יעלה על מחצית תכנית לימודים, כולל לימודים חוזרים באנגלית ובתשלום כנדרש. תנאי לכך הוא שהתלמיד השלים בהצלחה את כל חובות לימודיו בשנה א'). בכל מקרה, התלמיד לא יהיה רשאי ללמוד </w:t>
      </w:r>
      <w:proofErr w:type="spellStart"/>
      <w:r w:rsidRPr="00645CE8">
        <w:rPr>
          <w:rFonts w:asciiTheme="minorBidi" w:eastAsia="Times New Roman" w:hAnsiTheme="minorBidi" w:cstheme="minorBidi"/>
          <w:sz w:val="24"/>
          <w:szCs w:val="24"/>
          <w:rtl/>
        </w:rPr>
        <w:t>בפרוסמינריונים</w:t>
      </w:r>
      <w:proofErr w:type="spellEnd"/>
      <w:r w:rsidRPr="00645CE8">
        <w:rPr>
          <w:rFonts w:asciiTheme="minorBidi" w:eastAsia="Times New Roman" w:hAnsiTheme="minorBidi" w:cstheme="minorBidi"/>
          <w:sz w:val="24"/>
          <w:szCs w:val="24"/>
          <w:rtl/>
        </w:rPr>
        <w:t xml:space="preserve"> ובסמינריונים. התלמיד לא יתקבל כתלמיד מן המניין בשנה ג' אם לא עמד בתנאי המעבר באנגלית.</w:t>
      </w:r>
    </w:p>
    <w:p w14:paraId="29A728DB" w14:textId="77777777" w:rsidR="00F50562" w:rsidRPr="00645CE8" w:rsidRDefault="00F50562" w:rsidP="00F50562">
      <w:pPr>
        <w:numPr>
          <w:ilvl w:val="0"/>
          <w:numId w:val="27"/>
        </w:numPr>
        <w:spacing w:before="100" w:beforeAutospacing="1" w:after="100" w:afterAutospacing="1"/>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רמת ידיעותיו של התלמיד החדש באנגלית נקבעת לפי תת-המבחן לאנגלית בבחינה הפסיכומטרית, לפי מבחן "</w:t>
      </w:r>
      <w:r w:rsidRPr="00645CE8">
        <w:rPr>
          <w:rFonts w:asciiTheme="minorBidi" w:eastAsia="Times New Roman" w:hAnsiTheme="minorBidi" w:cstheme="minorBidi"/>
          <w:sz w:val="24"/>
          <w:szCs w:val="24"/>
          <w:shd w:val="clear" w:color="auto" w:fill="FFF8DC"/>
          <w:rtl/>
        </w:rPr>
        <w:t> </w:t>
      </w:r>
      <w:proofErr w:type="spellStart"/>
      <w:r w:rsidRPr="00645CE8">
        <w:rPr>
          <w:rFonts w:asciiTheme="minorBidi" w:eastAsia="Times New Roman" w:hAnsiTheme="minorBidi" w:cstheme="minorBidi"/>
          <w:sz w:val="24"/>
          <w:szCs w:val="24"/>
          <w:shd w:val="clear" w:color="auto" w:fill="FFF8DC"/>
          <w:rtl/>
        </w:rPr>
        <w:t>אמי"ר</w:t>
      </w:r>
      <w:proofErr w:type="spellEnd"/>
      <w:r w:rsidRPr="00645CE8">
        <w:rPr>
          <w:rFonts w:asciiTheme="minorBidi" w:eastAsia="Times New Roman" w:hAnsiTheme="minorBidi" w:cstheme="minorBidi"/>
          <w:sz w:val="24"/>
          <w:szCs w:val="24"/>
          <w:shd w:val="clear" w:color="auto" w:fill="FFF8DC"/>
          <w:rtl/>
        </w:rPr>
        <w:t> </w:t>
      </w:r>
      <w:r w:rsidRPr="00645CE8">
        <w:rPr>
          <w:rFonts w:asciiTheme="minorBidi" w:eastAsia="Times New Roman" w:hAnsiTheme="minorBidi" w:cstheme="minorBidi"/>
          <w:sz w:val="24"/>
          <w:szCs w:val="24"/>
          <w:rtl/>
        </w:rPr>
        <w:t>" או "</w:t>
      </w:r>
      <w:r w:rsidRPr="00645CE8">
        <w:rPr>
          <w:rFonts w:asciiTheme="minorBidi" w:eastAsia="Times New Roman" w:hAnsiTheme="minorBidi" w:cstheme="minorBidi"/>
          <w:sz w:val="24"/>
          <w:szCs w:val="24"/>
          <w:shd w:val="clear" w:color="auto" w:fill="FFF8DC"/>
          <w:rtl/>
        </w:rPr>
        <w:t> </w:t>
      </w:r>
      <w:proofErr w:type="spellStart"/>
      <w:r w:rsidRPr="00645CE8">
        <w:rPr>
          <w:rFonts w:asciiTheme="minorBidi" w:eastAsia="Times New Roman" w:hAnsiTheme="minorBidi" w:cstheme="minorBidi"/>
          <w:sz w:val="24"/>
          <w:szCs w:val="24"/>
          <w:shd w:val="clear" w:color="auto" w:fill="FFF8DC"/>
          <w:rtl/>
        </w:rPr>
        <w:t>אמיר"ם</w:t>
      </w:r>
      <w:proofErr w:type="spellEnd"/>
      <w:r w:rsidRPr="00645CE8">
        <w:rPr>
          <w:rFonts w:asciiTheme="minorBidi" w:eastAsia="Times New Roman" w:hAnsiTheme="minorBidi" w:cstheme="minorBidi"/>
          <w:sz w:val="24"/>
          <w:szCs w:val="24"/>
          <w:shd w:val="clear" w:color="auto" w:fill="FFF8DC"/>
          <w:rtl/>
        </w:rPr>
        <w:t> </w:t>
      </w:r>
      <w:r w:rsidRPr="00645CE8">
        <w:rPr>
          <w:rFonts w:asciiTheme="minorBidi" w:eastAsia="Times New Roman" w:hAnsiTheme="minorBidi" w:cstheme="minorBidi"/>
          <w:sz w:val="24"/>
          <w:szCs w:val="24"/>
          <w:rtl/>
        </w:rPr>
        <w:t xml:space="preserve">" או לפי הישגיו בקורס קיץ לאנגלית ביחידה לאנגלית כשפה זרה או בקורס אחר המוכר ע"י היחידה ללימודי אנגלית כשפה זרה. </w:t>
      </w:r>
    </w:p>
    <w:p w14:paraId="0CD7137B" w14:textId="77777777" w:rsidR="00F50562" w:rsidRPr="00645CE8" w:rsidRDefault="00F50562" w:rsidP="00F50562">
      <w:pPr>
        <w:numPr>
          <w:ilvl w:val="0"/>
          <w:numId w:val="27"/>
        </w:numPr>
        <w:spacing w:before="100" w:beforeAutospacing="1" w:after="100" w:afterAutospacing="1"/>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תלמיד שתוצאות תת-המבחן הפסיכומטרי שלו יעלו על הסף העליון של מתקדמים ב', יהיה פטור מלימודי אנגלית. תלמיד שאינו פטור ידורג לפי תוצאות תת-המבחן ויחויב בלימוד אנגלית ובבחינת מעבר המתקיימת בסיומו של כל קורס. תלמיד הרוצה לשפר את הסיווג הפסיכומטרי שלו באנגלית רשאי גם לגשת לבחינת "</w:t>
      </w:r>
      <w:r w:rsidRPr="00645CE8">
        <w:rPr>
          <w:rFonts w:asciiTheme="minorBidi" w:eastAsia="Times New Roman" w:hAnsiTheme="minorBidi" w:cstheme="minorBidi"/>
          <w:sz w:val="24"/>
          <w:szCs w:val="24"/>
          <w:shd w:val="clear" w:color="auto" w:fill="FFF8DC"/>
          <w:rtl/>
        </w:rPr>
        <w:t> </w:t>
      </w:r>
      <w:proofErr w:type="spellStart"/>
      <w:r w:rsidRPr="00645CE8">
        <w:rPr>
          <w:rFonts w:asciiTheme="minorBidi" w:eastAsia="Times New Roman" w:hAnsiTheme="minorBidi" w:cstheme="minorBidi"/>
          <w:sz w:val="24"/>
          <w:szCs w:val="24"/>
          <w:shd w:val="clear" w:color="auto" w:fill="FFF8DC"/>
          <w:rtl/>
        </w:rPr>
        <w:t>אמי"ר</w:t>
      </w:r>
      <w:proofErr w:type="spellEnd"/>
      <w:r w:rsidRPr="00645CE8">
        <w:rPr>
          <w:rFonts w:asciiTheme="minorBidi" w:eastAsia="Times New Roman" w:hAnsiTheme="minorBidi" w:cstheme="minorBidi"/>
          <w:sz w:val="24"/>
          <w:szCs w:val="24"/>
          <w:shd w:val="clear" w:color="auto" w:fill="FFF8DC"/>
          <w:rtl/>
        </w:rPr>
        <w:t> </w:t>
      </w:r>
      <w:r w:rsidRPr="00645CE8">
        <w:rPr>
          <w:rFonts w:asciiTheme="minorBidi" w:eastAsia="Times New Roman" w:hAnsiTheme="minorBidi" w:cstheme="minorBidi"/>
          <w:sz w:val="24"/>
          <w:szCs w:val="24"/>
          <w:rtl/>
        </w:rPr>
        <w:t>" או "</w:t>
      </w:r>
      <w:r w:rsidRPr="00645CE8">
        <w:rPr>
          <w:rFonts w:asciiTheme="minorBidi" w:eastAsia="Times New Roman" w:hAnsiTheme="minorBidi" w:cstheme="minorBidi"/>
          <w:sz w:val="24"/>
          <w:szCs w:val="24"/>
          <w:shd w:val="clear" w:color="auto" w:fill="FFF8DC"/>
          <w:rtl/>
        </w:rPr>
        <w:t> </w:t>
      </w:r>
      <w:proofErr w:type="spellStart"/>
      <w:r w:rsidRPr="00645CE8">
        <w:rPr>
          <w:rFonts w:asciiTheme="minorBidi" w:eastAsia="Times New Roman" w:hAnsiTheme="minorBidi" w:cstheme="minorBidi"/>
          <w:sz w:val="24"/>
          <w:szCs w:val="24"/>
          <w:shd w:val="clear" w:color="auto" w:fill="FFF8DC"/>
          <w:rtl/>
        </w:rPr>
        <w:t>אמיר"ם</w:t>
      </w:r>
      <w:proofErr w:type="spellEnd"/>
      <w:r w:rsidRPr="00645CE8">
        <w:rPr>
          <w:rFonts w:asciiTheme="minorBidi" w:eastAsia="Times New Roman" w:hAnsiTheme="minorBidi" w:cstheme="minorBidi"/>
          <w:sz w:val="24"/>
          <w:szCs w:val="24"/>
          <w:shd w:val="clear" w:color="auto" w:fill="FFF8DC"/>
          <w:rtl/>
        </w:rPr>
        <w:t> </w:t>
      </w:r>
      <w:r w:rsidRPr="00645CE8">
        <w:rPr>
          <w:rFonts w:asciiTheme="minorBidi" w:eastAsia="Times New Roman" w:hAnsiTheme="minorBidi" w:cstheme="minorBidi"/>
          <w:sz w:val="24"/>
          <w:szCs w:val="24"/>
          <w:rtl/>
        </w:rPr>
        <w:t xml:space="preserve">". </w:t>
      </w:r>
    </w:p>
    <w:p w14:paraId="321318D2" w14:textId="77777777" w:rsidR="00F50562" w:rsidRPr="00645CE8" w:rsidRDefault="00F50562" w:rsidP="00F50562">
      <w:pPr>
        <w:pStyle w:val="ad"/>
        <w:numPr>
          <w:ilvl w:val="0"/>
          <w:numId w:val="27"/>
        </w:numPr>
        <w:spacing w:before="100" w:beforeAutospacing="1" w:after="100" w:afterAutospacing="1"/>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תנאי מעבר: </w:t>
      </w:r>
    </w:p>
    <w:p w14:paraId="21AC008A" w14:textId="77777777" w:rsidR="00F50562" w:rsidRPr="00645CE8" w:rsidRDefault="00F50562" w:rsidP="00F50562">
      <w:pPr>
        <w:numPr>
          <w:ilvl w:val="0"/>
          <w:numId w:val="28"/>
        </w:numPr>
        <w:spacing w:before="100" w:beforeAutospacing="1" w:after="100" w:afterAutospacing="1"/>
        <w:rPr>
          <w:rFonts w:asciiTheme="minorBidi" w:eastAsia="Times New Roman" w:hAnsiTheme="minorBidi" w:cstheme="minorBidi"/>
          <w:sz w:val="24"/>
          <w:szCs w:val="24"/>
        </w:rPr>
      </w:pPr>
      <w:r w:rsidRPr="00645CE8">
        <w:rPr>
          <w:rFonts w:asciiTheme="minorBidi" w:eastAsia="Times New Roman" w:hAnsiTheme="minorBidi" w:cstheme="minorBidi"/>
          <w:sz w:val="24"/>
          <w:szCs w:val="24"/>
          <w:rtl/>
        </w:rPr>
        <w:t>תלמיד שלא נרשם לקורס ו/או לא השתתף בקורס במסגרת היחידה לא יורשה לגשת לבחינות הנערכות על ידי היחידה.</w:t>
      </w:r>
    </w:p>
    <w:p w14:paraId="5E9D7636" w14:textId="77777777" w:rsidR="00F50562" w:rsidRPr="00645CE8" w:rsidRDefault="00F50562" w:rsidP="00F50562">
      <w:pPr>
        <w:numPr>
          <w:ilvl w:val="0"/>
          <w:numId w:val="28"/>
        </w:numPr>
        <w:spacing w:before="100" w:beforeAutospacing="1" w:after="100" w:afterAutospacing="1"/>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תלמיד שלא יקבל ציון 60 לפחות בעבודת הכיתה לא יהיה רשאי לגשת לבחינת  סיום הקורס. תלמיד שלא יקבל ציון 60 לפחות בבחינת סיום הקורס יהיה חייב לחזור על הקורס.</w:t>
      </w:r>
    </w:p>
    <w:p w14:paraId="59CCEBC7" w14:textId="77777777" w:rsidR="00F50562" w:rsidRPr="00645CE8" w:rsidRDefault="00F50562" w:rsidP="00F50562">
      <w:pPr>
        <w:numPr>
          <w:ilvl w:val="0"/>
          <w:numId w:val="28"/>
        </w:numPr>
        <w:spacing w:before="100" w:beforeAutospacing="1" w:after="100" w:afterAutospacing="1"/>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 xml:space="preserve">סיום רמת מתקדמים ב' בציון 70 לפחות מעניק "פטור" מלימודי אנגלית. 70 הוא גם ציון המעבר הפנימי מרמה בסיסית לרמת מתקדמים א', ומרמת מתקדמים א' לרמת מתקדמים ב'. תלמיד </w:t>
      </w:r>
      <w:proofErr w:type="spellStart"/>
      <w:r w:rsidRPr="00645CE8">
        <w:rPr>
          <w:rFonts w:asciiTheme="minorBidi" w:eastAsia="Times New Roman" w:hAnsiTheme="minorBidi" w:cstheme="minorBidi"/>
          <w:sz w:val="24"/>
          <w:szCs w:val="24"/>
          <w:rtl/>
        </w:rPr>
        <w:t>שציונו</w:t>
      </w:r>
      <w:proofErr w:type="spellEnd"/>
      <w:r w:rsidRPr="00645CE8">
        <w:rPr>
          <w:rFonts w:asciiTheme="minorBidi" w:eastAsia="Times New Roman" w:hAnsiTheme="minorBidi" w:cstheme="minorBidi"/>
          <w:sz w:val="24"/>
          <w:szCs w:val="24"/>
          <w:rtl/>
        </w:rPr>
        <w:t xml:space="preserve"> בקורס פחות מ- 70 (גם אם </w:t>
      </w:r>
      <w:proofErr w:type="spellStart"/>
      <w:r w:rsidRPr="00645CE8">
        <w:rPr>
          <w:rFonts w:asciiTheme="minorBidi" w:eastAsia="Times New Roman" w:hAnsiTheme="minorBidi" w:cstheme="minorBidi"/>
          <w:sz w:val="24"/>
          <w:szCs w:val="24"/>
          <w:rtl/>
        </w:rPr>
        <w:t>ציונו</w:t>
      </w:r>
      <w:proofErr w:type="spellEnd"/>
      <w:r w:rsidRPr="00645CE8">
        <w:rPr>
          <w:rFonts w:asciiTheme="minorBidi" w:eastAsia="Times New Roman" w:hAnsiTheme="minorBidi" w:cstheme="minorBidi"/>
          <w:sz w:val="24"/>
          <w:szCs w:val="24"/>
          <w:rtl/>
        </w:rPr>
        <w:t xml:space="preserve"> בבחינה מעל ל- 60)  יחזור על הקורס באותה רמה.</w:t>
      </w:r>
    </w:p>
    <w:p w14:paraId="257E1C4B" w14:textId="77777777" w:rsidR="00F50562" w:rsidRPr="00645CE8" w:rsidRDefault="00F50562" w:rsidP="00F50562">
      <w:pPr>
        <w:pStyle w:val="ad"/>
        <w:numPr>
          <w:ilvl w:val="0"/>
          <w:numId w:val="27"/>
        </w:numPr>
        <w:spacing w:before="100" w:beforeAutospacing="1" w:after="100" w:afterAutospacing="1"/>
        <w:rPr>
          <w:rFonts w:asciiTheme="minorBidi" w:eastAsia="Times New Roman" w:hAnsiTheme="minorBidi" w:cstheme="minorBidi"/>
          <w:sz w:val="24"/>
          <w:szCs w:val="24"/>
          <w:rtl/>
        </w:rPr>
      </w:pPr>
      <w:r w:rsidRPr="00645CE8">
        <w:rPr>
          <w:rFonts w:asciiTheme="minorBidi" w:eastAsia="Times New Roman" w:hAnsiTheme="minorBidi" w:cstheme="minorBidi"/>
          <w:sz w:val="24"/>
          <w:szCs w:val="24"/>
          <w:rtl/>
        </w:rPr>
        <w:t>ההשתתפות בקורסי אנגלית כרוכה בתשלום נוסף על שכר הלימוד הרגיל.</w:t>
      </w:r>
    </w:p>
    <w:p w14:paraId="72102B68" w14:textId="77777777" w:rsidR="00F50562" w:rsidRPr="005678EF" w:rsidRDefault="00F50562" w:rsidP="00F50562">
      <w:pPr>
        <w:numPr>
          <w:ilvl w:val="0"/>
          <w:numId w:val="27"/>
        </w:numPr>
        <w:spacing w:before="100" w:beforeAutospacing="1" w:after="100" w:afterAutospacing="1"/>
        <w:rPr>
          <w:rFonts w:asciiTheme="minorBidi" w:hAnsiTheme="minorBidi" w:cstheme="minorBidi"/>
          <w:sz w:val="24"/>
          <w:szCs w:val="24"/>
          <w:rtl/>
        </w:rPr>
      </w:pPr>
      <w:r w:rsidRPr="00645CE8">
        <w:rPr>
          <w:rFonts w:asciiTheme="minorBidi" w:eastAsia="Times New Roman" w:hAnsiTheme="minorBidi" w:cstheme="minorBidi"/>
          <w:sz w:val="24"/>
          <w:szCs w:val="24"/>
          <w:rtl/>
        </w:rPr>
        <w:t>באוניברסיטה מתקיימים קורסים באנגלית גם בחופשת הקיץ בתנאי שירשמו מספיק תלמידים. בקורס קיץ אפשר ללמוד לפני שנה א' או בסוף שנה א'. </w:t>
      </w:r>
    </w:p>
    <w:p w14:paraId="715E1D87" w14:textId="77777777" w:rsidR="00F50562" w:rsidRPr="00645CE8" w:rsidRDefault="00F50562" w:rsidP="00F50562">
      <w:pPr>
        <w:pStyle w:val="2"/>
        <w:rPr>
          <w:rFonts w:asciiTheme="minorBidi" w:hAnsiTheme="minorBidi" w:cstheme="minorBidi"/>
          <w:sz w:val="24"/>
          <w:szCs w:val="24"/>
          <w:rtl/>
        </w:rPr>
      </w:pPr>
      <w:bookmarkStart w:id="239" w:name="_Toc83818246"/>
      <w:r w:rsidRPr="00645CE8">
        <w:rPr>
          <w:rFonts w:asciiTheme="minorBidi" w:hAnsiTheme="minorBidi" w:cstheme="minorBidi"/>
          <w:sz w:val="24"/>
          <w:szCs w:val="24"/>
          <w:rtl/>
        </w:rPr>
        <w:t>נספח ח': התאמות בגין ליקויי ראיה</w:t>
      </w:r>
      <w:bookmarkEnd w:id="239"/>
    </w:p>
    <w:p w14:paraId="429FC1D9" w14:textId="77777777" w:rsidR="00F50562" w:rsidRPr="00645CE8" w:rsidRDefault="00F50562" w:rsidP="00F50562">
      <w:pPr>
        <w:bidi w:val="0"/>
        <w:jc w:val="both"/>
        <w:rPr>
          <w:rFonts w:asciiTheme="minorBidi" w:hAnsiTheme="minorBidi" w:cstheme="minorBidi"/>
          <w:sz w:val="24"/>
          <w:szCs w:val="24"/>
          <w:u w:val="single"/>
        </w:rPr>
      </w:pPr>
      <w:r w:rsidRPr="00645CE8">
        <w:rPr>
          <w:rFonts w:asciiTheme="minorBidi" w:hAnsiTheme="minorBidi" w:cstheme="minorBidi"/>
          <w:sz w:val="24"/>
          <w:szCs w:val="24"/>
          <w:rtl/>
        </w:rPr>
        <w:t>‏‏</w:t>
      </w:r>
    </w:p>
    <w:p w14:paraId="05DC7AC7" w14:textId="77777777" w:rsidR="00F50562" w:rsidRPr="00645CE8" w:rsidRDefault="00F50562" w:rsidP="00F50562">
      <w:pPr>
        <w:pStyle w:val="ad"/>
        <w:numPr>
          <w:ilvl w:val="0"/>
          <w:numId w:val="18"/>
        </w:numPr>
        <w:spacing w:after="0"/>
        <w:jc w:val="both"/>
        <w:rPr>
          <w:rFonts w:asciiTheme="minorBidi" w:hAnsiTheme="minorBidi" w:cstheme="minorBidi"/>
          <w:sz w:val="24"/>
          <w:szCs w:val="24"/>
          <w:u w:val="single"/>
        </w:rPr>
      </w:pPr>
      <w:r w:rsidRPr="00645CE8">
        <w:rPr>
          <w:rFonts w:asciiTheme="minorBidi" w:hAnsiTheme="minorBidi" w:cstheme="minorBidi"/>
          <w:sz w:val="24"/>
          <w:szCs w:val="24"/>
          <w:u w:val="single"/>
          <w:rtl/>
        </w:rPr>
        <w:t>זכאים להתאמות</w:t>
      </w:r>
    </w:p>
    <w:p w14:paraId="765EC8B5" w14:textId="77777777" w:rsidR="00F50562" w:rsidRPr="00645CE8" w:rsidRDefault="00F50562" w:rsidP="00F50562">
      <w:pPr>
        <w:pStyle w:val="ad"/>
        <w:jc w:val="both"/>
        <w:rPr>
          <w:rFonts w:asciiTheme="minorBidi" w:hAnsiTheme="minorBidi" w:cstheme="minorBidi"/>
          <w:sz w:val="24"/>
          <w:szCs w:val="24"/>
          <w:rtl/>
        </w:rPr>
      </w:pPr>
      <w:r w:rsidRPr="00645CE8">
        <w:rPr>
          <w:rFonts w:asciiTheme="minorBidi" w:hAnsiTheme="minorBidi" w:cstheme="minorBidi"/>
          <w:sz w:val="24"/>
          <w:szCs w:val="24"/>
          <w:rtl/>
        </w:rPr>
        <w:t>סטודנט המציג תעודת עיוור/לקוי ראיה ו/או אישור נכות על ראיה מטעם המוסד לביטוח לאומי ו/או אישור רפואי מפורט המעיד על בעיית ראיה והקשיים הנגזרים ממנה, זכאי להיבחן בתנאים מותאמים.</w:t>
      </w:r>
    </w:p>
    <w:p w14:paraId="2D46AC3C" w14:textId="77777777" w:rsidR="00F50562" w:rsidRPr="00645CE8" w:rsidRDefault="00F50562" w:rsidP="00F50562">
      <w:pPr>
        <w:pStyle w:val="ad"/>
        <w:jc w:val="both"/>
        <w:rPr>
          <w:rFonts w:asciiTheme="minorBidi" w:hAnsiTheme="minorBidi" w:cstheme="minorBidi"/>
          <w:sz w:val="24"/>
          <w:szCs w:val="24"/>
          <w:rtl/>
        </w:rPr>
      </w:pPr>
    </w:p>
    <w:p w14:paraId="0B4A439B" w14:textId="77777777" w:rsidR="00F50562" w:rsidRPr="00645CE8" w:rsidRDefault="00F50562" w:rsidP="00F50562">
      <w:pPr>
        <w:pStyle w:val="ad"/>
        <w:numPr>
          <w:ilvl w:val="0"/>
          <w:numId w:val="18"/>
        </w:numPr>
        <w:jc w:val="both"/>
        <w:rPr>
          <w:rFonts w:asciiTheme="minorBidi" w:hAnsiTheme="minorBidi" w:cstheme="minorBidi"/>
          <w:sz w:val="24"/>
          <w:szCs w:val="24"/>
          <w:u w:val="single"/>
        </w:rPr>
      </w:pPr>
      <w:r w:rsidRPr="00645CE8">
        <w:rPr>
          <w:rFonts w:asciiTheme="minorBidi" w:hAnsiTheme="minorBidi" w:cstheme="minorBidi"/>
          <w:sz w:val="24"/>
          <w:szCs w:val="24"/>
          <w:u w:val="single"/>
          <w:rtl/>
        </w:rPr>
        <w:t>תהליך אישור ההתאמות</w:t>
      </w:r>
    </w:p>
    <w:p w14:paraId="3B104190" w14:textId="77777777" w:rsidR="00F50562" w:rsidRPr="00645CE8" w:rsidRDefault="00F50562" w:rsidP="00F50562">
      <w:pPr>
        <w:pStyle w:val="ad"/>
        <w:numPr>
          <w:ilvl w:val="0"/>
          <w:numId w:val="19"/>
        </w:numPr>
        <w:jc w:val="both"/>
        <w:rPr>
          <w:rFonts w:asciiTheme="minorBidi" w:hAnsiTheme="minorBidi" w:cstheme="minorBidi"/>
          <w:sz w:val="24"/>
          <w:szCs w:val="24"/>
        </w:rPr>
      </w:pPr>
      <w:r w:rsidRPr="00645CE8">
        <w:rPr>
          <w:rFonts w:asciiTheme="minorBidi" w:hAnsiTheme="minorBidi" w:cstheme="minorBidi"/>
          <w:sz w:val="24"/>
          <w:szCs w:val="24"/>
          <w:rtl/>
        </w:rPr>
        <w:t>הצגת האישורים על הלקות תעשה בפני עובדת הרווחה של מרכז הלמידה לעיוור.</w:t>
      </w:r>
    </w:p>
    <w:p w14:paraId="79B00A40" w14:textId="77777777" w:rsidR="00F50562" w:rsidRPr="00645CE8" w:rsidRDefault="00F50562" w:rsidP="00F50562">
      <w:pPr>
        <w:pStyle w:val="ad"/>
        <w:numPr>
          <w:ilvl w:val="0"/>
          <w:numId w:val="19"/>
        </w:numPr>
        <w:jc w:val="both"/>
        <w:rPr>
          <w:rFonts w:asciiTheme="minorBidi" w:hAnsiTheme="minorBidi" w:cstheme="minorBidi"/>
          <w:sz w:val="24"/>
          <w:szCs w:val="24"/>
        </w:rPr>
      </w:pPr>
      <w:r w:rsidRPr="00645CE8">
        <w:rPr>
          <w:rFonts w:asciiTheme="minorBidi" w:hAnsiTheme="minorBidi" w:cstheme="minorBidi"/>
          <w:sz w:val="24"/>
          <w:szCs w:val="24"/>
          <w:rtl/>
        </w:rPr>
        <w:t>זו תמליץ בפני ועדת ההוראה של הפקולטה בה לומד הסטודנט, אלו התאמות יש לאפשר לסטודנט.</w:t>
      </w:r>
    </w:p>
    <w:p w14:paraId="71862A64" w14:textId="77777777" w:rsidR="00F50562" w:rsidRPr="00645CE8" w:rsidRDefault="00F50562" w:rsidP="00F50562">
      <w:pPr>
        <w:pStyle w:val="ad"/>
        <w:numPr>
          <w:ilvl w:val="0"/>
          <w:numId w:val="19"/>
        </w:numPr>
        <w:jc w:val="both"/>
        <w:rPr>
          <w:rFonts w:asciiTheme="minorBidi" w:hAnsiTheme="minorBidi" w:cstheme="minorBidi"/>
          <w:sz w:val="24"/>
          <w:szCs w:val="24"/>
        </w:rPr>
      </w:pPr>
      <w:r w:rsidRPr="00645CE8">
        <w:rPr>
          <w:rFonts w:asciiTheme="minorBidi" w:hAnsiTheme="minorBidi" w:cstheme="minorBidi"/>
          <w:sz w:val="24"/>
          <w:szCs w:val="24"/>
          <w:rtl/>
        </w:rPr>
        <w:t>קביעת ההתאמות תעשה עבור כל סטודנט באופן אישי, בהתאם לפרופיל התפקודי שלו ובהתחשב באופיין של הבחינות והמטלות הנדרשות במסגרת לימודיו.</w:t>
      </w:r>
    </w:p>
    <w:p w14:paraId="431522F5" w14:textId="77777777" w:rsidR="00F50562" w:rsidRPr="00645CE8" w:rsidRDefault="00F50562" w:rsidP="00F50562">
      <w:pPr>
        <w:pStyle w:val="ad"/>
        <w:numPr>
          <w:ilvl w:val="0"/>
          <w:numId w:val="19"/>
        </w:numPr>
        <w:jc w:val="both"/>
        <w:rPr>
          <w:rFonts w:asciiTheme="minorBidi" w:hAnsiTheme="minorBidi" w:cstheme="minorBidi"/>
          <w:sz w:val="24"/>
          <w:szCs w:val="24"/>
        </w:rPr>
      </w:pPr>
      <w:r w:rsidRPr="00645CE8">
        <w:rPr>
          <w:rFonts w:asciiTheme="minorBidi" w:hAnsiTheme="minorBidi" w:cstheme="minorBidi"/>
          <w:sz w:val="24"/>
          <w:szCs w:val="24"/>
          <w:rtl/>
        </w:rPr>
        <w:t>במקרים חריגים בהם רמת הישימות של הבחינות עבור סטודנטים עיוורים אינה אפשרית, ימליץ מרכז הלמידה לעיוור לפקולטה על דרכי הבחנות אחרים.</w:t>
      </w:r>
    </w:p>
    <w:p w14:paraId="1CEAE8BF" w14:textId="77777777" w:rsidR="00F50562" w:rsidRPr="00645CE8" w:rsidRDefault="00F50562" w:rsidP="00F50562">
      <w:pPr>
        <w:pStyle w:val="ad"/>
        <w:numPr>
          <w:ilvl w:val="0"/>
          <w:numId w:val="19"/>
        </w:numPr>
        <w:jc w:val="both"/>
        <w:rPr>
          <w:rFonts w:asciiTheme="minorBidi" w:hAnsiTheme="minorBidi" w:cstheme="minorBidi"/>
          <w:sz w:val="24"/>
          <w:szCs w:val="24"/>
        </w:rPr>
      </w:pPr>
      <w:r w:rsidRPr="00645CE8">
        <w:rPr>
          <w:rFonts w:asciiTheme="minorBidi" w:hAnsiTheme="minorBidi" w:cstheme="minorBidi"/>
          <w:sz w:val="24"/>
          <w:szCs w:val="24"/>
          <w:rtl/>
        </w:rPr>
        <w:t>ההחלטה הסופית בנוגע להתאמות הינה של הפקולטה.</w:t>
      </w:r>
    </w:p>
    <w:p w14:paraId="7AEFB5C2" w14:textId="77777777" w:rsidR="00F50562" w:rsidRPr="00645CE8" w:rsidRDefault="00F50562" w:rsidP="00F50562">
      <w:pPr>
        <w:pStyle w:val="ad"/>
        <w:numPr>
          <w:ilvl w:val="0"/>
          <w:numId w:val="19"/>
        </w:numPr>
        <w:jc w:val="both"/>
        <w:rPr>
          <w:rFonts w:asciiTheme="minorBidi" w:hAnsiTheme="minorBidi" w:cstheme="minorBidi"/>
          <w:sz w:val="24"/>
          <w:szCs w:val="24"/>
        </w:rPr>
      </w:pPr>
      <w:r w:rsidRPr="00645CE8">
        <w:rPr>
          <w:rFonts w:asciiTheme="minorBidi" w:hAnsiTheme="minorBidi" w:cstheme="minorBidi"/>
          <w:sz w:val="24"/>
          <w:szCs w:val="24"/>
          <w:rtl/>
        </w:rPr>
        <w:t>התלמיד רשאי להגיש ערעור על ההחלטה לגבי זכאותו להתאמות. הערעור יוגש באמצעות מזכירות ההוראה של ה</w:t>
      </w:r>
      <w:r w:rsidRPr="00645CE8">
        <w:rPr>
          <w:rStyle w:val="dictionary-phrase"/>
          <w:rFonts w:asciiTheme="minorBidi" w:hAnsiTheme="minorBidi" w:cstheme="minorBidi"/>
          <w:sz w:val="24"/>
          <w:szCs w:val="24"/>
          <w:rtl/>
        </w:rPr>
        <w:t xml:space="preserve">פקולטה </w:t>
      </w:r>
      <w:r w:rsidRPr="00645CE8">
        <w:rPr>
          <w:rFonts w:asciiTheme="minorBidi" w:hAnsiTheme="minorBidi" w:cstheme="minorBidi"/>
          <w:sz w:val="24"/>
          <w:szCs w:val="24"/>
          <w:rtl/>
        </w:rPr>
        <w:t>לדיקנט הסטודנטים. ועדת הערעורים תקבל החלטה ותשלח את החלטתה המנומקת לתלמיד תוך 15 יום מיום הגשת הערעור, באמצעות מזכירות ה</w:t>
      </w:r>
      <w:r w:rsidRPr="00645CE8">
        <w:rPr>
          <w:rStyle w:val="dictionary-phrase"/>
          <w:rFonts w:asciiTheme="minorBidi" w:hAnsiTheme="minorBidi" w:cstheme="minorBidi"/>
          <w:sz w:val="24"/>
          <w:szCs w:val="24"/>
          <w:rtl/>
        </w:rPr>
        <w:t>פקולטה</w:t>
      </w:r>
      <w:r w:rsidRPr="00645CE8">
        <w:rPr>
          <w:rFonts w:asciiTheme="minorBidi" w:hAnsiTheme="minorBidi" w:cstheme="minorBidi"/>
          <w:sz w:val="24"/>
          <w:szCs w:val="24"/>
          <w:rtl/>
        </w:rPr>
        <w:t>.</w:t>
      </w:r>
    </w:p>
    <w:p w14:paraId="591CD387" w14:textId="77777777" w:rsidR="00F50562" w:rsidRPr="00645CE8" w:rsidRDefault="00F50562" w:rsidP="00F50562">
      <w:pPr>
        <w:pStyle w:val="ad"/>
        <w:ind w:left="1440"/>
        <w:jc w:val="both"/>
        <w:rPr>
          <w:rFonts w:asciiTheme="minorBidi" w:hAnsiTheme="minorBidi" w:cstheme="minorBidi"/>
          <w:sz w:val="24"/>
          <w:szCs w:val="24"/>
        </w:rPr>
      </w:pPr>
    </w:p>
    <w:p w14:paraId="41EBCC37" w14:textId="77777777" w:rsidR="00F50562" w:rsidRPr="00645CE8" w:rsidRDefault="00F50562" w:rsidP="00F50562">
      <w:pPr>
        <w:pStyle w:val="ad"/>
        <w:numPr>
          <w:ilvl w:val="0"/>
          <w:numId w:val="18"/>
        </w:numPr>
        <w:jc w:val="both"/>
        <w:rPr>
          <w:rFonts w:asciiTheme="minorBidi" w:hAnsiTheme="minorBidi" w:cstheme="minorBidi"/>
          <w:sz w:val="24"/>
          <w:szCs w:val="24"/>
          <w:u w:val="single"/>
        </w:rPr>
      </w:pPr>
      <w:r w:rsidRPr="00645CE8">
        <w:rPr>
          <w:rFonts w:asciiTheme="minorBidi" w:hAnsiTheme="minorBidi" w:cstheme="minorBidi"/>
          <w:sz w:val="24"/>
          <w:szCs w:val="24"/>
          <w:u w:val="single"/>
          <w:rtl/>
        </w:rPr>
        <w:t>ביצוע הבחינות וההתאמות בבחינות</w:t>
      </w:r>
    </w:p>
    <w:p w14:paraId="0E064295" w14:textId="77777777" w:rsidR="00F50562" w:rsidRPr="00645CE8" w:rsidRDefault="00F50562" w:rsidP="00F50562">
      <w:pPr>
        <w:pStyle w:val="ad"/>
        <w:numPr>
          <w:ilvl w:val="0"/>
          <w:numId w:val="20"/>
        </w:numPr>
        <w:jc w:val="both"/>
        <w:rPr>
          <w:rFonts w:asciiTheme="minorBidi" w:hAnsiTheme="minorBidi" w:cstheme="minorBidi"/>
          <w:sz w:val="24"/>
          <w:szCs w:val="24"/>
        </w:rPr>
      </w:pPr>
      <w:r w:rsidRPr="00645CE8">
        <w:rPr>
          <w:rFonts w:asciiTheme="minorBidi" w:hAnsiTheme="minorBidi" w:cstheme="minorBidi"/>
          <w:sz w:val="24"/>
          <w:szCs w:val="24"/>
          <w:rtl/>
        </w:rPr>
        <w:t>הבחינות מתקיימות בזמנים ובמועדים בהם נבחנים סטודנטים רגילים, אלא אם הוחלט אחרת ע"י הפקולטה.</w:t>
      </w:r>
    </w:p>
    <w:p w14:paraId="2135177C" w14:textId="77777777" w:rsidR="00F50562" w:rsidRPr="00645CE8" w:rsidRDefault="00F50562" w:rsidP="00F50562">
      <w:pPr>
        <w:pStyle w:val="ad"/>
        <w:numPr>
          <w:ilvl w:val="0"/>
          <w:numId w:val="20"/>
        </w:numPr>
        <w:jc w:val="both"/>
        <w:rPr>
          <w:rFonts w:asciiTheme="minorBidi" w:hAnsiTheme="minorBidi" w:cstheme="minorBidi"/>
          <w:sz w:val="24"/>
          <w:szCs w:val="24"/>
        </w:rPr>
      </w:pPr>
      <w:r w:rsidRPr="00645CE8">
        <w:rPr>
          <w:rFonts w:asciiTheme="minorBidi" w:hAnsiTheme="minorBidi" w:cstheme="minorBidi"/>
          <w:sz w:val="24"/>
          <w:szCs w:val="24"/>
          <w:rtl/>
        </w:rPr>
        <w:t>רשאי הסטודנט לקוי הראיה/עיוור לבחור להיבחן בחדרי הלימוד במרכז הלמידה לעיוור. החדרים מצוידים בין היתר במכשירי הגדלה העומדים לשימושו של הסטודנט.</w:t>
      </w:r>
    </w:p>
    <w:p w14:paraId="0CD2C339" w14:textId="77777777" w:rsidR="00F50562" w:rsidRPr="00645CE8" w:rsidRDefault="00F50562" w:rsidP="00F50562">
      <w:pPr>
        <w:pStyle w:val="ad"/>
        <w:numPr>
          <w:ilvl w:val="0"/>
          <w:numId w:val="20"/>
        </w:numPr>
        <w:jc w:val="both"/>
        <w:rPr>
          <w:rFonts w:asciiTheme="minorBidi" w:hAnsiTheme="minorBidi" w:cstheme="minorBidi"/>
          <w:sz w:val="24"/>
          <w:szCs w:val="24"/>
        </w:rPr>
      </w:pPr>
      <w:r w:rsidRPr="00645CE8">
        <w:rPr>
          <w:rFonts w:asciiTheme="minorBidi" w:hAnsiTheme="minorBidi" w:cstheme="minorBidi"/>
          <w:sz w:val="24"/>
          <w:szCs w:val="24"/>
          <w:rtl/>
        </w:rPr>
        <w:t>במידת הצורך, יוצמד לסטודנט מקריא ו/או משכתב שתפקידו לקרוא את הבחינה ולרשום על גבי מחברת הבחינה את תשובות הסטודנט העיוור/לקוי הראיה. המקריא/משכתב בהכרח אינו מהחוג בו לומד הסטודנט, למעט מקרים בהם ישנו צורך במומחיות ייחודית בשל תוכן הבחינה.</w:t>
      </w:r>
    </w:p>
    <w:p w14:paraId="0C9806A6" w14:textId="77777777" w:rsidR="00F50562" w:rsidRPr="00645CE8" w:rsidRDefault="00F50562" w:rsidP="00F50562">
      <w:pPr>
        <w:pStyle w:val="ad"/>
        <w:numPr>
          <w:ilvl w:val="0"/>
          <w:numId w:val="20"/>
        </w:numPr>
        <w:jc w:val="both"/>
        <w:rPr>
          <w:rFonts w:asciiTheme="minorBidi" w:hAnsiTheme="minorBidi" w:cstheme="minorBidi"/>
          <w:sz w:val="24"/>
          <w:szCs w:val="24"/>
        </w:rPr>
      </w:pPr>
      <w:r w:rsidRPr="00645CE8">
        <w:rPr>
          <w:rFonts w:asciiTheme="minorBidi" w:hAnsiTheme="minorBidi" w:cstheme="minorBidi"/>
          <w:sz w:val="24"/>
          <w:szCs w:val="24"/>
          <w:rtl/>
        </w:rPr>
        <w:t>סטודנט לקוי ראיה/עיוור המבקש לקיים את הבחינה בעזרת מחשב עם ציוד עזר (צג ברייל, תוכנת קול, הגדלה), חייב באישור הפקולטה. במקרה של אישור, עמדת המחשב המיועדת תנוטרל מחיבור לרשת.</w:t>
      </w:r>
    </w:p>
    <w:p w14:paraId="3F43D6D6" w14:textId="77777777" w:rsidR="00F50562" w:rsidRPr="00645CE8" w:rsidRDefault="00F50562" w:rsidP="00F50562">
      <w:pPr>
        <w:pStyle w:val="ad"/>
        <w:numPr>
          <w:ilvl w:val="0"/>
          <w:numId w:val="20"/>
        </w:numPr>
        <w:jc w:val="both"/>
        <w:rPr>
          <w:rFonts w:asciiTheme="minorBidi" w:hAnsiTheme="minorBidi" w:cstheme="minorBidi"/>
          <w:sz w:val="24"/>
          <w:szCs w:val="24"/>
        </w:rPr>
      </w:pPr>
      <w:r w:rsidRPr="00645CE8">
        <w:rPr>
          <w:rFonts w:asciiTheme="minorBidi" w:hAnsiTheme="minorBidi" w:cstheme="minorBidi"/>
          <w:sz w:val="24"/>
          <w:szCs w:val="24"/>
          <w:rtl/>
        </w:rPr>
        <w:t xml:space="preserve">תוספת הזמן הבסיסית הניתנת לסטודנט לקוי ראיה/עיוור הינה עד 50%. </w:t>
      </w:r>
    </w:p>
    <w:p w14:paraId="2895A2FD" w14:textId="77777777" w:rsidR="00F50562" w:rsidRPr="00645CE8" w:rsidRDefault="00F50562" w:rsidP="00F50562">
      <w:pPr>
        <w:pStyle w:val="ad"/>
        <w:ind w:left="1440"/>
        <w:jc w:val="both"/>
        <w:rPr>
          <w:rFonts w:asciiTheme="minorBidi" w:hAnsiTheme="minorBidi" w:cstheme="minorBidi"/>
          <w:sz w:val="24"/>
          <w:szCs w:val="24"/>
          <w:rtl/>
        </w:rPr>
      </w:pPr>
      <w:r w:rsidRPr="00645CE8">
        <w:rPr>
          <w:rFonts w:asciiTheme="minorBidi" w:hAnsiTheme="minorBidi" w:cstheme="minorBidi"/>
          <w:sz w:val="24"/>
          <w:szCs w:val="24"/>
          <w:rtl/>
        </w:rPr>
        <w:t>במקרה של חריגה מכללים אלו הבקשה תועבר לדיקן הסטודנטים.</w:t>
      </w:r>
      <w:r w:rsidRPr="00645CE8" w:rsidDel="006D5D38">
        <w:rPr>
          <w:rFonts w:asciiTheme="minorBidi" w:hAnsiTheme="minorBidi" w:cstheme="minorBidi"/>
          <w:sz w:val="24"/>
          <w:szCs w:val="24"/>
          <w:rtl/>
        </w:rPr>
        <w:t xml:space="preserve"> </w:t>
      </w:r>
    </w:p>
    <w:p w14:paraId="0F9A962F" w14:textId="77777777" w:rsidR="00F50562" w:rsidRPr="00645CE8" w:rsidRDefault="00F50562" w:rsidP="00F50562">
      <w:pPr>
        <w:pStyle w:val="ad"/>
        <w:ind w:left="1440"/>
        <w:jc w:val="both"/>
        <w:rPr>
          <w:rFonts w:asciiTheme="minorBidi" w:hAnsiTheme="minorBidi" w:cstheme="minorBidi"/>
          <w:sz w:val="24"/>
          <w:szCs w:val="24"/>
        </w:rPr>
      </w:pPr>
    </w:p>
    <w:p w14:paraId="38804D7C" w14:textId="77777777" w:rsidR="00F50562" w:rsidRPr="00645CE8" w:rsidRDefault="00F50562" w:rsidP="00F50562">
      <w:pPr>
        <w:pStyle w:val="ad"/>
        <w:numPr>
          <w:ilvl w:val="0"/>
          <w:numId w:val="18"/>
        </w:numPr>
        <w:jc w:val="both"/>
        <w:rPr>
          <w:rFonts w:asciiTheme="minorBidi" w:hAnsiTheme="minorBidi" w:cstheme="minorBidi"/>
          <w:sz w:val="24"/>
          <w:szCs w:val="24"/>
          <w:u w:val="single"/>
        </w:rPr>
      </w:pPr>
      <w:r w:rsidRPr="00645CE8">
        <w:rPr>
          <w:rFonts w:asciiTheme="minorBidi" w:hAnsiTheme="minorBidi" w:cstheme="minorBidi"/>
          <w:sz w:val="24"/>
          <w:szCs w:val="24"/>
          <w:u w:val="single"/>
          <w:rtl/>
        </w:rPr>
        <w:t>עבודות ותרגילים</w:t>
      </w:r>
    </w:p>
    <w:p w14:paraId="2D2961AB" w14:textId="77777777" w:rsidR="00F50562" w:rsidRPr="00645CE8" w:rsidRDefault="00F50562" w:rsidP="00F50562">
      <w:pPr>
        <w:pStyle w:val="ad"/>
        <w:numPr>
          <w:ilvl w:val="0"/>
          <w:numId w:val="21"/>
        </w:numPr>
        <w:jc w:val="both"/>
        <w:rPr>
          <w:rFonts w:asciiTheme="minorBidi" w:hAnsiTheme="minorBidi" w:cstheme="minorBidi"/>
          <w:sz w:val="24"/>
          <w:szCs w:val="24"/>
        </w:rPr>
      </w:pPr>
      <w:r w:rsidRPr="00645CE8">
        <w:rPr>
          <w:rFonts w:asciiTheme="minorBidi" w:hAnsiTheme="minorBidi" w:cstheme="minorBidi"/>
          <w:sz w:val="24"/>
          <w:szCs w:val="24"/>
          <w:rtl/>
        </w:rPr>
        <w:t>סטודנט עיוור/לקוי ראיה יכול לפנות למרכז הלמידה לעיוור ולבקש המלצה על הארכת זמן הגשת עבודות/תרגילים.</w:t>
      </w:r>
    </w:p>
    <w:p w14:paraId="2794ABDF" w14:textId="77777777" w:rsidR="00F50562" w:rsidRPr="00645CE8" w:rsidRDefault="00F50562" w:rsidP="00F50562">
      <w:pPr>
        <w:pStyle w:val="ad"/>
        <w:numPr>
          <w:ilvl w:val="0"/>
          <w:numId w:val="21"/>
        </w:numPr>
        <w:jc w:val="both"/>
        <w:rPr>
          <w:rFonts w:asciiTheme="minorBidi" w:hAnsiTheme="minorBidi" w:cstheme="minorBidi"/>
          <w:sz w:val="24"/>
          <w:szCs w:val="24"/>
        </w:rPr>
      </w:pPr>
      <w:r w:rsidRPr="00645CE8">
        <w:rPr>
          <w:rFonts w:asciiTheme="minorBidi" w:hAnsiTheme="minorBidi" w:cstheme="minorBidi"/>
          <w:sz w:val="24"/>
          <w:szCs w:val="24"/>
          <w:rtl/>
        </w:rPr>
        <w:t>המלצת מרכז הלמידה לעיוור לפקולטה כפופה לפרופיל התפקודי של הסטודנט כמו גם לעיתוי הפניה ולאופי העבודה האקדמית.</w:t>
      </w:r>
    </w:p>
    <w:p w14:paraId="0D92602F" w14:textId="77777777" w:rsidR="00F50562" w:rsidRPr="00645CE8" w:rsidRDefault="00F50562" w:rsidP="00F50562">
      <w:pPr>
        <w:pStyle w:val="ad"/>
        <w:ind w:left="1440"/>
        <w:jc w:val="both"/>
        <w:rPr>
          <w:rFonts w:asciiTheme="minorBidi" w:hAnsiTheme="minorBidi" w:cstheme="minorBidi"/>
          <w:sz w:val="24"/>
          <w:szCs w:val="24"/>
        </w:rPr>
      </w:pPr>
    </w:p>
    <w:p w14:paraId="43809A34" w14:textId="77777777" w:rsidR="00F50562" w:rsidRPr="00645CE8" w:rsidRDefault="00F50562" w:rsidP="00F50562">
      <w:pPr>
        <w:jc w:val="both"/>
        <w:rPr>
          <w:rFonts w:asciiTheme="minorBidi" w:hAnsiTheme="minorBidi" w:cstheme="minorBidi"/>
          <w:sz w:val="24"/>
          <w:szCs w:val="24"/>
          <w:rtl/>
        </w:rPr>
      </w:pPr>
      <w:r w:rsidRPr="00645CE8">
        <w:rPr>
          <w:rFonts w:asciiTheme="minorBidi" w:hAnsiTheme="minorBidi" w:cstheme="minorBidi"/>
          <w:sz w:val="24"/>
          <w:szCs w:val="24"/>
          <w:rtl/>
        </w:rPr>
        <w:t>פרטים נוספים ניתן לראות בקישורית הבאה:</w:t>
      </w:r>
    </w:p>
    <w:p w14:paraId="37A8A065" w14:textId="77777777" w:rsidR="00F50562" w:rsidRPr="00645CE8" w:rsidRDefault="004C7ECE" w:rsidP="00F50562">
      <w:pPr>
        <w:jc w:val="both"/>
        <w:rPr>
          <w:rFonts w:asciiTheme="minorBidi" w:hAnsiTheme="minorBidi" w:cstheme="minorBidi"/>
          <w:sz w:val="24"/>
          <w:szCs w:val="24"/>
          <w:rtl/>
        </w:rPr>
      </w:pPr>
      <w:hyperlink r:id="rId56" w:history="1">
        <w:r w:rsidR="00F50562" w:rsidRPr="00645CE8">
          <w:rPr>
            <w:rStyle w:val="Hyperlink"/>
            <w:rFonts w:asciiTheme="minorBidi" w:hAnsiTheme="minorBidi" w:cstheme="minorBidi"/>
            <w:color w:val="auto"/>
            <w:sz w:val="24"/>
            <w:szCs w:val="24"/>
          </w:rPr>
          <w:t>http://studean.huji.ac.il/?cmd=ease.25</w:t>
        </w:r>
      </w:hyperlink>
    </w:p>
    <w:p w14:paraId="5B1E24EC" w14:textId="77777777" w:rsidR="00F50562" w:rsidRPr="00645CE8" w:rsidRDefault="00F50562" w:rsidP="00F50562">
      <w:pPr>
        <w:pStyle w:val="ad"/>
        <w:jc w:val="both"/>
        <w:rPr>
          <w:rFonts w:asciiTheme="minorBidi" w:hAnsiTheme="minorBidi" w:cstheme="minorBidi"/>
          <w:sz w:val="24"/>
          <w:szCs w:val="24"/>
          <w:rtl/>
        </w:rPr>
      </w:pPr>
    </w:p>
    <w:p w14:paraId="2E7B5098" w14:textId="77777777" w:rsidR="00F50562" w:rsidRPr="00645CE8" w:rsidRDefault="00F50562" w:rsidP="00F50562">
      <w:pPr>
        <w:pStyle w:val="ad"/>
        <w:jc w:val="both"/>
        <w:rPr>
          <w:rFonts w:asciiTheme="minorBidi" w:hAnsiTheme="minorBidi" w:cstheme="minorBidi"/>
          <w:sz w:val="24"/>
          <w:szCs w:val="24"/>
          <w:rtl/>
        </w:rPr>
      </w:pPr>
    </w:p>
    <w:p w14:paraId="4BCFAF69" w14:textId="77777777" w:rsidR="00F50562" w:rsidRPr="00645CE8" w:rsidRDefault="00F50562" w:rsidP="00F50562">
      <w:pPr>
        <w:ind w:right="720"/>
        <w:jc w:val="both"/>
        <w:rPr>
          <w:rFonts w:asciiTheme="minorBidi" w:hAnsiTheme="minorBidi" w:cstheme="minorBidi"/>
          <w:b/>
          <w:bCs/>
          <w:sz w:val="24"/>
          <w:szCs w:val="24"/>
          <w:u w:val="single"/>
        </w:rPr>
      </w:pPr>
      <w:r w:rsidRPr="00645CE8">
        <w:rPr>
          <w:rFonts w:asciiTheme="minorBidi" w:hAnsiTheme="minorBidi" w:cstheme="minorBidi"/>
          <w:b/>
          <w:bCs/>
          <w:sz w:val="24"/>
          <w:szCs w:val="24"/>
          <w:u w:val="single"/>
          <w:rtl/>
        </w:rPr>
        <w:t>*דרכי פניה</w:t>
      </w:r>
    </w:p>
    <w:p w14:paraId="798920F7" w14:textId="77777777" w:rsidR="00F50562" w:rsidRPr="00645CE8" w:rsidRDefault="00F50562" w:rsidP="00F50562">
      <w:pPr>
        <w:ind w:right="720"/>
        <w:jc w:val="both"/>
        <w:rPr>
          <w:rFonts w:asciiTheme="minorBidi" w:hAnsiTheme="minorBidi" w:cstheme="minorBidi"/>
          <w:sz w:val="24"/>
          <w:szCs w:val="24"/>
          <w:rtl/>
        </w:rPr>
      </w:pPr>
      <w:r w:rsidRPr="00645CE8">
        <w:rPr>
          <w:rFonts w:asciiTheme="minorBidi" w:hAnsiTheme="minorBidi" w:cstheme="minorBidi"/>
          <w:sz w:val="24"/>
          <w:szCs w:val="24"/>
          <w:rtl/>
        </w:rPr>
        <w:t>טל' מזכירות:</w:t>
      </w:r>
      <w:r w:rsidRPr="00645CE8">
        <w:rPr>
          <w:rFonts w:asciiTheme="minorBidi" w:hAnsiTheme="minorBidi" w:cstheme="minorBidi"/>
          <w:sz w:val="24"/>
          <w:szCs w:val="24"/>
          <w:rtl/>
        </w:rPr>
        <w:tab/>
      </w:r>
      <w:r w:rsidRPr="00645CE8">
        <w:rPr>
          <w:rFonts w:asciiTheme="minorBidi" w:hAnsiTheme="minorBidi" w:cstheme="minorBidi"/>
          <w:sz w:val="24"/>
          <w:szCs w:val="24"/>
          <w:rtl/>
        </w:rPr>
        <w:tab/>
        <w:t>02-5882155</w:t>
      </w:r>
    </w:p>
    <w:p w14:paraId="1CC28B0F" w14:textId="77777777" w:rsidR="00F50562" w:rsidRPr="00645CE8" w:rsidRDefault="00F50562" w:rsidP="00F50562">
      <w:pPr>
        <w:ind w:right="720"/>
        <w:jc w:val="both"/>
        <w:rPr>
          <w:rFonts w:asciiTheme="minorBidi" w:hAnsiTheme="minorBidi" w:cstheme="minorBidi"/>
          <w:sz w:val="24"/>
          <w:szCs w:val="24"/>
          <w:rtl/>
        </w:rPr>
      </w:pPr>
      <w:r w:rsidRPr="00645CE8">
        <w:rPr>
          <w:rFonts w:asciiTheme="minorBidi" w:hAnsiTheme="minorBidi" w:cstheme="minorBidi"/>
          <w:sz w:val="24"/>
          <w:szCs w:val="24"/>
          <w:rtl/>
        </w:rPr>
        <w:t>טל' עובדת רווחה:</w:t>
      </w:r>
      <w:r w:rsidRPr="00645CE8">
        <w:rPr>
          <w:rFonts w:asciiTheme="minorBidi" w:hAnsiTheme="minorBidi" w:cstheme="minorBidi"/>
          <w:sz w:val="24"/>
          <w:szCs w:val="24"/>
          <w:rtl/>
        </w:rPr>
        <w:tab/>
        <w:t>02-5883284</w:t>
      </w:r>
    </w:p>
    <w:p w14:paraId="6E5D8481" w14:textId="77777777" w:rsidR="00F50562" w:rsidRPr="00645CE8" w:rsidRDefault="00F50562" w:rsidP="00F50562">
      <w:pPr>
        <w:ind w:right="720"/>
        <w:jc w:val="both"/>
        <w:rPr>
          <w:rFonts w:asciiTheme="minorBidi" w:hAnsiTheme="minorBidi" w:cstheme="minorBidi"/>
          <w:sz w:val="24"/>
          <w:szCs w:val="24"/>
          <w:rtl/>
        </w:rPr>
      </w:pPr>
      <w:r w:rsidRPr="00645CE8">
        <w:rPr>
          <w:rFonts w:asciiTheme="minorBidi" w:hAnsiTheme="minorBidi" w:cstheme="minorBidi"/>
          <w:sz w:val="24"/>
          <w:szCs w:val="24"/>
          <w:rtl/>
        </w:rPr>
        <w:t>פקס מזכירות:</w:t>
      </w:r>
      <w:r w:rsidRPr="00645CE8">
        <w:rPr>
          <w:rFonts w:asciiTheme="minorBidi" w:hAnsiTheme="minorBidi" w:cstheme="minorBidi"/>
          <w:sz w:val="24"/>
          <w:szCs w:val="24"/>
          <w:rtl/>
        </w:rPr>
        <w:tab/>
        <w:t xml:space="preserve"> </w:t>
      </w:r>
      <w:r w:rsidRPr="00645CE8">
        <w:rPr>
          <w:rFonts w:asciiTheme="minorBidi" w:hAnsiTheme="minorBidi" w:cstheme="minorBidi"/>
          <w:sz w:val="24"/>
          <w:szCs w:val="24"/>
          <w:rtl/>
        </w:rPr>
        <w:tab/>
        <w:t>02-5826166</w:t>
      </w:r>
    </w:p>
    <w:p w14:paraId="14B142B3" w14:textId="77777777" w:rsidR="00F50562" w:rsidRPr="00645CE8" w:rsidRDefault="00F50562" w:rsidP="00F50562">
      <w:pPr>
        <w:ind w:right="720"/>
        <w:jc w:val="both"/>
        <w:rPr>
          <w:rFonts w:asciiTheme="minorBidi" w:hAnsiTheme="minorBidi" w:cstheme="minorBidi"/>
          <w:sz w:val="24"/>
          <w:szCs w:val="24"/>
        </w:rPr>
      </w:pPr>
      <w:r w:rsidRPr="00645CE8">
        <w:rPr>
          <w:rFonts w:asciiTheme="minorBidi" w:hAnsiTheme="minorBidi" w:cstheme="minorBidi"/>
          <w:sz w:val="24"/>
          <w:szCs w:val="24"/>
          <w:rtl/>
        </w:rPr>
        <w:t xml:space="preserve">אי-מייל: </w:t>
      </w:r>
      <w:r w:rsidRPr="00645CE8">
        <w:rPr>
          <w:rFonts w:asciiTheme="minorBidi" w:hAnsiTheme="minorBidi" w:cstheme="minorBidi"/>
          <w:sz w:val="24"/>
          <w:szCs w:val="24"/>
          <w:rtl/>
        </w:rPr>
        <w:tab/>
      </w:r>
      <w:r w:rsidRPr="00645CE8">
        <w:rPr>
          <w:rFonts w:asciiTheme="minorBidi" w:hAnsiTheme="minorBidi" w:cstheme="minorBidi"/>
          <w:sz w:val="24"/>
          <w:szCs w:val="24"/>
          <w:rtl/>
        </w:rPr>
        <w:tab/>
      </w:r>
      <w:hyperlink r:id="rId57" w:history="1">
        <w:r w:rsidRPr="00645CE8">
          <w:rPr>
            <w:rStyle w:val="Hyperlink"/>
            <w:rFonts w:asciiTheme="minorBidi" w:hAnsiTheme="minorBidi" w:cstheme="minorBidi"/>
            <w:color w:val="auto"/>
            <w:sz w:val="24"/>
            <w:szCs w:val="24"/>
          </w:rPr>
          <w:t>yifatn@savion.huji.ac.il</w:t>
        </w:r>
      </w:hyperlink>
    </w:p>
    <w:p w14:paraId="6F588DFD" w14:textId="77777777" w:rsidR="00F50562" w:rsidRPr="00645CE8" w:rsidRDefault="00F50562" w:rsidP="00F50562">
      <w:pPr>
        <w:ind w:right="720"/>
        <w:jc w:val="both"/>
        <w:rPr>
          <w:rFonts w:asciiTheme="minorBidi" w:hAnsiTheme="minorBidi" w:cstheme="minorBidi"/>
          <w:sz w:val="24"/>
          <w:szCs w:val="24"/>
        </w:rPr>
      </w:pPr>
    </w:p>
    <w:p w14:paraId="334C0F42" w14:textId="77777777" w:rsidR="00F50562" w:rsidRPr="00645CE8" w:rsidRDefault="00F50562" w:rsidP="00F50562">
      <w:pPr>
        <w:jc w:val="both"/>
        <w:rPr>
          <w:rFonts w:asciiTheme="minorBidi" w:hAnsiTheme="minorBidi" w:cstheme="minorBidi"/>
          <w:sz w:val="24"/>
          <w:szCs w:val="24"/>
          <w:rtl/>
        </w:rPr>
      </w:pPr>
    </w:p>
    <w:p w14:paraId="07F223A2" w14:textId="77777777" w:rsidR="00F50562" w:rsidRPr="00645CE8" w:rsidRDefault="00F50562" w:rsidP="00F50562">
      <w:pPr>
        <w:jc w:val="both"/>
        <w:rPr>
          <w:rFonts w:asciiTheme="minorBidi" w:hAnsiTheme="minorBidi" w:cstheme="minorBidi"/>
          <w:sz w:val="24"/>
          <w:szCs w:val="24"/>
        </w:rPr>
      </w:pPr>
    </w:p>
    <w:p w14:paraId="6F4DAA5B" w14:textId="77777777" w:rsidR="00F50562" w:rsidRPr="00645CE8" w:rsidRDefault="00F50562" w:rsidP="00F50562">
      <w:pPr>
        <w:pStyle w:val="2"/>
        <w:rPr>
          <w:rFonts w:asciiTheme="minorBidi" w:hAnsiTheme="minorBidi" w:cstheme="minorBidi"/>
          <w:sz w:val="24"/>
          <w:szCs w:val="24"/>
          <w:rtl/>
        </w:rPr>
      </w:pPr>
      <w:r w:rsidRPr="00645CE8">
        <w:rPr>
          <w:rFonts w:asciiTheme="minorBidi" w:hAnsiTheme="minorBidi" w:cstheme="minorBidi"/>
          <w:sz w:val="24"/>
          <w:szCs w:val="24"/>
          <w:rtl/>
        </w:rPr>
        <w:t xml:space="preserve"> </w:t>
      </w:r>
    </w:p>
    <w:p w14:paraId="118D6138" w14:textId="77777777" w:rsidR="00F50562" w:rsidRPr="00645CE8" w:rsidRDefault="00F50562" w:rsidP="00F50562">
      <w:pPr>
        <w:pStyle w:val="NormalWeb"/>
        <w:bidi/>
        <w:spacing w:before="0" w:beforeAutospacing="0" w:after="120" w:afterAutospacing="0" w:line="276" w:lineRule="auto"/>
        <w:rPr>
          <w:rFonts w:asciiTheme="minorBidi" w:hAnsiTheme="minorBidi" w:cstheme="minorBidi"/>
          <w:b/>
          <w:bCs/>
          <w:rtl/>
        </w:rPr>
      </w:pPr>
    </w:p>
    <w:p w14:paraId="77D75411" w14:textId="77777777" w:rsidR="00F50562" w:rsidRPr="00645CE8" w:rsidRDefault="00F50562" w:rsidP="00F50562">
      <w:pPr>
        <w:rPr>
          <w:rFonts w:asciiTheme="minorBidi" w:hAnsiTheme="minorBidi" w:cstheme="minorBidi"/>
          <w:b/>
          <w:bCs/>
          <w:sz w:val="24"/>
          <w:szCs w:val="24"/>
          <w:rtl/>
        </w:rPr>
      </w:pPr>
      <w:r w:rsidRPr="00645CE8">
        <w:rPr>
          <w:rFonts w:asciiTheme="minorBidi" w:hAnsiTheme="minorBidi" w:cstheme="minorBidi"/>
          <w:b/>
          <w:bCs/>
          <w:sz w:val="24"/>
          <w:szCs w:val="24"/>
          <w:rtl/>
        </w:rPr>
        <w:br w:type="page"/>
        <w:t>נספח ט': קבלת נ"ז בגין מעורבות חברתית</w:t>
      </w:r>
    </w:p>
    <w:p w14:paraId="1AC10F42" w14:textId="77777777" w:rsidR="00F50562" w:rsidRPr="00645CE8" w:rsidRDefault="00F50562" w:rsidP="00F50562">
      <w:pPr>
        <w:rPr>
          <w:rFonts w:asciiTheme="minorBidi" w:hAnsiTheme="minorBidi" w:cstheme="minorBidi"/>
          <w:b/>
          <w:bCs/>
          <w:sz w:val="24"/>
          <w:szCs w:val="24"/>
          <w:rtl/>
        </w:rPr>
      </w:pPr>
    </w:p>
    <w:p w14:paraId="7B730CD9" w14:textId="77777777" w:rsidR="00F50562" w:rsidRPr="00645CE8" w:rsidRDefault="00F50562" w:rsidP="00F50562">
      <w:pPr>
        <w:pStyle w:val="xmsonormal"/>
        <w:bidi/>
        <w:spacing w:before="0" w:beforeAutospacing="0" w:after="120" w:afterAutospacing="0" w:line="276" w:lineRule="auto"/>
        <w:ind w:left="-2"/>
        <w:rPr>
          <w:rFonts w:asciiTheme="minorBidi" w:hAnsiTheme="minorBidi" w:cstheme="minorBidi"/>
        </w:rPr>
      </w:pPr>
      <w:r w:rsidRPr="00645CE8">
        <w:rPr>
          <w:rFonts w:asciiTheme="minorBidi" w:hAnsiTheme="minorBidi" w:cstheme="minorBidi"/>
          <w:rtl/>
        </w:rPr>
        <w:t>בעקבות חקיקת חוק עידוד מעורבות סטודנטים בפעילות חברתית וקהילתית ,תשע"ח-</w:t>
      </w:r>
      <w:r w:rsidRPr="00645CE8">
        <w:rPr>
          <w:rFonts w:asciiTheme="minorBidi" w:hAnsiTheme="minorBidi" w:cstheme="minorBidi"/>
        </w:rPr>
        <w:t>2018</w:t>
      </w:r>
      <w:r w:rsidRPr="00645CE8">
        <w:rPr>
          <w:rFonts w:asciiTheme="minorBidi" w:hAnsiTheme="minorBidi" w:cstheme="minorBidi"/>
          <w:rtl/>
        </w:rPr>
        <w:t xml:space="preserve">, החליטה האוניברסיטה ליישם את החוק באופן הבא: </w:t>
      </w:r>
    </w:p>
    <w:p w14:paraId="07C0D1AE" w14:textId="77777777" w:rsidR="00F50562" w:rsidRPr="00645CE8" w:rsidRDefault="00F50562" w:rsidP="00F50562">
      <w:pPr>
        <w:pStyle w:val="xmsonormal"/>
        <w:numPr>
          <w:ilvl w:val="0"/>
          <w:numId w:val="23"/>
        </w:numPr>
        <w:bidi/>
        <w:spacing w:before="0" w:beforeAutospacing="0" w:after="120" w:afterAutospacing="0" w:line="276" w:lineRule="auto"/>
        <w:rPr>
          <w:rFonts w:asciiTheme="minorBidi" w:hAnsiTheme="minorBidi" w:cstheme="minorBidi"/>
        </w:rPr>
      </w:pPr>
      <w:r w:rsidRPr="00645CE8">
        <w:rPr>
          <w:rFonts w:asciiTheme="minorBidi" w:hAnsiTheme="minorBidi" w:cstheme="minorBidi"/>
          <w:rtl/>
        </w:rPr>
        <w:t xml:space="preserve">לסטודנטים לתואר בוגר יוענק פטור אקדמי אך </w:t>
      </w:r>
      <w:r w:rsidRPr="00645CE8">
        <w:rPr>
          <w:rFonts w:asciiTheme="minorBidi" w:hAnsiTheme="minorBidi" w:cstheme="minorBidi"/>
          <w:b/>
          <w:bCs/>
          <w:rtl/>
        </w:rPr>
        <w:t xml:space="preserve">לא </w:t>
      </w:r>
      <w:r>
        <w:rPr>
          <w:rFonts w:asciiTheme="minorBidi" w:hAnsiTheme="minorBidi" w:cstheme="minorBidi" w:hint="cs"/>
          <w:b/>
          <w:bCs/>
          <w:rtl/>
        </w:rPr>
        <w:t>פטור</w:t>
      </w:r>
      <w:r w:rsidRPr="00645CE8">
        <w:rPr>
          <w:rFonts w:asciiTheme="minorBidi" w:hAnsiTheme="minorBidi" w:cstheme="minorBidi"/>
          <w:b/>
          <w:bCs/>
          <w:rtl/>
        </w:rPr>
        <w:t xml:space="preserve"> כספי</w:t>
      </w:r>
      <w:r w:rsidRPr="00645CE8">
        <w:rPr>
          <w:rFonts w:asciiTheme="minorBidi" w:hAnsiTheme="minorBidi" w:cstheme="minorBidi"/>
          <w:rtl/>
        </w:rPr>
        <w:t xml:space="preserve"> בהיקף של </w:t>
      </w:r>
      <w:r w:rsidRPr="00645CE8">
        <w:rPr>
          <w:rFonts w:asciiTheme="minorBidi" w:hAnsiTheme="minorBidi" w:cstheme="minorBidi"/>
        </w:rPr>
        <w:t>2</w:t>
      </w:r>
      <w:r w:rsidRPr="00645CE8">
        <w:rPr>
          <w:rFonts w:asciiTheme="minorBidi" w:hAnsiTheme="minorBidi" w:cstheme="minorBidi"/>
          <w:rtl/>
        </w:rPr>
        <w:t xml:space="preserve"> נ"ז מקורסי אבני פינה (</w:t>
      </w:r>
      <w:proofErr w:type="spellStart"/>
      <w:r w:rsidRPr="00645CE8">
        <w:rPr>
          <w:rFonts w:asciiTheme="minorBidi" w:hAnsiTheme="minorBidi" w:cstheme="minorBidi"/>
          <w:rtl/>
        </w:rPr>
        <w:t>בתכניות</w:t>
      </w:r>
      <w:proofErr w:type="spellEnd"/>
      <w:r w:rsidRPr="00645CE8">
        <w:rPr>
          <w:rFonts w:asciiTheme="minorBidi" w:hAnsiTheme="minorBidi" w:cstheme="minorBidi"/>
          <w:rtl/>
        </w:rPr>
        <w:t xml:space="preserve"> לימודים שבהם מוטלת חובה לימוד קורסי אבני פינה) או במקום קורס אחר בהיקף של </w:t>
      </w:r>
      <w:r w:rsidRPr="00645CE8">
        <w:rPr>
          <w:rFonts w:asciiTheme="minorBidi" w:hAnsiTheme="minorBidi" w:cstheme="minorBidi"/>
        </w:rPr>
        <w:t>2</w:t>
      </w:r>
      <w:r w:rsidRPr="00645CE8">
        <w:rPr>
          <w:rFonts w:asciiTheme="minorBidi" w:hAnsiTheme="minorBidi" w:cstheme="minorBidi"/>
          <w:rtl/>
        </w:rPr>
        <w:t xml:space="preserve"> נ"ז שייקבע החוג (</w:t>
      </w:r>
      <w:proofErr w:type="spellStart"/>
      <w:r w:rsidRPr="00645CE8">
        <w:rPr>
          <w:rFonts w:asciiTheme="minorBidi" w:hAnsiTheme="minorBidi" w:cstheme="minorBidi"/>
          <w:rtl/>
        </w:rPr>
        <w:t>בתכניות</w:t>
      </w:r>
      <w:proofErr w:type="spellEnd"/>
      <w:r w:rsidRPr="00645CE8">
        <w:rPr>
          <w:rFonts w:asciiTheme="minorBidi" w:hAnsiTheme="minorBidi" w:cstheme="minorBidi"/>
          <w:rtl/>
        </w:rPr>
        <w:t xml:space="preserve"> לימודים שבהם אין נלמדים קורסי אבני פינה), פעם אחת בלבד במהלך לימודיהם, בגין השתתפות באחת הפעילויות הבאות (להלן: "פעילות מזכה): פעילות התנדבות, שירות מילואים, השתתפות בנבחרת ספורט של האוניברסיטה או בתזמורת האוניברסיטה. </w:t>
      </w:r>
    </w:p>
    <w:p w14:paraId="0B38A29B" w14:textId="77777777" w:rsidR="00F50562" w:rsidRPr="00645CE8" w:rsidRDefault="00F50562" w:rsidP="00F50562">
      <w:pPr>
        <w:pStyle w:val="xmsonormal"/>
        <w:numPr>
          <w:ilvl w:val="0"/>
          <w:numId w:val="23"/>
        </w:numPr>
        <w:bidi/>
        <w:spacing w:before="0" w:beforeAutospacing="0" w:after="120" w:afterAutospacing="0" w:line="276" w:lineRule="auto"/>
        <w:rPr>
          <w:rFonts w:asciiTheme="minorBidi" w:hAnsiTheme="minorBidi" w:cstheme="minorBidi"/>
        </w:rPr>
      </w:pPr>
      <w:r w:rsidRPr="00645CE8">
        <w:rPr>
          <w:rFonts w:asciiTheme="minorBidi" w:hAnsiTheme="minorBidi" w:cstheme="minorBidi"/>
          <w:u w:val="single"/>
          <w:rtl/>
        </w:rPr>
        <w:t>פעילות חברתית מזכה:</w:t>
      </w:r>
      <w:r w:rsidRPr="00645CE8">
        <w:rPr>
          <w:rFonts w:asciiTheme="minorBidi" w:hAnsiTheme="minorBidi" w:cstheme="minorBidi"/>
          <w:rtl/>
        </w:rPr>
        <w:t xml:space="preserve"> פעילות חברתית וקהילתית של </w:t>
      </w:r>
      <w:r w:rsidRPr="00645CE8">
        <w:rPr>
          <w:rFonts w:asciiTheme="minorBidi" w:hAnsiTheme="minorBidi" w:cstheme="minorBidi"/>
        </w:rPr>
        <w:t>40</w:t>
      </w:r>
      <w:r w:rsidRPr="00645CE8">
        <w:rPr>
          <w:rFonts w:asciiTheme="minorBidi" w:hAnsiTheme="minorBidi" w:cstheme="minorBidi"/>
          <w:rtl/>
        </w:rPr>
        <w:t xml:space="preserve"> שעות בפועל (לא כולל שעות הכשרה, הדרכה או הגעה למקום הפעילות) שנעשתה בהתנדבות במהלך שנת לימודים אחת, שלא התקבלו בגינה שכר או מלגה. פעילות חברתית תוכר כפעילות מזכה רק אם התקיימה בנוסף ומחוץ למסגרות הכשרה, פרקטיקום, שעות קליניות, המהוות חלק אינטגרלי </w:t>
      </w:r>
      <w:proofErr w:type="spellStart"/>
      <w:r w:rsidRPr="00645CE8">
        <w:rPr>
          <w:rFonts w:asciiTheme="minorBidi" w:hAnsiTheme="minorBidi" w:cstheme="minorBidi"/>
          <w:rtl/>
        </w:rPr>
        <w:t>מתכנית</w:t>
      </w:r>
      <w:proofErr w:type="spellEnd"/>
      <w:r w:rsidRPr="00645CE8">
        <w:rPr>
          <w:rFonts w:asciiTheme="minorBidi" w:hAnsiTheme="minorBidi" w:cstheme="minorBidi"/>
          <w:rtl/>
        </w:rPr>
        <w:t xml:space="preserve"> הלימודים. </w:t>
      </w:r>
      <w:r w:rsidRPr="00645CE8">
        <w:rPr>
          <w:rFonts w:asciiTheme="minorBidi" w:hAnsiTheme="minorBidi" w:cstheme="minorBidi"/>
          <w:rtl/>
        </w:rPr>
        <w:br/>
        <w:t xml:space="preserve">סוגי הפעילויות המזכות: פעילויות חונכות אקדמית או אישית במסגרת דיקנט הסטודנטים, מתוך רשימת פעילויות שתיקבע על ידי דיקן הסטודנטים; ופעילויות באחת המסגרות שנכללת ברשימה שתתפרסם באתר היחידה למעורבות חברתית בדיקנט הסטודנטים, או במסגרת אחרת אשר זכתה לאישור הדיקנט טרם התחלת הפעילות החברתית. על הפעילות החברתית להיעשות באופן בו לא תיפגע בנוכחות של הסטודנטים בשיעורים ובמילוי כל דרישה אקדמית אחרת. </w:t>
      </w:r>
    </w:p>
    <w:p w14:paraId="16C2D619" w14:textId="77777777" w:rsidR="00F50562" w:rsidRPr="00645CE8" w:rsidRDefault="00F50562" w:rsidP="00F50562">
      <w:pPr>
        <w:pStyle w:val="xmsonormal"/>
        <w:bidi/>
        <w:spacing w:before="0" w:beforeAutospacing="0" w:after="120" w:afterAutospacing="0" w:line="276" w:lineRule="auto"/>
        <w:ind w:left="718"/>
        <w:rPr>
          <w:rFonts w:asciiTheme="minorBidi" w:hAnsiTheme="minorBidi" w:cstheme="minorBidi"/>
        </w:rPr>
      </w:pPr>
      <w:r w:rsidRPr="00645CE8">
        <w:rPr>
          <w:rFonts w:asciiTheme="minorBidi" w:hAnsiTheme="minorBidi" w:cstheme="minorBidi"/>
          <w:u w:val="single"/>
          <w:rtl/>
        </w:rPr>
        <w:t>שירות מילואים מזכה:</w:t>
      </w:r>
      <w:r w:rsidRPr="00645CE8">
        <w:rPr>
          <w:rFonts w:asciiTheme="minorBidi" w:hAnsiTheme="minorBidi" w:cstheme="minorBidi"/>
          <w:rtl/>
        </w:rPr>
        <w:t xml:space="preserve"> שירות מילואים של 10 ימים לפחות שנעשה בשנת לימודים אחת ומתוכם שירות של חמישה ימים לפחות ברצף; או שירות של </w:t>
      </w:r>
      <w:r w:rsidRPr="00645CE8">
        <w:rPr>
          <w:rFonts w:asciiTheme="minorBidi" w:hAnsiTheme="minorBidi" w:cstheme="minorBidi"/>
        </w:rPr>
        <w:t>21</w:t>
      </w:r>
      <w:r w:rsidRPr="00645CE8">
        <w:rPr>
          <w:rFonts w:asciiTheme="minorBidi" w:hAnsiTheme="minorBidi" w:cstheme="minorBidi"/>
          <w:rtl/>
        </w:rPr>
        <w:t xml:space="preserve"> ימים לפחות (גם ללא רצף ימים כאמור).</w:t>
      </w:r>
    </w:p>
    <w:p w14:paraId="4B9C42FD" w14:textId="77777777" w:rsidR="00F50562" w:rsidRPr="00645CE8" w:rsidRDefault="00F50562" w:rsidP="00F50562">
      <w:pPr>
        <w:pStyle w:val="xmsonormal"/>
        <w:bidi/>
        <w:spacing w:before="0" w:beforeAutospacing="0" w:after="120" w:afterAutospacing="0" w:line="276" w:lineRule="auto"/>
        <w:ind w:left="718"/>
        <w:rPr>
          <w:rFonts w:asciiTheme="minorBidi" w:hAnsiTheme="minorBidi" w:cstheme="minorBidi"/>
          <w:rtl/>
        </w:rPr>
      </w:pPr>
      <w:r w:rsidRPr="00645CE8">
        <w:rPr>
          <w:rFonts w:asciiTheme="minorBidi" w:hAnsiTheme="minorBidi" w:cstheme="minorBidi"/>
          <w:u w:val="single"/>
          <w:rtl/>
        </w:rPr>
        <w:t>ייצוג מזכה:</w:t>
      </w:r>
      <w:r w:rsidRPr="00645CE8">
        <w:rPr>
          <w:rFonts w:asciiTheme="minorBidi" w:hAnsiTheme="minorBidi" w:cstheme="minorBidi"/>
          <w:rtl/>
        </w:rPr>
        <w:t xml:space="preserve">  ייצוג האוניברסיטה בנבחרת של האוניברסיטה או השתתפות פעילה בתזמורת האוניברסיטה.</w:t>
      </w:r>
    </w:p>
    <w:p w14:paraId="44C2CFCF" w14:textId="77777777" w:rsidR="00F50562" w:rsidRDefault="00F50562" w:rsidP="00F50562">
      <w:pPr>
        <w:rPr>
          <w:rFonts w:asciiTheme="minorBidi" w:hAnsiTheme="minorBidi" w:cstheme="minorBidi"/>
          <w:sz w:val="24"/>
          <w:szCs w:val="24"/>
          <w:rtl/>
        </w:rPr>
      </w:pPr>
    </w:p>
    <w:p w14:paraId="00AB0142" w14:textId="77777777" w:rsidR="00F50562" w:rsidRDefault="00F50562" w:rsidP="00F50562">
      <w:pPr>
        <w:rPr>
          <w:rFonts w:asciiTheme="minorBidi" w:hAnsiTheme="minorBidi" w:cstheme="minorBidi"/>
          <w:sz w:val="24"/>
          <w:szCs w:val="24"/>
          <w:rtl/>
        </w:rPr>
      </w:pPr>
    </w:p>
    <w:p w14:paraId="3B5BF846" w14:textId="77777777" w:rsidR="00F50562" w:rsidRDefault="00F50562" w:rsidP="00F50562">
      <w:pPr>
        <w:rPr>
          <w:rFonts w:asciiTheme="minorBidi" w:hAnsiTheme="minorBidi" w:cstheme="minorBidi"/>
          <w:sz w:val="24"/>
          <w:szCs w:val="24"/>
          <w:rtl/>
        </w:rPr>
      </w:pPr>
    </w:p>
    <w:p w14:paraId="52507138" w14:textId="77777777" w:rsidR="00F50562" w:rsidRDefault="00F50562" w:rsidP="00F50562">
      <w:pPr>
        <w:rPr>
          <w:rFonts w:asciiTheme="minorBidi" w:hAnsiTheme="minorBidi" w:cstheme="minorBidi"/>
          <w:sz w:val="24"/>
          <w:szCs w:val="24"/>
          <w:rtl/>
        </w:rPr>
      </w:pPr>
    </w:p>
    <w:p w14:paraId="731443D6" w14:textId="77777777" w:rsidR="00F50562" w:rsidRDefault="00F50562" w:rsidP="00F50562">
      <w:pPr>
        <w:rPr>
          <w:rFonts w:asciiTheme="minorBidi" w:hAnsiTheme="minorBidi" w:cstheme="minorBidi"/>
          <w:sz w:val="24"/>
          <w:szCs w:val="24"/>
          <w:rtl/>
        </w:rPr>
      </w:pPr>
    </w:p>
    <w:p w14:paraId="6B7B686B" w14:textId="77777777" w:rsidR="00F50562" w:rsidRDefault="00F50562" w:rsidP="00F50562">
      <w:pPr>
        <w:rPr>
          <w:rFonts w:asciiTheme="minorBidi" w:hAnsiTheme="minorBidi" w:cstheme="minorBidi"/>
          <w:sz w:val="24"/>
          <w:szCs w:val="24"/>
          <w:rtl/>
        </w:rPr>
      </w:pPr>
    </w:p>
    <w:p w14:paraId="7861BE7D" w14:textId="77777777" w:rsidR="00F50562" w:rsidRDefault="00F50562" w:rsidP="00F50562">
      <w:pPr>
        <w:rPr>
          <w:rFonts w:asciiTheme="minorBidi" w:hAnsiTheme="minorBidi" w:cstheme="minorBidi"/>
          <w:sz w:val="24"/>
          <w:szCs w:val="24"/>
          <w:rtl/>
        </w:rPr>
      </w:pPr>
    </w:p>
    <w:p w14:paraId="58D5B7B9" w14:textId="77777777" w:rsidR="00F50562" w:rsidRDefault="00F50562" w:rsidP="00F50562">
      <w:pPr>
        <w:rPr>
          <w:rFonts w:asciiTheme="minorBidi" w:hAnsiTheme="minorBidi" w:cstheme="minorBidi"/>
          <w:sz w:val="24"/>
          <w:szCs w:val="24"/>
          <w:rtl/>
        </w:rPr>
      </w:pPr>
    </w:p>
    <w:p w14:paraId="19F606DB" w14:textId="77777777" w:rsidR="00F50562" w:rsidRDefault="00F50562" w:rsidP="00F50562">
      <w:pPr>
        <w:rPr>
          <w:rFonts w:asciiTheme="minorBidi" w:hAnsiTheme="minorBidi" w:cstheme="minorBidi"/>
          <w:sz w:val="24"/>
          <w:szCs w:val="24"/>
          <w:rtl/>
        </w:rPr>
      </w:pPr>
    </w:p>
    <w:p w14:paraId="0E71C073" w14:textId="77777777" w:rsidR="00F50562" w:rsidRDefault="00F50562" w:rsidP="00F50562">
      <w:pPr>
        <w:rPr>
          <w:rFonts w:asciiTheme="minorBidi" w:hAnsiTheme="minorBidi" w:cstheme="minorBidi"/>
          <w:sz w:val="24"/>
          <w:szCs w:val="24"/>
          <w:rtl/>
        </w:rPr>
      </w:pPr>
    </w:p>
    <w:p w14:paraId="3CF0BACB" w14:textId="77777777" w:rsidR="00F50562" w:rsidRDefault="00F50562" w:rsidP="00F50562">
      <w:pPr>
        <w:rPr>
          <w:rFonts w:asciiTheme="minorBidi" w:hAnsiTheme="minorBidi" w:cstheme="minorBidi"/>
          <w:sz w:val="24"/>
          <w:szCs w:val="24"/>
          <w:rtl/>
        </w:rPr>
      </w:pPr>
    </w:p>
    <w:p w14:paraId="7A3ACE5E" w14:textId="77777777" w:rsidR="00F50562" w:rsidRPr="00645CE8" w:rsidRDefault="00F50562" w:rsidP="00F50562">
      <w:pPr>
        <w:rPr>
          <w:rFonts w:asciiTheme="minorBidi" w:hAnsiTheme="minorBidi" w:cstheme="minorBidi"/>
          <w:sz w:val="24"/>
          <w:szCs w:val="24"/>
        </w:rPr>
      </w:pPr>
    </w:p>
    <w:p w14:paraId="3D0BD712" w14:textId="77777777" w:rsidR="00F50562" w:rsidRDefault="00F50562" w:rsidP="00F50562">
      <w:pPr>
        <w:spacing w:after="160" w:line="259" w:lineRule="auto"/>
        <w:rPr>
          <w:rFonts w:asciiTheme="minorBidi" w:hAnsiTheme="minorBidi" w:cstheme="minorBidi"/>
          <w:b/>
          <w:bCs/>
          <w:sz w:val="24"/>
          <w:szCs w:val="24"/>
          <w:rtl/>
        </w:rPr>
      </w:pPr>
      <w:r>
        <w:rPr>
          <w:rFonts w:asciiTheme="minorBidi" w:hAnsiTheme="minorBidi" w:cstheme="minorBidi"/>
          <w:b/>
          <w:bCs/>
          <w:sz w:val="24"/>
          <w:szCs w:val="24"/>
          <w:rtl/>
        </w:rPr>
        <w:br w:type="page"/>
      </w:r>
    </w:p>
    <w:p w14:paraId="0A46AF2D" w14:textId="77777777" w:rsidR="00F50562" w:rsidRPr="00645CE8" w:rsidRDefault="00F50562" w:rsidP="00F50562">
      <w:pPr>
        <w:rPr>
          <w:rFonts w:asciiTheme="minorBidi" w:hAnsiTheme="minorBidi" w:cstheme="minorBidi"/>
          <w:sz w:val="24"/>
          <w:szCs w:val="24"/>
          <w:rtl/>
        </w:rPr>
      </w:pPr>
      <w:r w:rsidRPr="00645CE8">
        <w:rPr>
          <w:rFonts w:asciiTheme="minorBidi" w:hAnsiTheme="minorBidi" w:cstheme="minorBidi"/>
          <w:b/>
          <w:bCs/>
          <w:sz w:val="24"/>
          <w:szCs w:val="24"/>
          <w:rtl/>
        </w:rPr>
        <w:t>נספח י':</w:t>
      </w:r>
      <w:r w:rsidRPr="00645CE8">
        <w:rPr>
          <w:rFonts w:asciiTheme="minorBidi" w:hAnsiTheme="minorBidi" w:cstheme="minorBidi"/>
          <w:b/>
          <w:bCs/>
          <w:sz w:val="24"/>
          <w:szCs w:val="24"/>
        </w:rPr>
        <w:t xml:space="preserve"> </w:t>
      </w:r>
      <w:r w:rsidRPr="00645CE8">
        <w:rPr>
          <w:rFonts w:asciiTheme="minorBidi" w:hAnsiTheme="minorBidi" w:cstheme="minorBidi"/>
          <w:b/>
          <w:bCs/>
          <w:sz w:val="24"/>
          <w:szCs w:val="24"/>
          <w:rtl/>
        </w:rPr>
        <w:t>הכשרות קליניות ומעשיות</w:t>
      </w:r>
    </w:p>
    <w:p w14:paraId="54BAF876" w14:textId="77777777" w:rsidR="00F50562" w:rsidRPr="00645CE8" w:rsidRDefault="00F50562" w:rsidP="00F50562">
      <w:pPr>
        <w:rPr>
          <w:rFonts w:asciiTheme="minorBidi" w:hAnsiTheme="minorBidi" w:cstheme="minorBidi"/>
          <w:sz w:val="24"/>
          <w:szCs w:val="24"/>
          <w:rtl/>
        </w:rPr>
      </w:pPr>
    </w:p>
    <w:p w14:paraId="23DA99AA" w14:textId="77777777" w:rsidR="00F50562" w:rsidRPr="00645CE8" w:rsidRDefault="00F50562" w:rsidP="00F50562">
      <w:pPr>
        <w:rPr>
          <w:rFonts w:asciiTheme="minorBidi" w:hAnsiTheme="minorBidi" w:cstheme="minorBidi"/>
          <w:sz w:val="24"/>
          <w:szCs w:val="24"/>
          <w:rtl/>
        </w:rPr>
      </w:pPr>
    </w:p>
    <w:p w14:paraId="1445DD96" w14:textId="77777777" w:rsidR="00F50562" w:rsidRPr="00645CE8" w:rsidRDefault="00F50562" w:rsidP="00F50562">
      <w:pPr>
        <w:numPr>
          <w:ilvl w:val="0"/>
          <w:numId w:val="57"/>
        </w:numPr>
        <w:tabs>
          <w:tab w:val="clear" w:pos="720"/>
          <w:tab w:val="num" w:pos="1440"/>
        </w:tabs>
        <w:ind w:left="1440"/>
        <w:rPr>
          <w:rFonts w:asciiTheme="minorBidi" w:hAnsiTheme="minorBidi" w:cstheme="minorBidi"/>
          <w:sz w:val="24"/>
          <w:szCs w:val="24"/>
        </w:rPr>
      </w:pPr>
      <w:r w:rsidRPr="00645CE8">
        <w:rPr>
          <w:rFonts w:asciiTheme="minorBidi" w:hAnsiTheme="minorBidi" w:cstheme="minorBidi"/>
          <w:sz w:val="24"/>
          <w:szCs w:val="24"/>
          <w:u w:val="single"/>
          <w:rtl/>
        </w:rPr>
        <w:t>הערות:</w:t>
      </w:r>
    </w:p>
    <w:p w14:paraId="57527A44" w14:textId="77777777" w:rsidR="00F50562" w:rsidRPr="00645CE8" w:rsidRDefault="00F50562" w:rsidP="00F50562">
      <w:pPr>
        <w:numPr>
          <w:ilvl w:val="0"/>
          <w:numId w:val="58"/>
        </w:numPr>
        <w:tabs>
          <w:tab w:val="clear" w:pos="720"/>
          <w:tab w:val="num" w:pos="1440"/>
        </w:tabs>
        <w:ind w:left="1440"/>
        <w:rPr>
          <w:rFonts w:asciiTheme="minorBidi" w:hAnsiTheme="minorBidi" w:cstheme="minorBidi"/>
          <w:sz w:val="24"/>
          <w:szCs w:val="24"/>
          <w:rtl/>
        </w:rPr>
      </w:pPr>
      <w:r w:rsidRPr="00645CE8">
        <w:rPr>
          <w:rFonts w:asciiTheme="minorBidi" w:hAnsiTheme="minorBidi" w:cstheme="minorBidi"/>
          <w:sz w:val="24"/>
          <w:szCs w:val="24"/>
          <w:rtl/>
        </w:rPr>
        <w:t>המסמך מנוסח בלשון זכר אך פונה לשני המינים.</w:t>
      </w:r>
    </w:p>
    <w:p w14:paraId="12295414" w14:textId="77777777" w:rsidR="00F50562" w:rsidRPr="00645CE8" w:rsidRDefault="00F50562" w:rsidP="00F50562">
      <w:pPr>
        <w:numPr>
          <w:ilvl w:val="0"/>
          <w:numId w:val="58"/>
        </w:numPr>
        <w:tabs>
          <w:tab w:val="clear" w:pos="720"/>
          <w:tab w:val="num" w:pos="1440"/>
        </w:tabs>
        <w:ind w:left="1440"/>
        <w:rPr>
          <w:rFonts w:asciiTheme="minorBidi" w:hAnsiTheme="minorBidi" w:cstheme="minorBidi"/>
          <w:sz w:val="24"/>
          <w:szCs w:val="24"/>
          <w:rtl/>
        </w:rPr>
      </w:pPr>
      <w:r w:rsidRPr="00645CE8">
        <w:rPr>
          <w:rFonts w:asciiTheme="minorBidi" w:hAnsiTheme="minorBidi" w:cstheme="minorBidi"/>
          <w:sz w:val="24"/>
          <w:szCs w:val="24"/>
          <w:rtl/>
        </w:rPr>
        <w:t>בכל מקום שכתוב "בית ספר" הכוונה גם לחוג/פקולטה.</w:t>
      </w:r>
    </w:p>
    <w:p w14:paraId="568B40C8" w14:textId="77777777" w:rsidR="00F50562" w:rsidRPr="00645CE8" w:rsidRDefault="00F50562" w:rsidP="00F50562">
      <w:pPr>
        <w:numPr>
          <w:ilvl w:val="0"/>
          <w:numId w:val="58"/>
        </w:numPr>
        <w:tabs>
          <w:tab w:val="clear" w:pos="720"/>
          <w:tab w:val="num" w:pos="1440"/>
        </w:tabs>
        <w:ind w:left="1440"/>
        <w:rPr>
          <w:rFonts w:asciiTheme="minorBidi" w:hAnsiTheme="minorBidi" w:cstheme="minorBidi"/>
          <w:sz w:val="24"/>
          <w:szCs w:val="24"/>
          <w:rtl/>
        </w:rPr>
      </w:pPr>
      <w:r w:rsidRPr="00645CE8">
        <w:rPr>
          <w:rFonts w:asciiTheme="minorBidi" w:hAnsiTheme="minorBidi" w:cstheme="minorBidi"/>
          <w:sz w:val="24"/>
          <w:szCs w:val="24"/>
          <w:rtl/>
        </w:rPr>
        <w:t xml:space="preserve">בכל מקום שכתוב "ראש בית ספר" הכוונה גם לדיקאן הפקולטה/ראש חוג. </w:t>
      </w:r>
    </w:p>
    <w:p w14:paraId="3741175E" w14:textId="77777777" w:rsidR="00F50562" w:rsidRPr="00645CE8" w:rsidRDefault="00F50562" w:rsidP="00F50562">
      <w:pPr>
        <w:numPr>
          <w:ilvl w:val="0"/>
          <w:numId w:val="58"/>
        </w:numPr>
        <w:tabs>
          <w:tab w:val="clear" w:pos="720"/>
          <w:tab w:val="num" w:pos="1440"/>
        </w:tabs>
        <w:ind w:left="1440"/>
        <w:rPr>
          <w:rFonts w:asciiTheme="minorBidi" w:hAnsiTheme="minorBidi" w:cstheme="minorBidi"/>
          <w:sz w:val="24"/>
          <w:szCs w:val="24"/>
          <w:rtl/>
        </w:rPr>
      </w:pPr>
      <w:r w:rsidRPr="00645CE8">
        <w:rPr>
          <w:rFonts w:asciiTheme="minorBidi" w:hAnsiTheme="minorBidi" w:cstheme="minorBidi"/>
          <w:sz w:val="24"/>
          <w:szCs w:val="24"/>
          <w:rtl/>
        </w:rPr>
        <w:t>בכל מקום שכתוב "הכשרה מעשית" הכוונה היא גם "הכשרה קלינית" ולהפך.</w:t>
      </w:r>
    </w:p>
    <w:p w14:paraId="572A3B67" w14:textId="77777777" w:rsidR="00F50562" w:rsidRPr="00645CE8" w:rsidRDefault="00F50562" w:rsidP="00F50562">
      <w:pPr>
        <w:numPr>
          <w:ilvl w:val="0"/>
          <w:numId w:val="59"/>
        </w:numPr>
        <w:tabs>
          <w:tab w:val="clear" w:pos="720"/>
          <w:tab w:val="num" w:pos="1440"/>
        </w:tabs>
        <w:ind w:left="1440"/>
        <w:rPr>
          <w:rFonts w:asciiTheme="minorBidi" w:hAnsiTheme="minorBidi" w:cstheme="minorBidi"/>
          <w:sz w:val="24"/>
          <w:szCs w:val="24"/>
          <w:rtl/>
        </w:rPr>
      </w:pPr>
      <w:r w:rsidRPr="00645CE8">
        <w:rPr>
          <w:rFonts w:asciiTheme="minorBidi" w:hAnsiTheme="minorBidi" w:cstheme="minorBidi"/>
          <w:sz w:val="24"/>
          <w:szCs w:val="24"/>
          <w:rtl/>
        </w:rPr>
        <w:t> </w:t>
      </w:r>
    </w:p>
    <w:p w14:paraId="0A35B87C" w14:textId="77777777" w:rsidR="00F50562" w:rsidRPr="00645CE8" w:rsidRDefault="00F50562" w:rsidP="00F50562">
      <w:pPr>
        <w:numPr>
          <w:ilvl w:val="0"/>
          <w:numId w:val="60"/>
        </w:numPr>
        <w:tabs>
          <w:tab w:val="clear" w:pos="360"/>
          <w:tab w:val="num" w:pos="1080"/>
        </w:tabs>
        <w:ind w:left="1080"/>
        <w:rPr>
          <w:rFonts w:asciiTheme="minorBidi" w:hAnsiTheme="minorBidi" w:cstheme="minorBidi"/>
          <w:sz w:val="24"/>
          <w:szCs w:val="24"/>
          <w:rtl/>
        </w:rPr>
      </w:pPr>
      <w:r w:rsidRPr="00645CE8">
        <w:rPr>
          <w:rFonts w:asciiTheme="minorBidi" w:hAnsiTheme="minorBidi" w:cstheme="minorBidi"/>
          <w:b/>
          <w:bCs/>
          <w:sz w:val="24"/>
          <w:szCs w:val="24"/>
          <w:u w:val="single"/>
          <w:rtl/>
        </w:rPr>
        <w:t xml:space="preserve">הגדרה </w:t>
      </w:r>
    </w:p>
    <w:p w14:paraId="49F32D43" w14:textId="77777777" w:rsidR="00F50562" w:rsidRPr="00645CE8" w:rsidRDefault="00F50562" w:rsidP="00F50562">
      <w:pPr>
        <w:numPr>
          <w:ilvl w:val="0"/>
          <w:numId w:val="61"/>
        </w:numPr>
        <w:tabs>
          <w:tab w:val="clear" w:pos="720"/>
          <w:tab w:val="num" w:pos="1440"/>
        </w:tabs>
        <w:ind w:left="1440"/>
        <w:rPr>
          <w:rFonts w:asciiTheme="minorBidi" w:hAnsiTheme="minorBidi" w:cstheme="minorBidi"/>
          <w:sz w:val="24"/>
          <w:szCs w:val="24"/>
          <w:u w:val="single"/>
          <w:rtl/>
        </w:rPr>
      </w:pPr>
      <w:r w:rsidRPr="00645CE8">
        <w:rPr>
          <w:rFonts w:asciiTheme="minorBidi" w:hAnsiTheme="minorBidi" w:cstheme="minorBidi"/>
          <w:sz w:val="24"/>
          <w:szCs w:val="24"/>
          <w:u w:val="single"/>
          <w:rtl/>
        </w:rPr>
        <w:t>סטודנט בהכשרה קלינית הוא מי שממלא אחר התנאים הבאים:</w:t>
      </w:r>
    </w:p>
    <w:p w14:paraId="111C305F" w14:textId="77777777" w:rsidR="00F50562" w:rsidRPr="00645CE8" w:rsidRDefault="00F50562" w:rsidP="00F50562">
      <w:pPr>
        <w:numPr>
          <w:ilvl w:val="0"/>
          <w:numId w:val="64"/>
        </w:numPr>
        <w:rPr>
          <w:rFonts w:asciiTheme="minorBidi" w:hAnsiTheme="minorBidi" w:cstheme="minorBidi"/>
          <w:sz w:val="24"/>
          <w:szCs w:val="24"/>
          <w:rtl/>
        </w:rPr>
      </w:pPr>
      <w:r w:rsidRPr="00645CE8">
        <w:rPr>
          <w:rFonts w:asciiTheme="minorBidi" w:hAnsiTheme="minorBidi" w:cstheme="minorBidi"/>
          <w:sz w:val="24"/>
          <w:szCs w:val="24"/>
          <w:rtl/>
        </w:rPr>
        <w:t>סטודנט באוניברסיטה העברית בהתאם לס' 1 לתקנון האוניברסיטה.</w:t>
      </w:r>
    </w:p>
    <w:p w14:paraId="01785580" w14:textId="77777777" w:rsidR="00F50562" w:rsidRPr="00645CE8" w:rsidRDefault="00F50562" w:rsidP="00F50562">
      <w:pPr>
        <w:numPr>
          <w:ilvl w:val="0"/>
          <w:numId w:val="64"/>
        </w:numPr>
        <w:rPr>
          <w:rFonts w:asciiTheme="minorBidi" w:hAnsiTheme="minorBidi" w:cstheme="minorBidi"/>
          <w:sz w:val="24"/>
          <w:szCs w:val="24"/>
          <w:rtl/>
        </w:rPr>
      </w:pPr>
      <w:r w:rsidRPr="00645CE8">
        <w:rPr>
          <w:rFonts w:asciiTheme="minorBidi" w:hAnsiTheme="minorBidi" w:cstheme="minorBidi"/>
          <w:sz w:val="24"/>
          <w:szCs w:val="24"/>
          <w:rtl/>
        </w:rPr>
        <w:t>סטודנט המחויב בהכשרה מעשית לצורך סיום לימודיו.</w:t>
      </w:r>
    </w:p>
    <w:p w14:paraId="0074D0B1" w14:textId="77777777" w:rsidR="00F50562" w:rsidRPr="00645CE8" w:rsidRDefault="00F50562" w:rsidP="00F50562">
      <w:pPr>
        <w:numPr>
          <w:ilvl w:val="0"/>
          <w:numId w:val="64"/>
        </w:numPr>
        <w:rPr>
          <w:rFonts w:asciiTheme="minorBidi" w:hAnsiTheme="minorBidi" w:cstheme="minorBidi"/>
          <w:sz w:val="24"/>
          <w:szCs w:val="24"/>
          <w:rtl/>
        </w:rPr>
      </w:pPr>
      <w:r w:rsidRPr="00645CE8">
        <w:rPr>
          <w:rFonts w:asciiTheme="minorBidi" w:hAnsiTheme="minorBidi" w:cstheme="minorBidi"/>
          <w:sz w:val="24"/>
          <w:szCs w:val="24"/>
          <w:rtl/>
        </w:rPr>
        <w:t>זכויותיו וחובותיו של סטודנט בהכשרה מעשית יהיו בהתאם לנהלי האוניברסיטה העברית, נהלי החוג/בית הספר , ובהתאם לנהלי מקום ההכשרה.</w:t>
      </w:r>
    </w:p>
    <w:p w14:paraId="1C76CAD4" w14:textId="77777777" w:rsidR="00F50562" w:rsidRPr="00645CE8" w:rsidRDefault="00F50562" w:rsidP="00F50562">
      <w:pPr>
        <w:numPr>
          <w:ilvl w:val="0"/>
          <w:numId w:val="62"/>
        </w:numPr>
        <w:tabs>
          <w:tab w:val="clear" w:pos="720"/>
          <w:tab w:val="num" w:pos="1440"/>
        </w:tabs>
        <w:ind w:left="1440"/>
        <w:rPr>
          <w:rFonts w:asciiTheme="minorBidi" w:hAnsiTheme="minorBidi" w:cstheme="minorBidi"/>
          <w:sz w:val="24"/>
          <w:szCs w:val="24"/>
        </w:rPr>
      </w:pPr>
      <w:r w:rsidRPr="00645CE8">
        <w:rPr>
          <w:rFonts w:asciiTheme="minorBidi" w:hAnsiTheme="minorBidi" w:cstheme="minorBidi"/>
          <w:sz w:val="24"/>
          <w:szCs w:val="24"/>
          <w:u w:val="single"/>
          <w:rtl/>
        </w:rPr>
        <w:t>שיוך לאוניברסיטה ולפקולטה</w:t>
      </w:r>
    </w:p>
    <w:p w14:paraId="144FF2A8" w14:textId="77777777" w:rsidR="00F50562" w:rsidRPr="00645CE8" w:rsidRDefault="00F50562" w:rsidP="00F50562">
      <w:pPr>
        <w:numPr>
          <w:ilvl w:val="0"/>
          <w:numId w:val="65"/>
        </w:numPr>
        <w:rPr>
          <w:rFonts w:asciiTheme="minorBidi" w:hAnsiTheme="minorBidi" w:cstheme="minorBidi"/>
          <w:sz w:val="24"/>
          <w:szCs w:val="24"/>
          <w:rtl/>
        </w:rPr>
      </w:pPr>
      <w:r w:rsidRPr="00645CE8">
        <w:rPr>
          <w:rFonts w:asciiTheme="minorBidi" w:hAnsiTheme="minorBidi" w:cstheme="minorBidi"/>
          <w:sz w:val="24"/>
          <w:szCs w:val="24"/>
          <w:rtl/>
        </w:rPr>
        <w:t xml:space="preserve">החוג/בית הספר קובע את כללי הלימודים, שהם נוספים על הכללים האוניברסיטאיים, ומטפל בעניינים אקדמיים-אדמיניסטרטיביים בנוגע לתלמיד במהלך לימודיו (כגון חריגה במבנה הלימודים, מועדים מיוחדים לבחינות, הצטיינות בלימודים). </w:t>
      </w:r>
    </w:p>
    <w:p w14:paraId="5A1CD4BC" w14:textId="77777777" w:rsidR="00F50562" w:rsidRPr="00645CE8" w:rsidRDefault="00F50562" w:rsidP="00F50562">
      <w:pPr>
        <w:numPr>
          <w:ilvl w:val="0"/>
          <w:numId w:val="65"/>
        </w:numPr>
        <w:rPr>
          <w:rFonts w:asciiTheme="minorBidi" w:hAnsiTheme="minorBidi" w:cstheme="minorBidi"/>
          <w:sz w:val="24"/>
          <w:szCs w:val="24"/>
          <w:rtl/>
        </w:rPr>
      </w:pPr>
      <w:r w:rsidRPr="00645CE8">
        <w:rPr>
          <w:rFonts w:asciiTheme="minorBidi" w:hAnsiTheme="minorBidi" w:cstheme="minorBidi"/>
          <w:sz w:val="24"/>
          <w:szCs w:val="24"/>
          <w:rtl/>
        </w:rPr>
        <w:t xml:space="preserve">החוג/בית הספר הינו הגורם האחראי על הסטודנטים במהלך ההכשרה הקלינית. </w:t>
      </w:r>
    </w:p>
    <w:p w14:paraId="1F1A0D3F" w14:textId="77777777" w:rsidR="00F50562" w:rsidRPr="00645CE8" w:rsidRDefault="00F50562" w:rsidP="00F50562">
      <w:pPr>
        <w:numPr>
          <w:ilvl w:val="0"/>
          <w:numId w:val="65"/>
        </w:numPr>
        <w:rPr>
          <w:rFonts w:asciiTheme="minorBidi" w:hAnsiTheme="minorBidi" w:cstheme="minorBidi"/>
          <w:sz w:val="24"/>
          <w:szCs w:val="24"/>
          <w:rtl/>
        </w:rPr>
      </w:pPr>
      <w:r w:rsidRPr="00645CE8">
        <w:rPr>
          <w:rFonts w:asciiTheme="minorBidi" w:hAnsiTheme="minorBidi" w:cstheme="minorBidi"/>
          <w:sz w:val="24"/>
          <w:szCs w:val="24"/>
          <w:rtl/>
        </w:rPr>
        <w:t xml:space="preserve">החוג/בית הספר הוא הגורם הדואג לשמור על איכות ההוראה הקלינית של הסטודנטים ולוודא כי ההכשרה מאפשרת לסטודנט לצבור את כלל המיומנויות הנדרשות בתחום לימודיו. </w:t>
      </w:r>
    </w:p>
    <w:p w14:paraId="457AFD0F" w14:textId="77777777" w:rsidR="00F50562" w:rsidRPr="00645CE8" w:rsidRDefault="00F50562" w:rsidP="00F50562">
      <w:pPr>
        <w:numPr>
          <w:ilvl w:val="0"/>
          <w:numId w:val="65"/>
        </w:numPr>
        <w:rPr>
          <w:rFonts w:asciiTheme="minorBidi" w:hAnsiTheme="minorBidi" w:cstheme="minorBidi"/>
          <w:sz w:val="24"/>
          <w:szCs w:val="24"/>
          <w:rtl/>
        </w:rPr>
      </w:pPr>
      <w:r w:rsidRPr="00645CE8">
        <w:rPr>
          <w:rFonts w:asciiTheme="minorBidi" w:hAnsiTheme="minorBidi" w:cstheme="minorBidi"/>
          <w:sz w:val="24"/>
          <w:szCs w:val="24"/>
          <w:rtl/>
        </w:rPr>
        <w:t>נציבות להטרדה מינית</w:t>
      </w:r>
    </w:p>
    <w:p w14:paraId="1A4AF3C1" w14:textId="77777777" w:rsidR="00F50562" w:rsidRPr="00645CE8" w:rsidRDefault="00F50562" w:rsidP="00F50562">
      <w:pPr>
        <w:numPr>
          <w:ilvl w:val="0"/>
          <w:numId w:val="65"/>
        </w:numPr>
        <w:rPr>
          <w:rFonts w:asciiTheme="minorBidi" w:hAnsiTheme="minorBidi" w:cstheme="minorBidi"/>
          <w:sz w:val="24"/>
          <w:szCs w:val="24"/>
          <w:rtl/>
        </w:rPr>
      </w:pPr>
      <w:r w:rsidRPr="00645CE8">
        <w:rPr>
          <w:rFonts w:asciiTheme="minorBidi" w:hAnsiTheme="minorBidi" w:cstheme="minorBidi"/>
          <w:sz w:val="24"/>
          <w:szCs w:val="24"/>
          <w:rtl/>
        </w:rPr>
        <w:t xml:space="preserve">יובהר כי סטודנט בהכשרה מעשית כפוף לנהלי האוניברסיטה העברית. התנהלות בסוגיות הקשורות בנושא יועברו לטיפול הנציבות לטיפול בהטרדה מינית באוניברסיטה העברית בהתאם לתקנון למניעת הטרדה מינית באוניברסיטה, תוך עדכון הגורמים הדרושים לטיפול בתלונה במקום ההכשרה ובחוג/בבית הספר. </w:t>
      </w:r>
    </w:p>
    <w:p w14:paraId="4875FBA5" w14:textId="77777777" w:rsidR="00F50562" w:rsidRPr="00645CE8" w:rsidRDefault="00F50562" w:rsidP="00F50562">
      <w:pPr>
        <w:pStyle w:val="ad"/>
        <w:numPr>
          <w:ilvl w:val="0"/>
          <w:numId w:val="65"/>
        </w:numPr>
        <w:spacing w:after="0"/>
        <w:rPr>
          <w:rFonts w:asciiTheme="minorBidi" w:hAnsiTheme="minorBidi" w:cstheme="minorBidi"/>
          <w:sz w:val="24"/>
          <w:szCs w:val="24"/>
          <w:rtl/>
        </w:rPr>
      </w:pPr>
      <w:r w:rsidRPr="00645CE8">
        <w:rPr>
          <w:rFonts w:asciiTheme="minorBidi" w:hAnsiTheme="minorBidi" w:cstheme="minorBidi"/>
          <w:sz w:val="24"/>
          <w:szCs w:val="24"/>
          <w:rtl/>
        </w:rPr>
        <w:t>תקנון המשמעת האוניברסיטאי יחול על הסטודנטים במהלך ההכשרה.</w:t>
      </w:r>
    </w:p>
    <w:p w14:paraId="7143BC2F" w14:textId="77777777" w:rsidR="00F50562" w:rsidRPr="00645CE8" w:rsidRDefault="00F50562" w:rsidP="00F50562">
      <w:pPr>
        <w:pStyle w:val="ad"/>
        <w:spacing w:after="0"/>
        <w:ind w:left="1440"/>
        <w:rPr>
          <w:rFonts w:asciiTheme="minorBidi" w:hAnsiTheme="minorBidi" w:cstheme="minorBidi"/>
          <w:sz w:val="24"/>
          <w:szCs w:val="24"/>
          <w:rtl/>
        </w:rPr>
      </w:pPr>
    </w:p>
    <w:p w14:paraId="4E974FB5" w14:textId="77777777" w:rsidR="00F50562" w:rsidRPr="00645CE8" w:rsidRDefault="00F50562" w:rsidP="00F50562">
      <w:pPr>
        <w:pStyle w:val="ad"/>
        <w:spacing w:after="0"/>
        <w:ind w:left="1440"/>
        <w:rPr>
          <w:rFonts w:asciiTheme="minorBidi" w:hAnsiTheme="minorBidi" w:cstheme="minorBidi"/>
          <w:sz w:val="24"/>
          <w:szCs w:val="24"/>
          <w:rtl/>
        </w:rPr>
      </w:pPr>
    </w:p>
    <w:p w14:paraId="1DD9BDAE" w14:textId="77777777" w:rsidR="00F50562" w:rsidRPr="00645CE8" w:rsidRDefault="00F50562" w:rsidP="00F50562">
      <w:pPr>
        <w:ind w:left="720"/>
        <w:rPr>
          <w:rFonts w:asciiTheme="minorBidi" w:hAnsiTheme="minorBidi" w:cstheme="minorBidi"/>
          <w:sz w:val="24"/>
          <w:szCs w:val="24"/>
        </w:rPr>
      </w:pPr>
      <w:r w:rsidRPr="00645CE8">
        <w:rPr>
          <w:rFonts w:asciiTheme="minorBidi" w:hAnsiTheme="minorBidi" w:cstheme="minorBidi"/>
          <w:b/>
          <w:bCs/>
          <w:sz w:val="24"/>
          <w:szCs w:val="24"/>
          <w:u w:val="single"/>
          <w:rtl/>
        </w:rPr>
        <w:t>2. הכשרות קליניות</w:t>
      </w:r>
    </w:p>
    <w:p w14:paraId="454E7767" w14:textId="77777777" w:rsidR="00F50562" w:rsidRPr="00645CE8" w:rsidRDefault="00F50562" w:rsidP="00F50562">
      <w:pPr>
        <w:numPr>
          <w:ilvl w:val="0"/>
          <w:numId w:val="66"/>
        </w:numPr>
        <w:rPr>
          <w:rFonts w:asciiTheme="minorBidi" w:hAnsiTheme="minorBidi" w:cstheme="minorBidi"/>
          <w:sz w:val="24"/>
          <w:szCs w:val="24"/>
          <w:rtl/>
        </w:rPr>
      </w:pPr>
      <w:r w:rsidRPr="00645CE8">
        <w:rPr>
          <w:rFonts w:asciiTheme="minorBidi" w:hAnsiTheme="minorBidi" w:cstheme="minorBidi"/>
          <w:sz w:val="24"/>
          <w:szCs w:val="24"/>
          <w:rtl/>
        </w:rPr>
        <w:t xml:space="preserve">ההכשרות הקליניות מתקיימות לפי הפירוט בשנתון בית הספר ובאתר האינטרנט של ההכשרה. שינויים יתפרסמו באתר האינטרנט בהתאם לתקופת השינויים האוניברסיטאית ו/או בהתאם להנחיות הפקולטה. </w:t>
      </w:r>
    </w:p>
    <w:p w14:paraId="6E479749" w14:textId="77777777" w:rsidR="00F50562" w:rsidRPr="00645CE8" w:rsidRDefault="00F50562" w:rsidP="00F50562">
      <w:pPr>
        <w:numPr>
          <w:ilvl w:val="0"/>
          <w:numId w:val="66"/>
        </w:numPr>
        <w:rPr>
          <w:rFonts w:asciiTheme="minorBidi" w:hAnsiTheme="minorBidi" w:cstheme="minorBidi"/>
          <w:sz w:val="24"/>
          <w:szCs w:val="24"/>
          <w:rtl/>
        </w:rPr>
      </w:pPr>
      <w:r w:rsidRPr="00645CE8">
        <w:rPr>
          <w:rFonts w:asciiTheme="minorBidi" w:hAnsiTheme="minorBidi" w:cstheme="minorBidi"/>
          <w:sz w:val="24"/>
          <w:szCs w:val="24"/>
          <w:rtl/>
        </w:rPr>
        <w:t>כל שינוי בלוח זמנים (החורג ממסגרת הזמנים שהוקצתה להכשרה בזמן תקופת השינויים), שינוי בחובות התלמידים, שינוי בשיטות ההערכה או שינוי במרכיבי הציון הסופי – יהיה בהתאם למוגדר בנהלי הוראה ולימודים באוניברסיטה העברית, ויהיה מותנה באישור וועדת ההוראה של החוג/בית הספר ובתיאום עם מקום ההכשרה</w:t>
      </w:r>
    </w:p>
    <w:p w14:paraId="4B83C8CD" w14:textId="77777777" w:rsidR="00F50562" w:rsidRPr="00645CE8" w:rsidRDefault="00F50562" w:rsidP="00F50562">
      <w:pPr>
        <w:numPr>
          <w:ilvl w:val="0"/>
          <w:numId w:val="66"/>
        </w:numPr>
        <w:rPr>
          <w:rFonts w:asciiTheme="minorBidi" w:hAnsiTheme="minorBidi" w:cstheme="minorBidi"/>
          <w:sz w:val="24"/>
          <w:szCs w:val="24"/>
          <w:rtl/>
        </w:rPr>
      </w:pPr>
      <w:r w:rsidRPr="00645CE8">
        <w:rPr>
          <w:rFonts w:asciiTheme="minorBidi" w:hAnsiTheme="minorBidi" w:cstheme="minorBidi"/>
          <w:sz w:val="24"/>
          <w:szCs w:val="24"/>
          <w:rtl/>
        </w:rPr>
        <w:t xml:space="preserve">הכשרה קלינית המתקיימת במספר מקומות: </w:t>
      </w:r>
    </w:p>
    <w:p w14:paraId="19BB2EED" w14:textId="77777777" w:rsidR="00F50562" w:rsidRPr="00645CE8" w:rsidRDefault="00F50562" w:rsidP="00F50562">
      <w:pPr>
        <w:numPr>
          <w:ilvl w:val="0"/>
          <w:numId w:val="63"/>
        </w:numPr>
        <w:tabs>
          <w:tab w:val="num" w:pos="720"/>
        </w:tabs>
        <w:ind w:left="1800"/>
        <w:rPr>
          <w:rFonts w:asciiTheme="minorBidi" w:hAnsiTheme="minorBidi" w:cstheme="minorBidi"/>
          <w:sz w:val="24"/>
          <w:szCs w:val="24"/>
          <w:rtl/>
        </w:rPr>
      </w:pPr>
      <w:r w:rsidRPr="00645CE8">
        <w:rPr>
          <w:rFonts w:asciiTheme="minorBidi" w:hAnsiTheme="minorBidi" w:cstheme="minorBidi"/>
          <w:sz w:val="24"/>
          <w:szCs w:val="24"/>
          <w:rtl/>
        </w:rPr>
        <w:t xml:space="preserve">במקרה שהכשרה מתקיימת במספר מקומות הכשרה שונים, מטרות ההכשרה והקריטריונים להערכת הסטודנטים וחובותיהם האקדמיות (לרבות גיליון הערכה ומטלת סיום ההכשרה) יהיו זהים. </w:t>
      </w:r>
    </w:p>
    <w:p w14:paraId="3D03F464" w14:textId="77777777" w:rsidR="00F50562" w:rsidRPr="00645CE8" w:rsidRDefault="00F50562" w:rsidP="00F50562">
      <w:pPr>
        <w:numPr>
          <w:ilvl w:val="0"/>
          <w:numId w:val="63"/>
        </w:numPr>
        <w:tabs>
          <w:tab w:val="num" w:pos="720"/>
        </w:tabs>
        <w:ind w:left="1800"/>
        <w:rPr>
          <w:rFonts w:asciiTheme="minorBidi" w:hAnsiTheme="minorBidi" w:cstheme="minorBidi"/>
          <w:sz w:val="24"/>
          <w:szCs w:val="24"/>
          <w:rtl/>
        </w:rPr>
      </w:pPr>
      <w:r w:rsidRPr="00645CE8">
        <w:rPr>
          <w:rFonts w:asciiTheme="minorBidi" w:hAnsiTheme="minorBidi" w:cstheme="minorBidi"/>
          <w:sz w:val="24"/>
          <w:szCs w:val="24"/>
          <w:rtl/>
        </w:rPr>
        <w:t>במקרה שהכשרה מאותו סוג מתקיימת במספר מקומות הכשרה שונים, דרישות ההכשרה (כגון מספר המשמרות) יהיו דומות.</w:t>
      </w:r>
    </w:p>
    <w:p w14:paraId="5BC3864E" w14:textId="77777777" w:rsidR="00F50562" w:rsidRPr="00645CE8" w:rsidRDefault="00F50562" w:rsidP="00F50562">
      <w:pPr>
        <w:numPr>
          <w:ilvl w:val="0"/>
          <w:numId w:val="63"/>
        </w:numPr>
        <w:ind w:left="1800"/>
        <w:rPr>
          <w:rFonts w:asciiTheme="minorBidi" w:hAnsiTheme="minorBidi" w:cstheme="minorBidi"/>
          <w:sz w:val="24"/>
          <w:szCs w:val="24"/>
        </w:rPr>
      </w:pPr>
      <w:r w:rsidRPr="00645CE8">
        <w:rPr>
          <w:rFonts w:asciiTheme="minorBidi" w:hAnsiTheme="minorBidi" w:cstheme="minorBidi"/>
          <w:sz w:val="24"/>
          <w:szCs w:val="24"/>
          <w:rtl/>
        </w:rPr>
        <w:t xml:space="preserve">במקרה שהכשרה מתקיימת במספר מקומות הכשרה שונים, מספר שעות ההכשרה הכולל יהיה זהה. </w:t>
      </w:r>
    </w:p>
    <w:p w14:paraId="77044057" w14:textId="77777777" w:rsidR="00F50562" w:rsidRPr="00645CE8" w:rsidRDefault="00F50562" w:rsidP="00F50562">
      <w:pPr>
        <w:ind w:left="1440"/>
        <w:rPr>
          <w:rFonts w:asciiTheme="minorBidi" w:hAnsiTheme="minorBidi" w:cstheme="minorBidi"/>
          <w:sz w:val="24"/>
          <w:szCs w:val="24"/>
          <w:rtl/>
        </w:rPr>
      </w:pPr>
    </w:p>
    <w:p w14:paraId="792539EB" w14:textId="77777777" w:rsidR="00F50562" w:rsidRPr="00645CE8" w:rsidRDefault="00F50562" w:rsidP="00F50562">
      <w:pPr>
        <w:ind w:left="720"/>
        <w:rPr>
          <w:rFonts w:asciiTheme="minorBidi" w:hAnsiTheme="minorBidi" w:cstheme="minorBidi"/>
          <w:sz w:val="24"/>
          <w:szCs w:val="24"/>
        </w:rPr>
      </w:pPr>
      <w:r w:rsidRPr="00645CE8">
        <w:rPr>
          <w:rFonts w:asciiTheme="minorBidi" w:hAnsiTheme="minorBidi" w:cstheme="minorBidi"/>
          <w:b/>
          <w:bCs/>
          <w:sz w:val="24"/>
          <w:szCs w:val="24"/>
          <w:rtl/>
        </w:rPr>
        <w:t xml:space="preserve">3. </w:t>
      </w:r>
      <w:r w:rsidRPr="00645CE8">
        <w:rPr>
          <w:rFonts w:asciiTheme="minorBidi" w:hAnsiTheme="minorBidi" w:cstheme="minorBidi"/>
          <w:b/>
          <w:bCs/>
          <w:sz w:val="24"/>
          <w:szCs w:val="24"/>
          <w:u w:val="single"/>
          <w:rtl/>
        </w:rPr>
        <w:t>שעות הכשרה</w:t>
      </w:r>
    </w:p>
    <w:p w14:paraId="242BF75D" w14:textId="77777777" w:rsidR="00F50562" w:rsidRPr="00645CE8" w:rsidRDefault="00F50562" w:rsidP="00F50562">
      <w:pPr>
        <w:numPr>
          <w:ilvl w:val="0"/>
          <w:numId w:val="67"/>
        </w:numPr>
        <w:rPr>
          <w:rFonts w:asciiTheme="minorBidi" w:hAnsiTheme="minorBidi" w:cstheme="minorBidi"/>
          <w:sz w:val="24"/>
          <w:szCs w:val="24"/>
          <w:rtl/>
        </w:rPr>
      </w:pPr>
      <w:r w:rsidRPr="00645CE8">
        <w:rPr>
          <w:rFonts w:asciiTheme="minorBidi" w:hAnsiTheme="minorBidi" w:cstheme="minorBidi"/>
          <w:sz w:val="24"/>
          <w:szCs w:val="24"/>
          <w:rtl/>
        </w:rPr>
        <w:t xml:space="preserve"> שעות ההכשרה הקלינית ישקפו את מספר השעות שבהן נדרשת נוכחות של סטודנט במקום ההכשרה קלינית, בתוספת מספר השעות של ההרצאות הנדרשות לצפייה ולימוד לקראת ההכשרה או במהלכה כפי שיקבעו על ידי החוג/בית הספר ומקום ההכשרה. </w:t>
      </w:r>
    </w:p>
    <w:p w14:paraId="45BD8287" w14:textId="77777777" w:rsidR="00F50562" w:rsidRPr="00645CE8" w:rsidRDefault="00F50562" w:rsidP="00F50562">
      <w:pPr>
        <w:numPr>
          <w:ilvl w:val="0"/>
          <w:numId w:val="67"/>
        </w:numPr>
        <w:rPr>
          <w:rFonts w:asciiTheme="minorBidi" w:hAnsiTheme="minorBidi" w:cstheme="minorBidi"/>
          <w:sz w:val="24"/>
          <w:szCs w:val="24"/>
          <w:rtl/>
        </w:rPr>
      </w:pPr>
      <w:r w:rsidRPr="00645CE8">
        <w:rPr>
          <w:rFonts w:asciiTheme="minorBidi" w:hAnsiTheme="minorBidi" w:cstheme="minorBidi"/>
          <w:sz w:val="24"/>
          <w:szCs w:val="24"/>
          <w:rtl/>
        </w:rPr>
        <w:t xml:space="preserve">סטודנט יהיה זכאי להפסקה אחת ביום לפחות במהלך יום ההכשרה המעשית. </w:t>
      </w:r>
    </w:p>
    <w:p w14:paraId="1245436C" w14:textId="77777777" w:rsidR="00F50562" w:rsidRPr="00645CE8" w:rsidRDefault="00F50562" w:rsidP="00F50562">
      <w:pPr>
        <w:numPr>
          <w:ilvl w:val="0"/>
          <w:numId w:val="67"/>
        </w:numPr>
        <w:rPr>
          <w:rFonts w:asciiTheme="minorBidi" w:hAnsiTheme="minorBidi" w:cstheme="minorBidi"/>
          <w:sz w:val="24"/>
          <w:szCs w:val="24"/>
        </w:rPr>
      </w:pPr>
      <w:r w:rsidRPr="00645CE8">
        <w:rPr>
          <w:rFonts w:asciiTheme="minorBidi" w:hAnsiTheme="minorBidi" w:cstheme="minorBidi"/>
          <w:sz w:val="24"/>
          <w:szCs w:val="24"/>
          <w:rtl/>
        </w:rPr>
        <w:t xml:space="preserve">במקומות בהם ההכשרה מתקיימת במשך שבוע שלם, סטודנט שביצע הכשרה ביום המנוחה השבועי (שבת) יקבל יום מנוחה אחר במקומו בשבוע העוקב. </w:t>
      </w:r>
    </w:p>
    <w:p w14:paraId="06383990" w14:textId="77777777" w:rsidR="00F50562" w:rsidRPr="00645CE8" w:rsidRDefault="00F50562" w:rsidP="00F50562">
      <w:pPr>
        <w:ind w:left="1440"/>
        <w:rPr>
          <w:rFonts w:asciiTheme="minorBidi" w:hAnsiTheme="minorBidi" w:cstheme="minorBidi"/>
          <w:sz w:val="24"/>
          <w:szCs w:val="24"/>
          <w:rtl/>
        </w:rPr>
      </w:pPr>
    </w:p>
    <w:p w14:paraId="36050D0C"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b/>
          <w:bCs/>
          <w:sz w:val="24"/>
          <w:szCs w:val="24"/>
          <w:rtl/>
        </w:rPr>
        <w:t xml:space="preserve">4. </w:t>
      </w:r>
      <w:r w:rsidRPr="00645CE8">
        <w:rPr>
          <w:rFonts w:asciiTheme="minorBidi" w:hAnsiTheme="minorBidi" w:cstheme="minorBidi"/>
          <w:b/>
          <w:bCs/>
          <w:sz w:val="24"/>
          <w:szCs w:val="24"/>
          <w:u w:val="single"/>
          <w:rtl/>
        </w:rPr>
        <w:t>שיבוץ</w:t>
      </w:r>
    </w:p>
    <w:p w14:paraId="7AD266FD" w14:textId="77777777" w:rsidR="00F50562" w:rsidRPr="00645CE8" w:rsidRDefault="00F50562" w:rsidP="00F50562">
      <w:pPr>
        <w:numPr>
          <w:ilvl w:val="0"/>
          <w:numId w:val="68"/>
        </w:numPr>
        <w:rPr>
          <w:rFonts w:asciiTheme="minorBidi" w:hAnsiTheme="minorBidi" w:cstheme="minorBidi"/>
          <w:sz w:val="24"/>
          <w:szCs w:val="24"/>
          <w:rtl/>
        </w:rPr>
      </w:pPr>
      <w:r w:rsidRPr="00645CE8">
        <w:rPr>
          <w:rFonts w:asciiTheme="minorBidi" w:hAnsiTheme="minorBidi" w:cstheme="minorBidi"/>
          <w:sz w:val="24"/>
          <w:szCs w:val="24"/>
          <w:rtl/>
        </w:rPr>
        <w:t xml:space="preserve">סטודנט ישובץ להכשרה בהתאם לתנאים שיקבע בית הספר/החוג. </w:t>
      </w:r>
    </w:p>
    <w:p w14:paraId="74C5EBBF" w14:textId="77777777" w:rsidR="00F50562" w:rsidRPr="00645CE8" w:rsidRDefault="00F50562" w:rsidP="00F50562">
      <w:pPr>
        <w:numPr>
          <w:ilvl w:val="0"/>
          <w:numId w:val="68"/>
        </w:numPr>
        <w:rPr>
          <w:rFonts w:asciiTheme="minorBidi" w:hAnsiTheme="minorBidi" w:cstheme="minorBidi"/>
          <w:sz w:val="24"/>
          <w:szCs w:val="24"/>
        </w:rPr>
      </w:pPr>
      <w:r w:rsidRPr="00645CE8">
        <w:rPr>
          <w:rFonts w:asciiTheme="minorBidi" w:hAnsiTheme="minorBidi" w:cstheme="minorBidi"/>
          <w:sz w:val="24"/>
          <w:szCs w:val="24"/>
          <w:rtl/>
        </w:rPr>
        <w:t xml:space="preserve">ביצוע תהליך השיבוץ הוא באחריות צוות בית הספר/החוג. </w:t>
      </w:r>
    </w:p>
    <w:p w14:paraId="67F1F7B2" w14:textId="77777777" w:rsidR="00F50562" w:rsidRPr="00645CE8" w:rsidRDefault="00F50562" w:rsidP="00F50562">
      <w:pPr>
        <w:ind w:left="1440"/>
        <w:rPr>
          <w:rFonts w:asciiTheme="minorBidi" w:hAnsiTheme="minorBidi" w:cstheme="minorBidi"/>
          <w:sz w:val="24"/>
          <w:szCs w:val="24"/>
          <w:rtl/>
        </w:rPr>
      </w:pPr>
    </w:p>
    <w:p w14:paraId="48B84480" w14:textId="77777777" w:rsidR="00F50562" w:rsidRPr="00645CE8" w:rsidRDefault="00F50562" w:rsidP="00F50562">
      <w:pPr>
        <w:ind w:left="720"/>
        <w:rPr>
          <w:rFonts w:asciiTheme="minorBidi" w:hAnsiTheme="minorBidi" w:cstheme="minorBidi"/>
          <w:sz w:val="24"/>
          <w:szCs w:val="24"/>
        </w:rPr>
      </w:pPr>
      <w:r w:rsidRPr="00645CE8">
        <w:rPr>
          <w:rFonts w:asciiTheme="minorBidi" w:hAnsiTheme="minorBidi" w:cstheme="minorBidi"/>
          <w:b/>
          <w:bCs/>
          <w:sz w:val="24"/>
          <w:szCs w:val="24"/>
          <w:rtl/>
        </w:rPr>
        <w:t xml:space="preserve">5. </w:t>
      </w:r>
      <w:r w:rsidRPr="00645CE8">
        <w:rPr>
          <w:rFonts w:asciiTheme="minorBidi" w:hAnsiTheme="minorBidi" w:cstheme="minorBidi"/>
          <w:b/>
          <w:bCs/>
          <w:sz w:val="24"/>
          <w:szCs w:val="24"/>
          <w:u w:val="single"/>
          <w:rtl/>
        </w:rPr>
        <w:t>תנאי מעבר</w:t>
      </w:r>
    </w:p>
    <w:p w14:paraId="6028BE5C" w14:textId="77777777" w:rsidR="00F50562" w:rsidRPr="00645CE8" w:rsidRDefault="00F50562" w:rsidP="00F50562">
      <w:pPr>
        <w:numPr>
          <w:ilvl w:val="0"/>
          <w:numId w:val="69"/>
        </w:numPr>
        <w:rPr>
          <w:rFonts w:asciiTheme="minorBidi" w:hAnsiTheme="minorBidi" w:cstheme="minorBidi"/>
          <w:sz w:val="24"/>
          <w:szCs w:val="24"/>
        </w:rPr>
      </w:pPr>
      <w:r w:rsidRPr="00645CE8">
        <w:rPr>
          <w:rFonts w:asciiTheme="minorBidi" w:hAnsiTheme="minorBidi" w:cstheme="minorBidi"/>
          <w:sz w:val="24"/>
          <w:szCs w:val="24"/>
          <w:rtl/>
        </w:rPr>
        <w:t xml:space="preserve">מעבר שנה בהכשרה קלינית והשלמתה כפוף להשלמת כלל החובות שפורסמו בסילבוס של תכנית ההכשרה. </w:t>
      </w:r>
    </w:p>
    <w:p w14:paraId="161BC3CA" w14:textId="77777777" w:rsidR="00F50562" w:rsidRPr="00645CE8" w:rsidRDefault="00F50562" w:rsidP="00F50562">
      <w:pPr>
        <w:ind w:left="1440"/>
        <w:rPr>
          <w:rFonts w:asciiTheme="minorBidi" w:hAnsiTheme="minorBidi" w:cstheme="minorBidi"/>
          <w:sz w:val="24"/>
          <w:szCs w:val="24"/>
          <w:rtl/>
        </w:rPr>
      </w:pPr>
    </w:p>
    <w:p w14:paraId="4232D33B" w14:textId="77777777" w:rsidR="00F50562" w:rsidRPr="00645CE8" w:rsidRDefault="00F50562" w:rsidP="00F50562">
      <w:pPr>
        <w:ind w:left="1440"/>
        <w:rPr>
          <w:rFonts w:asciiTheme="minorBidi" w:hAnsiTheme="minorBidi" w:cstheme="minorBidi"/>
          <w:sz w:val="24"/>
          <w:szCs w:val="24"/>
          <w:rtl/>
        </w:rPr>
      </w:pPr>
    </w:p>
    <w:p w14:paraId="32DE56C6"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b/>
          <w:bCs/>
          <w:sz w:val="24"/>
          <w:szCs w:val="24"/>
          <w:rtl/>
        </w:rPr>
        <w:t xml:space="preserve">6. </w:t>
      </w:r>
      <w:r w:rsidRPr="00645CE8">
        <w:rPr>
          <w:rFonts w:asciiTheme="minorBidi" w:hAnsiTheme="minorBidi" w:cstheme="minorBidi"/>
          <w:b/>
          <w:bCs/>
          <w:sz w:val="24"/>
          <w:szCs w:val="24"/>
          <w:u w:val="single"/>
          <w:rtl/>
        </w:rPr>
        <w:t>ציונים והערכה</w:t>
      </w:r>
    </w:p>
    <w:p w14:paraId="16B3C9B1" w14:textId="77777777" w:rsidR="00F50562" w:rsidRPr="00645CE8" w:rsidRDefault="00F50562" w:rsidP="00F50562">
      <w:pPr>
        <w:numPr>
          <w:ilvl w:val="0"/>
          <w:numId w:val="70"/>
        </w:numPr>
        <w:ind w:left="1440"/>
        <w:rPr>
          <w:rFonts w:asciiTheme="minorBidi" w:hAnsiTheme="minorBidi" w:cstheme="minorBidi"/>
          <w:sz w:val="24"/>
          <w:szCs w:val="24"/>
          <w:rtl/>
        </w:rPr>
      </w:pPr>
      <w:r w:rsidRPr="00645CE8">
        <w:rPr>
          <w:rFonts w:asciiTheme="minorBidi" w:hAnsiTheme="minorBidi" w:cstheme="minorBidi"/>
          <w:sz w:val="24"/>
          <w:szCs w:val="24"/>
          <w:rtl/>
        </w:rPr>
        <w:t xml:space="preserve">הקריטריונים להערכת הסטודנט יהיו דומים בכל מקומות ההכשרה (כגון מבנה ופורמט המבחן, רמת קושי, מטלת הסיום). </w:t>
      </w:r>
    </w:p>
    <w:p w14:paraId="0A4D4406" w14:textId="77777777" w:rsidR="00F50562" w:rsidRPr="00645CE8" w:rsidRDefault="00F50562" w:rsidP="00F50562">
      <w:pPr>
        <w:numPr>
          <w:ilvl w:val="0"/>
          <w:numId w:val="70"/>
        </w:numPr>
        <w:ind w:left="1440"/>
        <w:rPr>
          <w:rFonts w:asciiTheme="minorBidi" w:hAnsiTheme="minorBidi" w:cstheme="minorBidi"/>
          <w:sz w:val="24"/>
          <w:szCs w:val="24"/>
          <w:rtl/>
        </w:rPr>
      </w:pPr>
      <w:r w:rsidRPr="00645CE8">
        <w:rPr>
          <w:rFonts w:asciiTheme="minorBidi" w:hAnsiTheme="minorBidi" w:cstheme="minorBidi"/>
          <w:sz w:val="24"/>
          <w:szCs w:val="24"/>
          <w:rtl/>
        </w:rPr>
        <w:t xml:space="preserve">קריטריונים להערכת הסטודנטים:  </w:t>
      </w:r>
    </w:p>
    <w:p w14:paraId="513760E9" w14:textId="77777777" w:rsidR="00F50562" w:rsidRPr="00645CE8" w:rsidRDefault="00F50562" w:rsidP="00F50562">
      <w:pPr>
        <w:pStyle w:val="ad"/>
        <w:numPr>
          <w:ilvl w:val="0"/>
          <w:numId w:val="71"/>
        </w:numPr>
        <w:spacing w:after="0"/>
        <w:ind w:left="1800"/>
        <w:rPr>
          <w:rFonts w:asciiTheme="minorBidi" w:hAnsiTheme="minorBidi" w:cstheme="minorBidi"/>
          <w:sz w:val="24"/>
          <w:szCs w:val="24"/>
          <w:rtl/>
        </w:rPr>
      </w:pPr>
      <w:r w:rsidRPr="00645CE8">
        <w:rPr>
          <w:rFonts w:asciiTheme="minorBidi" w:hAnsiTheme="minorBidi" w:cstheme="minorBidi"/>
          <w:sz w:val="24"/>
          <w:szCs w:val="24"/>
          <w:rtl/>
        </w:rPr>
        <w:t xml:space="preserve">בהכשרות מעשיות ציונים והערכה מילולית יפורסמו עד תום השנה האקדמית בה התקיימה ההכשרה. </w:t>
      </w:r>
    </w:p>
    <w:p w14:paraId="548DB677" w14:textId="77777777" w:rsidR="00F50562" w:rsidRPr="00645CE8" w:rsidRDefault="00F50562" w:rsidP="00F50562">
      <w:pPr>
        <w:pStyle w:val="ad"/>
        <w:numPr>
          <w:ilvl w:val="0"/>
          <w:numId w:val="71"/>
        </w:numPr>
        <w:spacing w:after="0"/>
        <w:ind w:left="1800"/>
        <w:rPr>
          <w:rFonts w:asciiTheme="minorBidi" w:hAnsiTheme="minorBidi" w:cstheme="minorBidi"/>
          <w:sz w:val="24"/>
          <w:szCs w:val="24"/>
          <w:rtl/>
        </w:rPr>
      </w:pPr>
      <w:r w:rsidRPr="00645CE8">
        <w:rPr>
          <w:rFonts w:asciiTheme="minorBidi" w:hAnsiTheme="minorBidi" w:cstheme="minorBidi"/>
          <w:sz w:val="24"/>
          <w:szCs w:val="24"/>
          <w:rtl/>
        </w:rPr>
        <w:t xml:space="preserve">מתן ציונים והערכה מילולית יתבססו על מחוון שיוגדר מראש. המחוון יפורסם לסטודנט בעת רישומו להכשרה. </w:t>
      </w:r>
    </w:p>
    <w:p w14:paraId="5B9DDBAE" w14:textId="77777777" w:rsidR="00F50562" w:rsidRPr="00645CE8" w:rsidRDefault="00F50562" w:rsidP="00F50562">
      <w:pPr>
        <w:pStyle w:val="ad"/>
        <w:numPr>
          <w:ilvl w:val="0"/>
          <w:numId w:val="70"/>
        </w:numPr>
        <w:spacing w:after="0"/>
        <w:ind w:left="1440"/>
        <w:rPr>
          <w:rFonts w:asciiTheme="minorBidi" w:hAnsiTheme="minorBidi" w:cstheme="minorBidi"/>
          <w:sz w:val="24"/>
          <w:szCs w:val="24"/>
          <w:rtl/>
        </w:rPr>
      </w:pPr>
      <w:r w:rsidRPr="00645CE8">
        <w:rPr>
          <w:rFonts w:asciiTheme="minorBidi" w:hAnsiTheme="minorBidi" w:cstheme="minorBidi"/>
          <w:sz w:val="24"/>
          <w:szCs w:val="24"/>
          <w:rtl/>
        </w:rPr>
        <w:t xml:space="preserve">מחוון ההערכה יהיה גלוי לסטודנט לצורך לימוד מטעויות. </w:t>
      </w:r>
    </w:p>
    <w:p w14:paraId="520183FE" w14:textId="77777777" w:rsidR="00F50562" w:rsidRPr="00645CE8" w:rsidRDefault="00F50562" w:rsidP="00F50562">
      <w:pPr>
        <w:pStyle w:val="ad"/>
        <w:numPr>
          <w:ilvl w:val="0"/>
          <w:numId w:val="70"/>
        </w:numPr>
        <w:spacing w:after="0"/>
        <w:ind w:left="1440"/>
        <w:rPr>
          <w:rFonts w:asciiTheme="minorBidi" w:hAnsiTheme="minorBidi" w:cstheme="minorBidi"/>
          <w:sz w:val="24"/>
          <w:szCs w:val="24"/>
        </w:rPr>
      </w:pPr>
      <w:r w:rsidRPr="00645CE8">
        <w:rPr>
          <w:rFonts w:asciiTheme="minorBidi" w:hAnsiTheme="minorBidi" w:cstheme="minorBidi"/>
          <w:sz w:val="24"/>
          <w:szCs w:val="24"/>
          <w:rtl/>
        </w:rPr>
        <w:t xml:space="preserve">במקרה בו ניתן ציון בהכשרה המעשית סטודנט יהיה רשאי לערער עליו. ערעור על הציון יעשה בהתאם לתקנון החוג/בית הספר. </w:t>
      </w:r>
    </w:p>
    <w:p w14:paraId="1F3182B0" w14:textId="77777777" w:rsidR="00F50562" w:rsidRPr="00645CE8" w:rsidRDefault="00F50562" w:rsidP="00F50562">
      <w:pPr>
        <w:ind w:left="1440"/>
        <w:rPr>
          <w:rFonts w:asciiTheme="minorBidi" w:hAnsiTheme="minorBidi" w:cstheme="minorBidi"/>
          <w:sz w:val="24"/>
          <w:szCs w:val="24"/>
          <w:rtl/>
        </w:rPr>
      </w:pPr>
    </w:p>
    <w:p w14:paraId="496F647E" w14:textId="77777777" w:rsidR="00F50562" w:rsidRPr="00645CE8" w:rsidRDefault="00F50562" w:rsidP="00F50562">
      <w:pPr>
        <w:ind w:left="720"/>
        <w:rPr>
          <w:rFonts w:asciiTheme="minorBidi" w:hAnsiTheme="minorBidi" w:cstheme="minorBidi"/>
          <w:sz w:val="24"/>
          <w:szCs w:val="24"/>
        </w:rPr>
      </w:pPr>
      <w:r w:rsidRPr="00645CE8">
        <w:rPr>
          <w:rFonts w:asciiTheme="minorBidi" w:hAnsiTheme="minorBidi" w:cstheme="minorBidi"/>
          <w:b/>
          <w:bCs/>
          <w:sz w:val="24"/>
          <w:szCs w:val="24"/>
          <w:rtl/>
        </w:rPr>
        <w:t xml:space="preserve">7. </w:t>
      </w:r>
      <w:r w:rsidRPr="00645CE8">
        <w:rPr>
          <w:rFonts w:asciiTheme="minorBidi" w:hAnsiTheme="minorBidi" w:cstheme="minorBidi"/>
          <w:b/>
          <w:bCs/>
          <w:sz w:val="24"/>
          <w:szCs w:val="24"/>
          <w:u w:val="single"/>
          <w:rtl/>
        </w:rPr>
        <w:t xml:space="preserve">מורים קליניים </w:t>
      </w:r>
    </w:p>
    <w:p w14:paraId="516F0559" w14:textId="77777777" w:rsidR="00F50562" w:rsidRPr="00645CE8" w:rsidRDefault="00F50562" w:rsidP="00F50562">
      <w:pPr>
        <w:numPr>
          <w:ilvl w:val="0"/>
          <w:numId w:val="72"/>
        </w:numPr>
        <w:rPr>
          <w:rFonts w:asciiTheme="minorBidi" w:hAnsiTheme="minorBidi" w:cstheme="minorBidi"/>
          <w:sz w:val="24"/>
          <w:szCs w:val="24"/>
          <w:rtl/>
        </w:rPr>
      </w:pPr>
      <w:r w:rsidRPr="00645CE8">
        <w:rPr>
          <w:rFonts w:asciiTheme="minorBidi" w:hAnsiTheme="minorBidi" w:cstheme="minorBidi"/>
          <w:sz w:val="24"/>
          <w:szCs w:val="24"/>
          <w:rtl/>
        </w:rPr>
        <w:t xml:space="preserve">המורה הקליני הוא מי שאחראי על לימוד והכשרת הסטודנט במקום ההכשרה. </w:t>
      </w:r>
    </w:p>
    <w:p w14:paraId="2B2CFD6D" w14:textId="77777777" w:rsidR="00F50562" w:rsidRPr="00645CE8" w:rsidRDefault="00F50562" w:rsidP="00F50562">
      <w:pPr>
        <w:numPr>
          <w:ilvl w:val="0"/>
          <w:numId w:val="72"/>
        </w:numPr>
        <w:rPr>
          <w:rFonts w:asciiTheme="minorBidi" w:hAnsiTheme="minorBidi" w:cstheme="minorBidi"/>
          <w:sz w:val="24"/>
          <w:szCs w:val="24"/>
        </w:rPr>
      </w:pPr>
      <w:r w:rsidRPr="00645CE8">
        <w:rPr>
          <w:rFonts w:asciiTheme="minorBidi" w:hAnsiTheme="minorBidi" w:cstheme="minorBidi"/>
          <w:sz w:val="24"/>
          <w:szCs w:val="24"/>
          <w:rtl/>
        </w:rPr>
        <w:t xml:space="preserve">המורה הקליני במקום ההכשרה יפגוש את הסטודנט לצורך הדרכה בתדירות הנדרשת להכשרה ראויה, בהתאם לנהלי בית הספר ומקום ההכשרה, ובהתאם לדרישות הקבועות בחוק. </w:t>
      </w:r>
    </w:p>
    <w:p w14:paraId="78030D1F" w14:textId="77777777" w:rsidR="00F50562" w:rsidRPr="00645CE8" w:rsidRDefault="00F50562" w:rsidP="00F50562">
      <w:pPr>
        <w:ind w:left="1440"/>
        <w:rPr>
          <w:rFonts w:asciiTheme="minorBidi" w:hAnsiTheme="minorBidi" w:cstheme="minorBidi"/>
          <w:sz w:val="24"/>
          <w:szCs w:val="24"/>
          <w:rtl/>
        </w:rPr>
      </w:pPr>
    </w:p>
    <w:p w14:paraId="281B45E4" w14:textId="77777777" w:rsidR="00F50562" w:rsidRPr="00645CE8" w:rsidRDefault="00F50562" w:rsidP="00F50562">
      <w:pPr>
        <w:ind w:left="720"/>
        <w:rPr>
          <w:rFonts w:asciiTheme="minorBidi" w:hAnsiTheme="minorBidi" w:cstheme="minorBidi"/>
          <w:sz w:val="24"/>
          <w:szCs w:val="24"/>
          <w:rtl/>
        </w:rPr>
      </w:pPr>
      <w:r w:rsidRPr="00645CE8">
        <w:rPr>
          <w:rFonts w:asciiTheme="minorBidi" w:hAnsiTheme="minorBidi" w:cstheme="minorBidi"/>
          <w:b/>
          <w:bCs/>
          <w:sz w:val="24"/>
          <w:szCs w:val="24"/>
          <w:rtl/>
        </w:rPr>
        <w:t xml:space="preserve">8. </w:t>
      </w:r>
      <w:r w:rsidRPr="00645CE8">
        <w:rPr>
          <w:rFonts w:asciiTheme="minorBidi" w:hAnsiTheme="minorBidi" w:cstheme="minorBidi"/>
          <w:b/>
          <w:bCs/>
          <w:sz w:val="24"/>
          <w:szCs w:val="24"/>
          <w:u w:val="single"/>
          <w:rtl/>
        </w:rPr>
        <w:t xml:space="preserve">התאמות למשרתי  מילואים </w:t>
      </w:r>
    </w:p>
    <w:p w14:paraId="3954F766" w14:textId="77777777" w:rsidR="00F50562" w:rsidRPr="00645CE8" w:rsidRDefault="00F50562" w:rsidP="00F50562">
      <w:pPr>
        <w:numPr>
          <w:ilvl w:val="0"/>
          <w:numId w:val="73"/>
        </w:numPr>
        <w:rPr>
          <w:rFonts w:asciiTheme="minorBidi" w:hAnsiTheme="minorBidi" w:cstheme="minorBidi"/>
          <w:sz w:val="24"/>
          <w:szCs w:val="24"/>
          <w:rtl/>
        </w:rPr>
      </w:pPr>
      <w:r w:rsidRPr="00645CE8">
        <w:rPr>
          <w:rFonts w:asciiTheme="minorBidi" w:hAnsiTheme="minorBidi" w:cstheme="minorBidi"/>
          <w:sz w:val="24"/>
          <w:szCs w:val="24"/>
          <w:rtl/>
        </w:rPr>
        <w:t xml:space="preserve">בהיעדר התייחסות בתקנון בית הספר/החוג, נספח הקלות למשרתי מילואים </w:t>
      </w:r>
      <w:proofErr w:type="spellStart"/>
      <w:r w:rsidRPr="00645CE8">
        <w:rPr>
          <w:rFonts w:asciiTheme="minorBidi" w:hAnsiTheme="minorBidi" w:cstheme="minorBidi"/>
          <w:sz w:val="24"/>
          <w:szCs w:val="24"/>
          <w:rtl/>
        </w:rPr>
        <w:t>בנה"ל</w:t>
      </w:r>
      <w:proofErr w:type="spellEnd"/>
      <w:r w:rsidRPr="00645CE8">
        <w:rPr>
          <w:rFonts w:asciiTheme="minorBidi" w:hAnsiTheme="minorBidi" w:cstheme="minorBidi"/>
          <w:sz w:val="24"/>
          <w:szCs w:val="24"/>
          <w:rtl/>
        </w:rPr>
        <w:t xml:space="preserve"> יהיה תקף עבור סטודנטים בהכשרה מעשית. </w:t>
      </w:r>
    </w:p>
    <w:p w14:paraId="0BA3C70B" w14:textId="77777777" w:rsidR="00F50562" w:rsidRPr="00645CE8" w:rsidRDefault="00F50562" w:rsidP="00F50562">
      <w:pPr>
        <w:numPr>
          <w:ilvl w:val="0"/>
          <w:numId w:val="73"/>
        </w:numPr>
        <w:rPr>
          <w:rFonts w:asciiTheme="minorBidi" w:hAnsiTheme="minorBidi" w:cstheme="minorBidi"/>
          <w:sz w:val="24"/>
          <w:szCs w:val="24"/>
        </w:rPr>
      </w:pPr>
      <w:r w:rsidRPr="00645CE8">
        <w:rPr>
          <w:rFonts w:asciiTheme="minorBidi" w:hAnsiTheme="minorBidi" w:cstheme="minorBidi"/>
          <w:sz w:val="24"/>
          <w:szCs w:val="24"/>
          <w:rtl/>
        </w:rPr>
        <w:t xml:space="preserve">אופן השלמת ההכשרה יקבע בתיאום עם רכז המילואים ביחידה ועם מקום ההכשרה ובית הספר/החוג בכפוף לזמינות של המורה הקליני ושדה מתאים ופנוי. </w:t>
      </w:r>
    </w:p>
    <w:p w14:paraId="2517B34F" w14:textId="77777777" w:rsidR="00F50562" w:rsidRPr="00645CE8" w:rsidRDefault="00F50562" w:rsidP="00F50562">
      <w:pPr>
        <w:ind w:left="1440"/>
        <w:rPr>
          <w:rFonts w:asciiTheme="minorBidi" w:hAnsiTheme="minorBidi" w:cstheme="minorBidi"/>
          <w:sz w:val="24"/>
          <w:szCs w:val="24"/>
          <w:rtl/>
        </w:rPr>
      </w:pPr>
    </w:p>
    <w:p w14:paraId="1946AE06" w14:textId="77777777" w:rsidR="00F50562" w:rsidRPr="00645CE8" w:rsidRDefault="00F50562" w:rsidP="00F50562">
      <w:pPr>
        <w:ind w:left="720"/>
        <w:rPr>
          <w:rFonts w:asciiTheme="minorBidi" w:hAnsiTheme="minorBidi" w:cstheme="minorBidi"/>
          <w:sz w:val="24"/>
          <w:szCs w:val="24"/>
        </w:rPr>
      </w:pPr>
      <w:r w:rsidRPr="00645CE8">
        <w:rPr>
          <w:rFonts w:asciiTheme="minorBidi" w:hAnsiTheme="minorBidi" w:cstheme="minorBidi"/>
          <w:b/>
          <w:bCs/>
          <w:sz w:val="24"/>
          <w:szCs w:val="24"/>
          <w:rtl/>
        </w:rPr>
        <w:t xml:space="preserve">9. </w:t>
      </w:r>
      <w:r w:rsidRPr="00645CE8">
        <w:rPr>
          <w:rFonts w:asciiTheme="minorBidi" w:hAnsiTheme="minorBidi" w:cstheme="minorBidi"/>
          <w:b/>
          <w:bCs/>
          <w:sz w:val="24"/>
          <w:szCs w:val="24"/>
          <w:u w:val="single"/>
          <w:rtl/>
        </w:rPr>
        <w:t>התאמות בנסיבות הורות</w:t>
      </w:r>
    </w:p>
    <w:p w14:paraId="478EEB3B" w14:textId="77777777" w:rsidR="00F50562" w:rsidRPr="00645CE8" w:rsidRDefault="00F50562" w:rsidP="00F50562">
      <w:pPr>
        <w:numPr>
          <w:ilvl w:val="0"/>
          <w:numId w:val="74"/>
        </w:numPr>
        <w:rPr>
          <w:rFonts w:asciiTheme="minorBidi" w:hAnsiTheme="minorBidi" w:cstheme="minorBidi"/>
          <w:sz w:val="24"/>
          <w:szCs w:val="24"/>
          <w:rtl/>
        </w:rPr>
      </w:pPr>
      <w:r w:rsidRPr="00645CE8">
        <w:rPr>
          <w:rFonts w:asciiTheme="minorBidi" w:hAnsiTheme="minorBidi" w:cstheme="minorBidi"/>
          <w:sz w:val="24"/>
          <w:szCs w:val="24"/>
          <w:rtl/>
        </w:rPr>
        <w:t xml:space="preserve">בהיעדר התייחסות בתקנון בית הספר/החוג, נספח הורות </w:t>
      </w:r>
      <w:proofErr w:type="spellStart"/>
      <w:r w:rsidRPr="00645CE8">
        <w:rPr>
          <w:rFonts w:asciiTheme="minorBidi" w:hAnsiTheme="minorBidi" w:cstheme="minorBidi"/>
          <w:sz w:val="24"/>
          <w:szCs w:val="24"/>
          <w:rtl/>
        </w:rPr>
        <w:t>בנה"ל</w:t>
      </w:r>
      <w:proofErr w:type="spellEnd"/>
      <w:r w:rsidRPr="00645CE8">
        <w:rPr>
          <w:rFonts w:asciiTheme="minorBidi" w:hAnsiTheme="minorBidi" w:cstheme="minorBidi"/>
          <w:sz w:val="24"/>
          <w:szCs w:val="24"/>
          <w:rtl/>
        </w:rPr>
        <w:t xml:space="preserve"> יהיה תקף עבור סטודנטים בהכשרה מעשית. </w:t>
      </w:r>
    </w:p>
    <w:p w14:paraId="50E3021C" w14:textId="77777777" w:rsidR="00F50562" w:rsidRPr="00645CE8" w:rsidRDefault="00F50562" w:rsidP="00F50562">
      <w:pPr>
        <w:numPr>
          <w:ilvl w:val="0"/>
          <w:numId w:val="74"/>
        </w:numPr>
        <w:rPr>
          <w:rFonts w:asciiTheme="minorBidi" w:hAnsiTheme="minorBidi" w:cstheme="minorBidi"/>
          <w:sz w:val="24"/>
          <w:szCs w:val="24"/>
        </w:rPr>
      </w:pPr>
      <w:r w:rsidRPr="00645CE8">
        <w:rPr>
          <w:rFonts w:asciiTheme="minorBidi" w:hAnsiTheme="minorBidi" w:cstheme="minorBidi"/>
          <w:sz w:val="24"/>
          <w:szCs w:val="24"/>
          <w:rtl/>
        </w:rPr>
        <w:t xml:space="preserve">אופן השלמת ההכשרה יקבע בתיאום עם מקום ההכשרה ובית הספר/החוג. </w:t>
      </w:r>
    </w:p>
    <w:p w14:paraId="2FD4D78C" w14:textId="77777777" w:rsidR="00F50562" w:rsidRPr="00645CE8" w:rsidRDefault="00F50562" w:rsidP="00F50562">
      <w:pPr>
        <w:rPr>
          <w:rFonts w:asciiTheme="minorBidi" w:hAnsiTheme="minorBidi" w:cstheme="minorBidi"/>
          <w:sz w:val="24"/>
          <w:szCs w:val="24"/>
          <w:rtl/>
        </w:rPr>
      </w:pPr>
    </w:p>
    <w:p w14:paraId="135DD481" w14:textId="77777777" w:rsidR="00F50562" w:rsidRPr="00645CE8" w:rsidRDefault="00F50562" w:rsidP="00F50562">
      <w:pPr>
        <w:rPr>
          <w:rFonts w:asciiTheme="minorBidi" w:hAnsiTheme="minorBidi" w:cstheme="minorBidi"/>
          <w:sz w:val="24"/>
          <w:szCs w:val="24"/>
        </w:rPr>
      </w:pPr>
    </w:p>
    <w:p w14:paraId="00D06D44" w14:textId="6F08C082" w:rsidR="00A928FC" w:rsidRDefault="00A928FC">
      <w:pPr>
        <w:rPr>
          <w:ins w:id="240" w:author="אגנס ארבלי" w:date="2025-08-17T10:07:00Z"/>
          <w:rtl/>
        </w:rPr>
      </w:pPr>
    </w:p>
    <w:p w14:paraId="3DCE3403" w14:textId="2AAE2970" w:rsidR="009A3705" w:rsidRDefault="009A3705">
      <w:pPr>
        <w:rPr>
          <w:ins w:id="241" w:author="אגנס ארבלי" w:date="2025-08-17T10:07:00Z"/>
          <w:rtl/>
        </w:rPr>
      </w:pPr>
    </w:p>
    <w:p w14:paraId="76787910" w14:textId="06C950AE" w:rsidR="009A3705" w:rsidRDefault="009A3705">
      <w:pPr>
        <w:rPr>
          <w:ins w:id="242" w:author="אגנס ארבלי" w:date="2025-08-17T10:07:00Z"/>
          <w:rtl/>
        </w:rPr>
      </w:pPr>
    </w:p>
    <w:p w14:paraId="7428CC0B" w14:textId="5C28C1F9" w:rsidR="009A3705" w:rsidRDefault="009A3705">
      <w:pPr>
        <w:rPr>
          <w:ins w:id="243" w:author="אגנס ארבלי" w:date="2025-08-17T10:07:00Z"/>
          <w:rtl/>
        </w:rPr>
      </w:pPr>
    </w:p>
    <w:p w14:paraId="22A65097" w14:textId="616E703E" w:rsidR="009A3705" w:rsidRDefault="009A3705">
      <w:pPr>
        <w:rPr>
          <w:ins w:id="244" w:author="אגנס ארבלי" w:date="2025-08-17T10:07:00Z"/>
          <w:rtl/>
        </w:rPr>
      </w:pPr>
    </w:p>
    <w:p w14:paraId="64D4EDFC" w14:textId="57BAD93A" w:rsidR="009A3705" w:rsidRDefault="009A3705">
      <w:pPr>
        <w:rPr>
          <w:ins w:id="245" w:author="אגנס ארבלי" w:date="2025-08-17T10:07:00Z"/>
          <w:rtl/>
        </w:rPr>
      </w:pPr>
    </w:p>
    <w:p w14:paraId="362C6980" w14:textId="60D82EC3" w:rsidR="009A3705" w:rsidRDefault="009A3705">
      <w:pPr>
        <w:rPr>
          <w:ins w:id="246" w:author="אגנס ארבלי" w:date="2025-08-17T10:07:00Z"/>
          <w:rtl/>
        </w:rPr>
      </w:pPr>
    </w:p>
    <w:p w14:paraId="6086D1D2" w14:textId="2F2C3D1B" w:rsidR="009A3705" w:rsidRDefault="009A3705">
      <w:pPr>
        <w:rPr>
          <w:ins w:id="247" w:author="אגנס ארבלי" w:date="2025-08-17T10:07:00Z"/>
          <w:rtl/>
        </w:rPr>
      </w:pPr>
    </w:p>
    <w:p w14:paraId="4F310A27" w14:textId="275F4FBD" w:rsidR="009A3705" w:rsidRDefault="009A3705">
      <w:pPr>
        <w:rPr>
          <w:ins w:id="248" w:author="אגנס ארבלי" w:date="2025-08-17T10:07:00Z"/>
          <w:rtl/>
        </w:rPr>
      </w:pPr>
    </w:p>
    <w:p w14:paraId="0E82C9C6" w14:textId="4A8368AD" w:rsidR="009A3705" w:rsidRDefault="009A3705">
      <w:pPr>
        <w:rPr>
          <w:ins w:id="249" w:author="אגנס ארבלי" w:date="2025-08-17T10:07:00Z"/>
          <w:rtl/>
        </w:rPr>
      </w:pPr>
    </w:p>
    <w:p w14:paraId="2E539415" w14:textId="5764BE4C" w:rsidR="009A3705" w:rsidRDefault="009A3705">
      <w:pPr>
        <w:rPr>
          <w:ins w:id="250" w:author="אגנס ארבלי" w:date="2025-08-17T10:07:00Z"/>
          <w:rtl/>
        </w:rPr>
      </w:pPr>
    </w:p>
    <w:p w14:paraId="4EE54D30" w14:textId="4DCF13A3" w:rsidR="009A3705" w:rsidRDefault="009A3705">
      <w:pPr>
        <w:rPr>
          <w:ins w:id="251" w:author="אגנס ארבלי" w:date="2025-08-17T10:07:00Z"/>
          <w:rtl/>
        </w:rPr>
      </w:pPr>
    </w:p>
    <w:p w14:paraId="1C312EF5" w14:textId="25E31F35" w:rsidR="009A3705" w:rsidRDefault="009A3705">
      <w:pPr>
        <w:rPr>
          <w:ins w:id="252" w:author="אגנס ארבלי" w:date="2025-08-17T10:07:00Z"/>
          <w:rtl/>
        </w:rPr>
      </w:pPr>
    </w:p>
    <w:p w14:paraId="1531028F" w14:textId="143BD44F" w:rsidR="009A3705" w:rsidRDefault="009A3705">
      <w:pPr>
        <w:rPr>
          <w:ins w:id="253" w:author="אגנס ארבלי" w:date="2025-08-17T10:07:00Z"/>
          <w:rtl/>
        </w:rPr>
      </w:pPr>
    </w:p>
    <w:p w14:paraId="564CA28E" w14:textId="550502D8" w:rsidR="009A3705" w:rsidRDefault="009A3705">
      <w:pPr>
        <w:rPr>
          <w:ins w:id="254" w:author="אגנס ארבלי" w:date="2025-08-17T10:07:00Z"/>
          <w:rtl/>
        </w:rPr>
      </w:pPr>
    </w:p>
    <w:p w14:paraId="3C4AE977" w14:textId="20EB61A2" w:rsidR="009A3705" w:rsidRDefault="009A3705">
      <w:pPr>
        <w:rPr>
          <w:ins w:id="255" w:author="אגנס ארבלי" w:date="2025-08-17T10:07:00Z"/>
          <w:rtl/>
        </w:rPr>
      </w:pPr>
    </w:p>
    <w:p w14:paraId="010D50CF" w14:textId="76E1B737" w:rsidR="009A3705" w:rsidRDefault="009A3705">
      <w:pPr>
        <w:rPr>
          <w:ins w:id="256" w:author="אגנס ארבלי" w:date="2025-08-17T10:07:00Z"/>
          <w:rtl/>
        </w:rPr>
      </w:pPr>
    </w:p>
    <w:p w14:paraId="4C3EA4A7" w14:textId="1A3F80CC" w:rsidR="009A3705" w:rsidRDefault="009A3705">
      <w:pPr>
        <w:rPr>
          <w:ins w:id="257" w:author="אגנס ארבלי" w:date="2025-08-17T10:07:00Z"/>
          <w:rtl/>
        </w:rPr>
      </w:pPr>
    </w:p>
    <w:p w14:paraId="113CDBB1" w14:textId="66C4D703" w:rsidR="009A3705" w:rsidRDefault="009A3705">
      <w:pPr>
        <w:rPr>
          <w:ins w:id="258" w:author="אגנס ארבלי" w:date="2025-08-17T10:07:00Z"/>
          <w:rtl/>
        </w:rPr>
      </w:pPr>
    </w:p>
    <w:p w14:paraId="28797365" w14:textId="564CB358" w:rsidR="009A3705" w:rsidRDefault="009A3705">
      <w:pPr>
        <w:rPr>
          <w:ins w:id="259" w:author="אגנס ארבלי" w:date="2025-08-17T10:07:00Z"/>
          <w:rtl/>
        </w:rPr>
      </w:pPr>
    </w:p>
    <w:p w14:paraId="57892603" w14:textId="43842246" w:rsidR="009A3705" w:rsidRDefault="009A3705">
      <w:pPr>
        <w:rPr>
          <w:ins w:id="260" w:author="אגנס ארבלי" w:date="2025-08-17T10:07:00Z"/>
          <w:rtl/>
        </w:rPr>
      </w:pPr>
    </w:p>
    <w:p w14:paraId="3F23A176" w14:textId="54F5F106" w:rsidR="009A3705" w:rsidRDefault="009A3705">
      <w:pPr>
        <w:rPr>
          <w:ins w:id="261" w:author="אגנס ארבלי" w:date="2025-08-17T10:07:00Z"/>
          <w:rtl/>
        </w:rPr>
      </w:pPr>
    </w:p>
    <w:p w14:paraId="7A2C661E" w14:textId="14567F2B" w:rsidR="009A3705" w:rsidRDefault="009A3705">
      <w:pPr>
        <w:rPr>
          <w:ins w:id="262" w:author="אגנס ארבלי" w:date="2025-08-17T10:07:00Z"/>
          <w:rtl/>
        </w:rPr>
      </w:pPr>
    </w:p>
    <w:p w14:paraId="5559483F" w14:textId="5D35787E" w:rsidR="009A3705" w:rsidRDefault="009A3705">
      <w:pPr>
        <w:rPr>
          <w:ins w:id="263" w:author="אגנס ארבלי" w:date="2025-08-17T10:07:00Z"/>
          <w:rtl/>
        </w:rPr>
      </w:pPr>
    </w:p>
    <w:p w14:paraId="675C7148" w14:textId="6072CC7E" w:rsidR="009A3705" w:rsidRDefault="009A3705">
      <w:pPr>
        <w:rPr>
          <w:ins w:id="264" w:author="אגנס ארבלי" w:date="2025-08-17T10:07:00Z"/>
          <w:rtl/>
        </w:rPr>
      </w:pPr>
    </w:p>
    <w:p w14:paraId="2F1BE8D9" w14:textId="5CC095F6" w:rsidR="009A3705" w:rsidRDefault="009A3705">
      <w:pPr>
        <w:rPr>
          <w:ins w:id="265" w:author="אגנס ארבלי" w:date="2025-08-17T10:07:00Z"/>
          <w:rtl/>
        </w:rPr>
      </w:pPr>
    </w:p>
    <w:p w14:paraId="6345E2FE" w14:textId="0B22284E" w:rsidR="009A3705" w:rsidRDefault="009A3705">
      <w:pPr>
        <w:rPr>
          <w:ins w:id="266" w:author="אגנס ארבלי" w:date="2025-08-17T10:07:00Z"/>
          <w:rtl/>
        </w:rPr>
      </w:pPr>
    </w:p>
    <w:p w14:paraId="3870FFBE" w14:textId="620FF9D5" w:rsidR="009A3705" w:rsidRDefault="009A3705">
      <w:pPr>
        <w:rPr>
          <w:ins w:id="267" w:author="אגנס ארבלי" w:date="2025-08-17T10:07:00Z"/>
          <w:rtl/>
        </w:rPr>
      </w:pPr>
    </w:p>
    <w:p w14:paraId="19F04A1B" w14:textId="3257AC9A" w:rsidR="009A3705" w:rsidRDefault="009A3705">
      <w:pPr>
        <w:rPr>
          <w:ins w:id="268" w:author="אגנס ארבלי" w:date="2025-08-17T10:07:00Z"/>
          <w:rtl/>
        </w:rPr>
      </w:pPr>
    </w:p>
    <w:p w14:paraId="68854BA9" w14:textId="5CB489AE" w:rsidR="009A3705" w:rsidRDefault="009A3705">
      <w:pPr>
        <w:rPr>
          <w:ins w:id="269" w:author="אגנס ארבלי" w:date="2025-08-17T10:07:00Z"/>
          <w:rtl/>
        </w:rPr>
      </w:pPr>
    </w:p>
    <w:p w14:paraId="1512B8A6" w14:textId="0A426304" w:rsidR="009A3705" w:rsidRDefault="009A3705">
      <w:pPr>
        <w:rPr>
          <w:ins w:id="270" w:author="אגנס ארבלי" w:date="2025-08-17T10:07:00Z"/>
          <w:rtl/>
        </w:rPr>
      </w:pPr>
    </w:p>
    <w:p w14:paraId="2FDD5876" w14:textId="59976FB2" w:rsidR="009A3705" w:rsidRDefault="009A3705">
      <w:pPr>
        <w:rPr>
          <w:ins w:id="271" w:author="אגנס ארבלי" w:date="2025-08-17T10:07:00Z"/>
          <w:rtl/>
        </w:rPr>
      </w:pPr>
    </w:p>
    <w:p w14:paraId="21A4EEC9" w14:textId="4F6956CE" w:rsidR="009A3705" w:rsidRDefault="009A3705">
      <w:pPr>
        <w:rPr>
          <w:ins w:id="272" w:author="אגנס ארבלי" w:date="2025-08-17T10:07:00Z"/>
          <w:rtl/>
        </w:rPr>
      </w:pPr>
    </w:p>
    <w:p w14:paraId="1734091C" w14:textId="424E3CB5" w:rsidR="009A3705" w:rsidRDefault="009A3705">
      <w:pPr>
        <w:rPr>
          <w:ins w:id="273" w:author="אגנס ארבלי" w:date="2025-08-17T10:07:00Z"/>
          <w:rtl/>
        </w:rPr>
      </w:pPr>
    </w:p>
    <w:p w14:paraId="4E7BB4CF" w14:textId="7AD446DB" w:rsidR="009A3705" w:rsidRDefault="009A3705">
      <w:pPr>
        <w:rPr>
          <w:ins w:id="274" w:author="אגנס ארבלי" w:date="2025-08-17T10:07:00Z"/>
          <w:rtl/>
        </w:rPr>
      </w:pPr>
    </w:p>
    <w:p w14:paraId="3CAF41B6" w14:textId="2A78AA3A" w:rsidR="009A3705" w:rsidRDefault="009A3705">
      <w:pPr>
        <w:rPr>
          <w:ins w:id="275" w:author="אגנס ארבלי" w:date="2025-08-17T10:07:00Z"/>
          <w:rtl/>
        </w:rPr>
      </w:pPr>
    </w:p>
    <w:p w14:paraId="72273501" w14:textId="65296192" w:rsidR="009A3705" w:rsidRDefault="009A3705">
      <w:pPr>
        <w:rPr>
          <w:ins w:id="276" w:author="אגנס ארבלי" w:date="2025-08-17T10:07:00Z"/>
          <w:rtl/>
        </w:rPr>
      </w:pPr>
    </w:p>
    <w:p w14:paraId="7F9101C4" w14:textId="78FDB356" w:rsidR="009A3705" w:rsidRDefault="009A3705">
      <w:pPr>
        <w:rPr>
          <w:ins w:id="277" w:author="אגנס ארבלי" w:date="2025-08-17T10:07:00Z"/>
          <w:rtl/>
        </w:rPr>
      </w:pPr>
    </w:p>
    <w:p w14:paraId="37D5E341" w14:textId="237BF594" w:rsidR="009A3705" w:rsidRDefault="009A3705">
      <w:pPr>
        <w:rPr>
          <w:ins w:id="278" w:author="אגנס ארבלי" w:date="2025-08-17T10:07:00Z"/>
          <w:rtl/>
        </w:rPr>
      </w:pPr>
    </w:p>
    <w:p w14:paraId="4BE87EB0" w14:textId="77777777" w:rsidR="009A3705" w:rsidRPr="009A3705" w:rsidRDefault="009A3705">
      <w:pPr>
        <w:spacing w:after="160" w:line="259" w:lineRule="auto"/>
        <w:rPr>
          <w:ins w:id="279" w:author="אגנס ארבלי" w:date="2025-08-17T10:07:00Z"/>
          <w:sz w:val="24"/>
          <w:szCs w:val="24"/>
          <w:rPrChange w:id="280" w:author="אגנס ארבלי" w:date="2025-08-17T10:08:00Z">
            <w:rPr>
              <w:ins w:id="281" w:author="אגנס ארבלי" w:date="2025-08-17T10:07:00Z"/>
            </w:rPr>
          </w:rPrChange>
        </w:rPr>
        <w:pPrChange w:id="282" w:author="אגנס ארבלי" w:date="2025-08-17T10:08:00Z">
          <w:pPr>
            <w:pStyle w:val="ad"/>
            <w:numPr>
              <w:numId w:val="83"/>
            </w:numPr>
            <w:spacing w:after="160" w:line="259" w:lineRule="auto"/>
            <w:ind w:left="360" w:hanging="360"/>
          </w:pPr>
        </w:pPrChange>
      </w:pPr>
      <w:ins w:id="283" w:author="אגנס ארבלי" w:date="2025-08-17T10:07:00Z">
        <w:r>
          <w:rPr>
            <w:rFonts w:hint="cs"/>
            <w:rtl/>
          </w:rPr>
          <w:t xml:space="preserve">נספח כ' </w:t>
        </w:r>
        <w:r w:rsidRPr="009A3705">
          <w:rPr>
            <w:b/>
            <w:bCs/>
            <w:sz w:val="24"/>
            <w:szCs w:val="24"/>
            <w:u w:val="single"/>
            <w:rtl/>
            <w:rPrChange w:id="284" w:author="אגנס ארבלי" w:date="2025-08-17T10:08:00Z">
              <w:rPr>
                <w:rtl/>
              </w:rPr>
            </w:rPrChange>
          </w:rPr>
          <w:t xml:space="preserve">התאמות בשל קשיים בשפה: השפה </w:t>
        </w:r>
        <w:commentRangeStart w:id="285"/>
        <w:r w:rsidRPr="009A3705">
          <w:rPr>
            <w:b/>
            <w:bCs/>
            <w:sz w:val="24"/>
            <w:szCs w:val="24"/>
            <w:u w:val="single"/>
            <w:rtl/>
            <w:rPrChange w:id="286" w:author="אגנס ארבלי" w:date="2025-08-17T10:08:00Z">
              <w:rPr>
                <w:rtl/>
              </w:rPr>
            </w:rPrChange>
          </w:rPr>
          <w:t>האנגלית</w:t>
        </w:r>
      </w:ins>
      <w:commentRangeEnd w:id="285"/>
      <w:ins w:id="287" w:author="אגנס ארבלי" w:date="2025-08-17T10:08:00Z">
        <w:r>
          <w:rPr>
            <w:rStyle w:val="a6"/>
            <w:szCs w:val="20"/>
            <w:rtl/>
            <w:lang w:val="x-none" w:eastAsia="x-none"/>
          </w:rPr>
          <w:commentReference w:id="285"/>
        </w:r>
      </w:ins>
      <w:ins w:id="288" w:author="אגנס ארבלי" w:date="2025-08-17T10:07:00Z">
        <w:r w:rsidRPr="009A3705">
          <w:rPr>
            <w:sz w:val="24"/>
            <w:szCs w:val="24"/>
            <w:rtl/>
            <w:rPrChange w:id="289" w:author="אגנס ארבלי" w:date="2025-08-17T10:08:00Z">
              <w:rPr>
                <w:rtl/>
              </w:rPr>
            </w:rPrChange>
          </w:rPr>
          <w:t xml:space="preserve"> </w:t>
        </w:r>
      </w:ins>
    </w:p>
    <w:p w14:paraId="6588F4BF" w14:textId="5C0D1331" w:rsidR="009A3705" w:rsidRDefault="009A3705">
      <w:pPr>
        <w:rPr>
          <w:ins w:id="290" w:author="אגנס ארבלי" w:date="2025-08-17T10:08:00Z"/>
          <w:rtl/>
        </w:rPr>
      </w:pPr>
    </w:p>
    <w:p w14:paraId="0E33D8EA" w14:textId="77777777" w:rsidR="009A3705" w:rsidRPr="00903A70" w:rsidRDefault="009A3705" w:rsidP="009A3705">
      <w:pPr>
        <w:rPr>
          <w:ins w:id="291" w:author="אגנס ארבלי" w:date="2025-08-17T10:08:00Z"/>
          <w:sz w:val="24"/>
          <w:szCs w:val="24"/>
        </w:rPr>
      </w:pPr>
      <w:ins w:id="292" w:author="אגנס ארבלי" w:date="2025-08-17T10:08:00Z">
        <w:r w:rsidRPr="002A7B0D">
          <w:rPr>
            <w:rFonts w:hint="cs"/>
            <w:sz w:val="24"/>
            <w:szCs w:val="24"/>
            <w:rtl/>
          </w:rPr>
          <w:t>1</w:t>
        </w:r>
        <w:r w:rsidRPr="00903A70">
          <w:rPr>
            <w:sz w:val="24"/>
            <w:szCs w:val="24"/>
            <w:rtl/>
          </w:rPr>
          <w:t xml:space="preserve">. תלמידים בוגרי/בוגרות החינוך החרדי יהיו זכאים להארכת זמן של 25% בבחינות הנערכות בשפה האנגלית במהלך הלימודים לתואר אחד באוניברסיטה </w:t>
        </w:r>
        <w:proofErr w:type="spellStart"/>
        <w:r w:rsidRPr="00903A70">
          <w:rPr>
            <w:sz w:val="24"/>
            <w:szCs w:val="24"/>
            <w:rtl/>
          </w:rPr>
          <w:t>וציוניהם</w:t>
        </w:r>
        <w:proofErr w:type="spellEnd"/>
        <w:r w:rsidRPr="00903A70">
          <w:rPr>
            <w:sz w:val="24"/>
            <w:szCs w:val="24"/>
            <w:rtl/>
          </w:rPr>
          <w:t xml:space="preserve"> לא ייפגעו בגין שגיאות כתיב. הם יורשו להשתמש בתקופת הזכאות במילון או במילונית ממוחשבת (שלא מאפשרת גישה לרשת האינטרנט)</w:t>
        </w:r>
        <w:r w:rsidRPr="00903A70">
          <w:rPr>
            <w:sz w:val="24"/>
            <w:szCs w:val="24"/>
          </w:rPr>
          <w:t>.</w:t>
        </w:r>
      </w:ins>
    </w:p>
    <w:p w14:paraId="7CA62DB1" w14:textId="77777777" w:rsidR="009A3705" w:rsidRPr="009A3705" w:rsidRDefault="009A3705"/>
    <w:sectPr w:rsidR="009A3705" w:rsidRPr="009A3705" w:rsidSect="00F7220E">
      <w:footerReference w:type="default" r:id="rId58"/>
      <w:pgSz w:w="11906" w:h="16838"/>
      <w:pgMar w:top="1440" w:right="1418" w:bottom="1440" w:left="1418"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9" w:author="אגנס ארבלי" w:date="2025-08-17T09:37:00Z" w:initials="AA">
    <w:p w14:paraId="438F2A62" w14:textId="7AB04A6A" w:rsidR="00D10042" w:rsidRDefault="00D10042">
      <w:pPr>
        <w:pStyle w:val="a7"/>
      </w:pPr>
      <w:r>
        <w:rPr>
          <w:rStyle w:val="a6"/>
        </w:rPr>
        <w:annotationRef/>
      </w:r>
      <w:r>
        <w:rPr>
          <w:rStyle w:val="a6"/>
          <w:rFonts w:hint="cs"/>
          <w:rtl/>
        </w:rPr>
        <w:t>סעיף חדש להוספה בתקנון</w:t>
      </w:r>
    </w:p>
  </w:comment>
  <w:comment w:id="60" w:author="אגנס ארבלי" w:date="2025-08-17T09:57:00Z" w:initials="AA">
    <w:p w14:paraId="62304167" w14:textId="4AA14A5D" w:rsidR="00441EAB" w:rsidRDefault="00441EAB">
      <w:pPr>
        <w:pStyle w:val="a7"/>
      </w:pPr>
      <w:r>
        <w:rPr>
          <w:rStyle w:val="a6"/>
        </w:rPr>
        <w:annotationRef/>
      </w:r>
      <w:r>
        <w:rPr>
          <w:rFonts w:hint="cs"/>
          <w:rtl/>
        </w:rPr>
        <w:t>תיקון סעיף</w:t>
      </w:r>
    </w:p>
  </w:comment>
  <w:comment w:id="97" w:author="אגנס ארבלי" w:date="2025-08-17T10:09:00Z" w:initials="AA">
    <w:p w14:paraId="1981DBC1" w14:textId="3FFF5B00" w:rsidR="009A3705" w:rsidRDefault="009A3705">
      <w:pPr>
        <w:pStyle w:val="a7"/>
      </w:pPr>
      <w:r>
        <w:rPr>
          <w:rStyle w:val="a6"/>
        </w:rPr>
        <w:annotationRef/>
      </w:r>
      <w:r>
        <w:rPr>
          <w:rFonts w:hint="cs"/>
          <w:rtl/>
        </w:rPr>
        <w:t>תיקון סעיף</w:t>
      </w:r>
    </w:p>
  </w:comment>
  <w:comment w:id="102" w:author="אגנס ארבלי" w:date="2025-08-17T09:47:00Z" w:initials="AA">
    <w:p w14:paraId="226BA539" w14:textId="66C77EB6" w:rsidR="009872F0" w:rsidRDefault="009872F0">
      <w:pPr>
        <w:pStyle w:val="a7"/>
      </w:pPr>
      <w:r>
        <w:rPr>
          <w:rStyle w:val="a6"/>
        </w:rPr>
        <w:annotationRef/>
      </w:r>
      <w:r>
        <w:rPr>
          <w:rFonts w:hint="cs"/>
          <w:rtl/>
        </w:rPr>
        <w:t xml:space="preserve">יש למחוק את הסעיף מהתקנון </w:t>
      </w:r>
    </w:p>
  </w:comment>
  <w:comment w:id="142" w:author="אגנס ארבלי" w:date="2025-08-17T09:54:00Z" w:initials="AA">
    <w:p w14:paraId="68DD280F" w14:textId="3CC26EAE" w:rsidR="009872F0" w:rsidRDefault="009872F0">
      <w:pPr>
        <w:pStyle w:val="a7"/>
      </w:pPr>
      <w:r>
        <w:rPr>
          <w:rStyle w:val="a6"/>
        </w:rPr>
        <w:annotationRef/>
      </w:r>
      <w:r>
        <w:rPr>
          <w:rFonts w:hint="cs"/>
          <w:rtl/>
        </w:rPr>
        <w:t>תוספת לתקנון</w:t>
      </w:r>
    </w:p>
  </w:comment>
  <w:comment w:id="212" w:author="אגנס ארבלי" w:date="2025-08-17T10:10:00Z" w:initials="AA">
    <w:p w14:paraId="06226F30" w14:textId="2B06E5F1" w:rsidR="009A3705" w:rsidRDefault="009A3705">
      <w:pPr>
        <w:pStyle w:val="a7"/>
      </w:pPr>
      <w:r>
        <w:rPr>
          <w:rStyle w:val="a6"/>
        </w:rPr>
        <w:annotationRef/>
      </w:r>
      <w:r>
        <w:rPr>
          <w:rFonts w:hint="cs"/>
          <w:rtl/>
        </w:rPr>
        <w:t>תיקון סעיף</w:t>
      </w:r>
    </w:p>
  </w:comment>
  <w:comment w:id="219" w:author="אגנס ארבלי" w:date="2025-08-17T10:11:00Z" w:initials="AA">
    <w:p w14:paraId="17B9E4AC" w14:textId="01C7D28A" w:rsidR="009A3705" w:rsidRDefault="009A3705">
      <w:pPr>
        <w:pStyle w:val="a7"/>
      </w:pPr>
      <w:r>
        <w:rPr>
          <w:rStyle w:val="a6"/>
        </w:rPr>
        <w:annotationRef/>
      </w:r>
      <w:r>
        <w:rPr>
          <w:rFonts w:hint="cs"/>
          <w:rtl/>
        </w:rPr>
        <w:t>תיקון סעיף</w:t>
      </w:r>
    </w:p>
  </w:comment>
  <w:comment w:id="226" w:author="אגנס ארבלי" w:date="2025-08-17T09:58:00Z" w:initials="AA">
    <w:p w14:paraId="58F24D8E" w14:textId="58CAE587" w:rsidR="00441EAB" w:rsidRDefault="00441EAB">
      <w:pPr>
        <w:pStyle w:val="a7"/>
      </w:pPr>
      <w:r>
        <w:rPr>
          <w:rStyle w:val="a6"/>
        </w:rPr>
        <w:annotationRef/>
      </w:r>
      <w:r>
        <w:rPr>
          <w:rFonts w:hint="cs"/>
          <w:rtl/>
        </w:rPr>
        <w:t>תיקון סעיף</w:t>
      </w:r>
    </w:p>
  </w:comment>
  <w:comment w:id="231" w:author="אגנס ארבלי" w:date="2025-08-17T09:56:00Z" w:initials="AA">
    <w:p w14:paraId="76AB359C" w14:textId="75CCD425" w:rsidR="009872F0" w:rsidRDefault="009872F0">
      <w:pPr>
        <w:pStyle w:val="a7"/>
      </w:pPr>
      <w:r>
        <w:rPr>
          <w:rStyle w:val="a6"/>
        </w:rPr>
        <w:annotationRef/>
      </w:r>
      <w:r>
        <w:rPr>
          <w:rStyle w:val="a6"/>
          <w:rFonts w:hint="cs"/>
          <w:rtl/>
        </w:rPr>
        <w:t xml:space="preserve">תוספת </w:t>
      </w:r>
    </w:p>
  </w:comment>
  <w:comment w:id="285" w:author="אגנס ארבלי" w:date="2025-08-17T10:08:00Z" w:initials="AA">
    <w:p w14:paraId="1E5E8191" w14:textId="619EABB7" w:rsidR="009A3705" w:rsidRDefault="009A3705">
      <w:pPr>
        <w:pStyle w:val="a7"/>
      </w:pPr>
      <w:r>
        <w:rPr>
          <w:rStyle w:val="a6"/>
        </w:rPr>
        <w:annotationRef/>
      </w:r>
      <w:r>
        <w:rPr>
          <w:rFonts w:hint="cs"/>
          <w:rtl/>
        </w:rPr>
        <w:t>תוספת , סעיף חדש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8F2A62" w15:done="0"/>
  <w15:commentEx w15:paraId="62304167" w15:done="0"/>
  <w15:commentEx w15:paraId="1981DBC1" w15:done="0"/>
  <w15:commentEx w15:paraId="226BA539" w15:done="0"/>
  <w15:commentEx w15:paraId="68DD280F" w15:done="0"/>
  <w15:commentEx w15:paraId="06226F30" w15:done="0"/>
  <w15:commentEx w15:paraId="17B9E4AC" w15:done="0"/>
  <w15:commentEx w15:paraId="58F24D8E" w15:done="0"/>
  <w15:commentEx w15:paraId="76AB359C" w15:done="0"/>
  <w15:commentEx w15:paraId="1E5E81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4C216B" w16cex:dateUtc="2025-08-17T06:37:00Z"/>
  <w16cex:commentExtensible w16cex:durableId="2C4C25FA" w16cex:dateUtc="2025-08-17T06:57:00Z"/>
  <w16cex:commentExtensible w16cex:durableId="2C4C28C5" w16cex:dateUtc="2025-08-17T07:09:00Z"/>
  <w16cex:commentExtensible w16cex:durableId="2C4C23A8" w16cex:dateUtc="2025-08-17T06:47:00Z"/>
  <w16cex:commentExtensible w16cex:durableId="2C4C2547" w16cex:dateUtc="2025-08-17T06:54:00Z"/>
  <w16cex:commentExtensible w16cex:durableId="2C4C291A" w16cex:dateUtc="2025-08-17T07:10:00Z"/>
  <w16cex:commentExtensible w16cex:durableId="2C4C2964" w16cex:dateUtc="2025-08-17T07:11:00Z"/>
  <w16cex:commentExtensible w16cex:durableId="2C4C265F" w16cex:dateUtc="2025-08-17T06:58:00Z"/>
  <w16cex:commentExtensible w16cex:durableId="2C4C25C0" w16cex:dateUtc="2025-08-17T06:56:00Z"/>
  <w16cex:commentExtensible w16cex:durableId="2C4C289D" w16cex:dateUtc="2025-08-17T0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8F2A62" w16cid:durableId="2C4C216B"/>
  <w16cid:commentId w16cid:paraId="62304167" w16cid:durableId="2C4C25FA"/>
  <w16cid:commentId w16cid:paraId="1981DBC1" w16cid:durableId="2C4C28C5"/>
  <w16cid:commentId w16cid:paraId="226BA539" w16cid:durableId="2C4C23A8"/>
  <w16cid:commentId w16cid:paraId="68DD280F" w16cid:durableId="2C4C2547"/>
  <w16cid:commentId w16cid:paraId="06226F30" w16cid:durableId="2C4C291A"/>
  <w16cid:commentId w16cid:paraId="17B9E4AC" w16cid:durableId="2C4C2964"/>
  <w16cid:commentId w16cid:paraId="58F24D8E" w16cid:durableId="2C4C265F"/>
  <w16cid:commentId w16cid:paraId="76AB359C" w16cid:durableId="2C4C25C0"/>
  <w16cid:commentId w16cid:paraId="1E5E8191" w16cid:durableId="2C4C28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37DE1" w14:textId="77777777" w:rsidR="004C7ECE" w:rsidRDefault="004C7ECE">
      <w:pPr>
        <w:spacing w:line="240" w:lineRule="auto"/>
      </w:pPr>
      <w:r>
        <w:separator/>
      </w:r>
    </w:p>
  </w:endnote>
  <w:endnote w:type="continuationSeparator" w:id="0">
    <w:p w14:paraId="2FA6AF81" w14:textId="77777777" w:rsidR="004C7ECE" w:rsidRDefault="004C7E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15D11" w14:textId="77777777" w:rsidR="00F7220E" w:rsidRDefault="009A3705">
    <w:pPr>
      <w:pStyle w:val="aff1"/>
      <w:jc w:val="center"/>
    </w:pPr>
    <w:r>
      <w:fldChar w:fldCharType="begin"/>
    </w:r>
    <w:r>
      <w:instrText xml:space="preserve"> PAGE   \* MERGEFORMAT </w:instrText>
    </w:r>
    <w:r>
      <w:fldChar w:fldCharType="separate"/>
    </w:r>
    <w:r>
      <w:rPr>
        <w:noProof/>
        <w:rtl/>
      </w:rPr>
      <w:t>78</w:t>
    </w:r>
    <w:r>
      <w:rPr>
        <w:noProof/>
      </w:rPr>
      <w:fldChar w:fldCharType="end"/>
    </w:r>
  </w:p>
  <w:p w14:paraId="56DC1A09" w14:textId="77777777" w:rsidR="00F7220E" w:rsidRDefault="004C7ECE">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6273D" w14:textId="77777777" w:rsidR="004C7ECE" w:rsidRDefault="004C7ECE">
      <w:pPr>
        <w:spacing w:line="240" w:lineRule="auto"/>
      </w:pPr>
      <w:r>
        <w:separator/>
      </w:r>
    </w:p>
  </w:footnote>
  <w:footnote w:type="continuationSeparator" w:id="0">
    <w:p w14:paraId="75C4DB11" w14:textId="77777777" w:rsidR="004C7ECE" w:rsidRDefault="004C7E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D90"/>
    <w:multiLevelType w:val="multilevel"/>
    <w:tmpl w:val="C11E3CE4"/>
    <w:lvl w:ilvl="0">
      <w:start w:val="1"/>
      <w:numFmt w:val="hebrew1"/>
      <w:lvlText w:val="(%1)"/>
      <w:lvlJc w:val="left"/>
      <w:pPr>
        <w:tabs>
          <w:tab w:val="num" w:pos="1518"/>
        </w:tabs>
        <w:ind w:left="1518" w:hanging="540"/>
      </w:pPr>
      <w:rPr>
        <w:rFonts w:hint="default"/>
        <w:b/>
        <w:bCs w:val="0"/>
        <w:sz w:val="20"/>
        <w:u w:val="none"/>
      </w:rPr>
    </w:lvl>
    <w:lvl w:ilvl="1">
      <w:start w:val="5"/>
      <w:numFmt w:val="decimal"/>
      <w:lvlText w:val="%1.%2"/>
      <w:lvlJc w:val="left"/>
      <w:pPr>
        <w:tabs>
          <w:tab w:val="num" w:pos="528"/>
        </w:tabs>
        <w:ind w:left="528" w:hanging="540"/>
      </w:pPr>
      <w:rPr>
        <w:rFonts w:ascii="Arial" w:hAnsi="Arial" w:cs="Arial" w:hint="default"/>
      </w:rPr>
    </w:lvl>
    <w:lvl w:ilvl="2">
      <w:start w:val="1"/>
      <w:numFmt w:val="decimal"/>
      <w:lvlText w:val="%1.%2.%3"/>
      <w:lvlJc w:val="left"/>
      <w:pPr>
        <w:tabs>
          <w:tab w:val="num" w:pos="708"/>
        </w:tabs>
        <w:ind w:left="708" w:hanging="720"/>
      </w:pPr>
      <w:rPr>
        <w:rFonts w:cs="Times New Roman" w:hint="default"/>
      </w:rPr>
    </w:lvl>
    <w:lvl w:ilvl="3">
      <w:start w:val="1"/>
      <w:numFmt w:val="decimal"/>
      <w:lvlText w:val="%1.%2.%3.%4"/>
      <w:lvlJc w:val="left"/>
      <w:pPr>
        <w:tabs>
          <w:tab w:val="num" w:pos="1068"/>
        </w:tabs>
        <w:ind w:left="1068" w:hanging="1080"/>
      </w:pPr>
      <w:rPr>
        <w:rFonts w:cs="Times New Roman" w:hint="default"/>
      </w:rPr>
    </w:lvl>
    <w:lvl w:ilvl="4">
      <w:start w:val="1"/>
      <w:numFmt w:val="decimal"/>
      <w:lvlText w:val="%1.%2.%3.%4.%5"/>
      <w:lvlJc w:val="left"/>
      <w:pPr>
        <w:tabs>
          <w:tab w:val="num" w:pos="1068"/>
        </w:tabs>
        <w:ind w:left="1068" w:hanging="1080"/>
      </w:pPr>
      <w:rPr>
        <w:rFonts w:cs="Times New Roman" w:hint="default"/>
      </w:rPr>
    </w:lvl>
    <w:lvl w:ilvl="5">
      <w:start w:val="1"/>
      <w:numFmt w:val="decimal"/>
      <w:lvlText w:val="%1.%2.%3.%4.%5.%6"/>
      <w:lvlJc w:val="left"/>
      <w:pPr>
        <w:tabs>
          <w:tab w:val="num" w:pos="1428"/>
        </w:tabs>
        <w:ind w:left="1428" w:hanging="1440"/>
      </w:pPr>
      <w:rPr>
        <w:rFonts w:cs="Times New Roman" w:hint="default"/>
      </w:rPr>
    </w:lvl>
    <w:lvl w:ilvl="6">
      <w:start w:val="1"/>
      <w:numFmt w:val="decimal"/>
      <w:lvlText w:val="%1.%2.%3.%4.%5.%6.%7"/>
      <w:lvlJc w:val="left"/>
      <w:pPr>
        <w:tabs>
          <w:tab w:val="num" w:pos="1428"/>
        </w:tabs>
        <w:ind w:left="1428" w:hanging="1440"/>
      </w:pPr>
      <w:rPr>
        <w:rFonts w:cs="Times New Roman" w:hint="default"/>
      </w:rPr>
    </w:lvl>
    <w:lvl w:ilvl="7">
      <w:start w:val="1"/>
      <w:numFmt w:val="decimal"/>
      <w:lvlText w:val="%1.%2.%3.%4.%5.%6.%7.%8"/>
      <w:lvlJc w:val="left"/>
      <w:pPr>
        <w:tabs>
          <w:tab w:val="num" w:pos="1788"/>
        </w:tabs>
        <w:ind w:left="1788" w:hanging="1800"/>
      </w:pPr>
      <w:rPr>
        <w:rFonts w:cs="Times New Roman" w:hint="default"/>
      </w:rPr>
    </w:lvl>
    <w:lvl w:ilvl="8">
      <w:start w:val="1"/>
      <w:numFmt w:val="decimal"/>
      <w:lvlText w:val="%1.%2.%3.%4.%5.%6.%7.%8.%9"/>
      <w:lvlJc w:val="left"/>
      <w:pPr>
        <w:tabs>
          <w:tab w:val="num" w:pos="1788"/>
        </w:tabs>
        <w:ind w:left="1788" w:hanging="1800"/>
      </w:pPr>
      <w:rPr>
        <w:rFonts w:cs="Times New Roman" w:hint="default"/>
      </w:rPr>
    </w:lvl>
  </w:abstractNum>
  <w:abstractNum w:abstractNumId="1" w15:restartNumberingAfterBreak="0">
    <w:nsid w:val="03335FE8"/>
    <w:multiLevelType w:val="hybridMultilevel"/>
    <w:tmpl w:val="29B2E776"/>
    <w:lvl w:ilvl="0" w:tplc="59884EBA">
      <w:start w:val="1"/>
      <w:numFmt w:val="hebrew2"/>
      <w:lvlText w:val="%1-"/>
      <w:lvlJc w:val="left"/>
      <w:pPr>
        <w:tabs>
          <w:tab w:val="num" w:pos="720"/>
        </w:tabs>
        <w:ind w:left="720" w:hanging="360"/>
      </w:pPr>
    </w:lvl>
    <w:lvl w:ilvl="1" w:tplc="84D8B554" w:tentative="1">
      <w:start w:val="1"/>
      <w:numFmt w:val="hebrew2"/>
      <w:lvlText w:val="%2-"/>
      <w:lvlJc w:val="left"/>
      <w:pPr>
        <w:tabs>
          <w:tab w:val="num" w:pos="1440"/>
        </w:tabs>
        <w:ind w:left="1440" w:hanging="360"/>
      </w:pPr>
    </w:lvl>
    <w:lvl w:ilvl="2" w:tplc="CCD48766" w:tentative="1">
      <w:start w:val="1"/>
      <w:numFmt w:val="hebrew2"/>
      <w:lvlText w:val="%3-"/>
      <w:lvlJc w:val="left"/>
      <w:pPr>
        <w:tabs>
          <w:tab w:val="num" w:pos="2160"/>
        </w:tabs>
        <w:ind w:left="2160" w:hanging="360"/>
      </w:pPr>
    </w:lvl>
    <w:lvl w:ilvl="3" w:tplc="E4F8BF72" w:tentative="1">
      <w:start w:val="1"/>
      <w:numFmt w:val="hebrew2"/>
      <w:lvlText w:val="%4-"/>
      <w:lvlJc w:val="left"/>
      <w:pPr>
        <w:tabs>
          <w:tab w:val="num" w:pos="2880"/>
        </w:tabs>
        <w:ind w:left="2880" w:hanging="360"/>
      </w:pPr>
    </w:lvl>
    <w:lvl w:ilvl="4" w:tplc="18D2B954" w:tentative="1">
      <w:start w:val="1"/>
      <w:numFmt w:val="hebrew2"/>
      <w:lvlText w:val="%5-"/>
      <w:lvlJc w:val="left"/>
      <w:pPr>
        <w:tabs>
          <w:tab w:val="num" w:pos="3600"/>
        </w:tabs>
        <w:ind w:left="3600" w:hanging="360"/>
      </w:pPr>
    </w:lvl>
    <w:lvl w:ilvl="5" w:tplc="7E92177E" w:tentative="1">
      <w:start w:val="1"/>
      <w:numFmt w:val="hebrew2"/>
      <w:lvlText w:val="%6-"/>
      <w:lvlJc w:val="left"/>
      <w:pPr>
        <w:tabs>
          <w:tab w:val="num" w:pos="4320"/>
        </w:tabs>
        <w:ind w:left="4320" w:hanging="360"/>
      </w:pPr>
    </w:lvl>
    <w:lvl w:ilvl="6" w:tplc="BE22BAEE" w:tentative="1">
      <w:start w:val="1"/>
      <w:numFmt w:val="hebrew2"/>
      <w:lvlText w:val="%7-"/>
      <w:lvlJc w:val="left"/>
      <w:pPr>
        <w:tabs>
          <w:tab w:val="num" w:pos="5040"/>
        </w:tabs>
        <w:ind w:left="5040" w:hanging="360"/>
      </w:pPr>
    </w:lvl>
    <w:lvl w:ilvl="7" w:tplc="AF86296A" w:tentative="1">
      <w:start w:val="1"/>
      <w:numFmt w:val="hebrew2"/>
      <w:lvlText w:val="%8-"/>
      <w:lvlJc w:val="left"/>
      <w:pPr>
        <w:tabs>
          <w:tab w:val="num" w:pos="5760"/>
        </w:tabs>
        <w:ind w:left="5760" w:hanging="360"/>
      </w:pPr>
    </w:lvl>
    <w:lvl w:ilvl="8" w:tplc="34D89614" w:tentative="1">
      <w:start w:val="1"/>
      <w:numFmt w:val="hebrew2"/>
      <w:lvlText w:val="%9-"/>
      <w:lvlJc w:val="left"/>
      <w:pPr>
        <w:tabs>
          <w:tab w:val="num" w:pos="6480"/>
        </w:tabs>
        <w:ind w:left="6480" w:hanging="360"/>
      </w:pPr>
    </w:lvl>
  </w:abstractNum>
  <w:abstractNum w:abstractNumId="2" w15:restartNumberingAfterBreak="0">
    <w:nsid w:val="04BE18D1"/>
    <w:multiLevelType w:val="hybridMultilevel"/>
    <w:tmpl w:val="24E84B9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5205666"/>
    <w:multiLevelType w:val="hybridMultilevel"/>
    <w:tmpl w:val="6178B272"/>
    <w:lvl w:ilvl="0" w:tplc="04090013">
      <w:start w:val="1"/>
      <w:numFmt w:val="hebrew1"/>
      <w:lvlText w:val="%1."/>
      <w:lvlJc w:val="center"/>
      <w:pPr>
        <w:ind w:left="644"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1011F2"/>
    <w:multiLevelType w:val="multilevel"/>
    <w:tmpl w:val="3F5AE1B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E635E5"/>
    <w:multiLevelType w:val="hybridMultilevel"/>
    <w:tmpl w:val="66E259F6"/>
    <w:lvl w:ilvl="0" w:tplc="87A89CC0">
      <w:start w:val="4"/>
      <w:numFmt w:val="hebrew1"/>
      <w:lvlText w:val="%1."/>
      <w:lvlJc w:val="left"/>
      <w:pPr>
        <w:ind w:left="1080" w:hanging="360"/>
      </w:pPr>
      <w:rPr>
        <w:rFonts w:hint="default"/>
        <w:lang w:val="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EB2313"/>
    <w:multiLevelType w:val="hybridMultilevel"/>
    <w:tmpl w:val="FE6071E0"/>
    <w:lvl w:ilvl="0" w:tplc="04090001">
      <w:start w:val="1"/>
      <w:numFmt w:val="bullet"/>
      <w:lvlText w:val=""/>
      <w:lvlJc w:val="left"/>
      <w:pPr>
        <w:tabs>
          <w:tab w:val="num" w:pos="746"/>
        </w:tabs>
        <w:ind w:left="746" w:hanging="360"/>
      </w:pPr>
      <w:rPr>
        <w:rFonts w:ascii="Symbol" w:hAnsi="Symbol" w:hint="default"/>
      </w:rPr>
    </w:lvl>
    <w:lvl w:ilvl="1" w:tplc="04090003" w:tentative="1">
      <w:start w:val="1"/>
      <w:numFmt w:val="bullet"/>
      <w:lvlText w:val="o"/>
      <w:lvlJc w:val="left"/>
      <w:pPr>
        <w:tabs>
          <w:tab w:val="num" w:pos="1466"/>
        </w:tabs>
        <w:ind w:left="1466" w:hanging="360"/>
      </w:pPr>
      <w:rPr>
        <w:rFonts w:ascii="Courier New" w:hAnsi="Courier New" w:hint="default"/>
      </w:rPr>
    </w:lvl>
    <w:lvl w:ilvl="2" w:tplc="04090005" w:tentative="1">
      <w:start w:val="1"/>
      <w:numFmt w:val="bullet"/>
      <w:lvlText w:val=""/>
      <w:lvlJc w:val="left"/>
      <w:pPr>
        <w:tabs>
          <w:tab w:val="num" w:pos="2186"/>
        </w:tabs>
        <w:ind w:left="2186" w:hanging="360"/>
      </w:pPr>
      <w:rPr>
        <w:rFonts w:ascii="Wingdings" w:hAnsi="Wingdings" w:hint="default"/>
      </w:rPr>
    </w:lvl>
    <w:lvl w:ilvl="3" w:tplc="04090001" w:tentative="1">
      <w:start w:val="1"/>
      <w:numFmt w:val="bullet"/>
      <w:lvlText w:val=""/>
      <w:lvlJc w:val="left"/>
      <w:pPr>
        <w:tabs>
          <w:tab w:val="num" w:pos="2906"/>
        </w:tabs>
        <w:ind w:left="2906" w:hanging="360"/>
      </w:pPr>
      <w:rPr>
        <w:rFonts w:ascii="Symbol" w:hAnsi="Symbol" w:hint="default"/>
      </w:rPr>
    </w:lvl>
    <w:lvl w:ilvl="4" w:tplc="04090003" w:tentative="1">
      <w:start w:val="1"/>
      <w:numFmt w:val="bullet"/>
      <w:lvlText w:val="o"/>
      <w:lvlJc w:val="left"/>
      <w:pPr>
        <w:tabs>
          <w:tab w:val="num" w:pos="3626"/>
        </w:tabs>
        <w:ind w:left="3626" w:hanging="360"/>
      </w:pPr>
      <w:rPr>
        <w:rFonts w:ascii="Courier New" w:hAnsi="Courier New" w:hint="default"/>
      </w:rPr>
    </w:lvl>
    <w:lvl w:ilvl="5" w:tplc="04090005" w:tentative="1">
      <w:start w:val="1"/>
      <w:numFmt w:val="bullet"/>
      <w:lvlText w:val=""/>
      <w:lvlJc w:val="left"/>
      <w:pPr>
        <w:tabs>
          <w:tab w:val="num" w:pos="4346"/>
        </w:tabs>
        <w:ind w:left="4346" w:hanging="360"/>
      </w:pPr>
      <w:rPr>
        <w:rFonts w:ascii="Wingdings" w:hAnsi="Wingdings" w:hint="default"/>
      </w:rPr>
    </w:lvl>
    <w:lvl w:ilvl="6" w:tplc="04090001" w:tentative="1">
      <w:start w:val="1"/>
      <w:numFmt w:val="bullet"/>
      <w:lvlText w:val=""/>
      <w:lvlJc w:val="left"/>
      <w:pPr>
        <w:tabs>
          <w:tab w:val="num" w:pos="5066"/>
        </w:tabs>
        <w:ind w:left="5066" w:hanging="360"/>
      </w:pPr>
      <w:rPr>
        <w:rFonts w:ascii="Symbol" w:hAnsi="Symbol" w:hint="default"/>
      </w:rPr>
    </w:lvl>
    <w:lvl w:ilvl="7" w:tplc="04090003" w:tentative="1">
      <w:start w:val="1"/>
      <w:numFmt w:val="bullet"/>
      <w:lvlText w:val="o"/>
      <w:lvlJc w:val="left"/>
      <w:pPr>
        <w:tabs>
          <w:tab w:val="num" w:pos="5786"/>
        </w:tabs>
        <w:ind w:left="5786" w:hanging="360"/>
      </w:pPr>
      <w:rPr>
        <w:rFonts w:ascii="Courier New" w:hAnsi="Courier New" w:hint="default"/>
      </w:rPr>
    </w:lvl>
    <w:lvl w:ilvl="8" w:tplc="04090005" w:tentative="1">
      <w:start w:val="1"/>
      <w:numFmt w:val="bullet"/>
      <w:lvlText w:val=""/>
      <w:lvlJc w:val="left"/>
      <w:pPr>
        <w:tabs>
          <w:tab w:val="num" w:pos="6506"/>
        </w:tabs>
        <w:ind w:left="6506" w:hanging="360"/>
      </w:pPr>
      <w:rPr>
        <w:rFonts w:ascii="Wingdings" w:hAnsi="Wingdings" w:hint="default"/>
      </w:rPr>
    </w:lvl>
  </w:abstractNum>
  <w:abstractNum w:abstractNumId="7" w15:restartNumberingAfterBreak="0">
    <w:nsid w:val="0D9E1411"/>
    <w:multiLevelType w:val="hybridMultilevel"/>
    <w:tmpl w:val="0F2A0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C27B90"/>
    <w:multiLevelType w:val="hybridMultilevel"/>
    <w:tmpl w:val="239688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2C1172D"/>
    <w:multiLevelType w:val="multilevel"/>
    <w:tmpl w:val="3F5AE1B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9456AD"/>
    <w:multiLevelType w:val="hybridMultilevel"/>
    <w:tmpl w:val="EDD6E882"/>
    <w:lvl w:ilvl="0" w:tplc="8AE86836">
      <w:start w:val="1"/>
      <w:numFmt w:val="decimal"/>
      <w:lvlText w:val="%1."/>
      <w:lvlJc w:val="left"/>
      <w:pPr>
        <w:ind w:left="720" w:hanging="360"/>
      </w:pPr>
      <w:rPr>
        <w:rFonts w:hint="default"/>
        <w:b/>
        <w:bCs/>
      </w:rPr>
    </w:lvl>
    <w:lvl w:ilvl="1" w:tplc="04090013">
      <w:start w:val="1"/>
      <w:numFmt w:val="hebrew1"/>
      <w:lvlText w:val="%2."/>
      <w:lvlJc w:val="center"/>
      <w:pPr>
        <w:ind w:left="1440" w:hanging="360"/>
      </w:pPr>
      <w:rPr>
        <w:b/>
        <w:bCs w:val="0"/>
        <w:sz w:val="20"/>
        <w:u w:val="none"/>
      </w:rPr>
    </w:lvl>
    <w:lvl w:ilvl="2" w:tplc="5374198A">
      <w:start w:val="1"/>
      <w:numFmt w:val="hebrew1"/>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C64D8A"/>
    <w:multiLevelType w:val="hybridMultilevel"/>
    <w:tmpl w:val="F9A860EE"/>
    <w:lvl w:ilvl="0" w:tplc="E09C70AA">
      <w:start w:val="1"/>
      <w:numFmt w:val="bullet"/>
      <w:lvlText w:val="•"/>
      <w:lvlJc w:val="left"/>
      <w:pPr>
        <w:tabs>
          <w:tab w:val="num" w:pos="720"/>
        </w:tabs>
        <w:ind w:left="720" w:hanging="360"/>
      </w:pPr>
      <w:rPr>
        <w:rFonts w:ascii="Arial" w:hAnsi="Arial" w:hint="default"/>
      </w:rPr>
    </w:lvl>
    <w:lvl w:ilvl="1" w:tplc="A026464C" w:tentative="1">
      <w:start w:val="1"/>
      <w:numFmt w:val="bullet"/>
      <w:lvlText w:val="•"/>
      <w:lvlJc w:val="left"/>
      <w:pPr>
        <w:tabs>
          <w:tab w:val="num" w:pos="1440"/>
        </w:tabs>
        <w:ind w:left="1440" w:hanging="360"/>
      </w:pPr>
      <w:rPr>
        <w:rFonts w:ascii="Arial" w:hAnsi="Arial" w:hint="default"/>
      </w:rPr>
    </w:lvl>
    <w:lvl w:ilvl="2" w:tplc="2D98A9B4" w:tentative="1">
      <w:start w:val="1"/>
      <w:numFmt w:val="bullet"/>
      <w:lvlText w:val="•"/>
      <w:lvlJc w:val="left"/>
      <w:pPr>
        <w:tabs>
          <w:tab w:val="num" w:pos="2160"/>
        </w:tabs>
        <w:ind w:left="2160" w:hanging="360"/>
      </w:pPr>
      <w:rPr>
        <w:rFonts w:ascii="Arial" w:hAnsi="Arial" w:hint="default"/>
      </w:rPr>
    </w:lvl>
    <w:lvl w:ilvl="3" w:tplc="11FC2F9C" w:tentative="1">
      <w:start w:val="1"/>
      <w:numFmt w:val="bullet"/>
      <w:lvlText w:val="•"/>
      <w:lvlJc w:val="left"/>
      <w:pPr>
        <w:tabs>
          <w:tab w:val="num" w:pos="2880"/>
        </w:tabs>
        <w:ind w:left="2880" w:hanging="360"/>
      </w:pPr>
      <w:rPr>
        <w:rFonts w:ascii="Arial" w:hAnsi="Arial" w:hint="default"/>
      </w:rPr>
    </w:lvl>
    <w:lvl w:ilvl="4" w:tplc="E3303CDE" w:tentative="1">
      <w:start w:val="1"/>
      <w:numFmt w:val="bullet"/>
      <w:lvlText w:val="•"/>
      <w:lvlJc w:val="left"/>
      <w:pPr>
        <w:tabs>
          <w:tab w:val="num" w:pos="3600"/>
        </w:tabs>
        <w:ind w:left="3600" w:hanging="360"/>
      </w:pPr>
      <w:rPr>
        <w:rFonts w:ascii="Arial" w:hAnsi="Arial" w:hint="default"/>
      </w:rPr>
    </w:lvl>
    <w:lvl w:ilvl="5" w:tplc="8BE41A9E" w:tentative="1">
      <w:start w:val="1"/>
      <w:numFmt w:val="bullet"/>
      <w:lvlText w:val="•"/>
      <w:lvlJc w:val="left"/>
      <w:pPr>
        <w:tabs>
          <w:tab w:val="num" w:pos="4320"/>
        </w:tabs>
        <w:ind w:left="4320" w:hanging="360"/>
      </w:pPr>
      <w:rPr>
        <w:rFonts w:ascii="Arial" w:hAnsi="Arial" w:hint="default"/>
      </w:rPr>
    </w:lvl>
    <w:lvl w:ilvl="6" w:tplc="8DD0D796" w:tentative="1">
      <w:start w:val="1"/>
      <w:numFmt w:val="bullet"/>
      <w:lvlText w:val="•"/>
      <w:lvlJc w:val="left"/>
      <w:pPr>
        <w:tabs>
          <w:tab w:val="num" w:pos="5040"/>
        </w:tabs>
        <w:ind w:left="5040" w:hanging="360"/>
      </w:pPr>
      <w:rPr>
        <w:rFonts w:ascii="Arial" w:hAnsi="Arial" w:hint="default"/>
      </w:rPr>
    </w:lvl>
    <w:lvl w:ilvl="7" w:tplc="400EB9E0" w:tentative="1">
      <w:start w:val="1"/>
      <w:numFmt w:val="bullet"/>
      <w:lvlText w:val="•"/>
      <w:lvlJc w:val="left"/>
      <w:pPr>
        <w:tabs>
          <w:tab w:val="num" w:pos="5760"/>
        </w:tabs>
        <w:ind w:left="5760" w:hanging="360"/>
      </w:pPr>
      <w:rPr>
        <w:rFonts w:ascii="Arial" w:hAnsi="Arial" w:hint="default"/>
      </w:rPr>
    </w:lvl>
    <w:lvl w:ilvl="8" w:tplc="5BA67C5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AB55950"/>
    <w:multiLevelType w:val="hybridMultilevel"/>
    <w:tmpl w:val="3E188E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CAD61A8"/>
    <w:multiLevelType w:val="hybridMultilevel"/>
    <w:tmpl w:val="67442E94"/>
    <w:lvl w:ilvl="0" w:tplc="3D84432C">
      <w:start w:val="1"/>
      <w:numFmt w:val="decimal"/>
      <w:lvlText w:val="%1."/>
      <w:lvlJc w:val="left"/>
      <w:pPr>
        <w:tabs>
          <w:tab w:val="num" w:pos="360"/>
        </w:tabs>
        <w:ind w:left="360" w:hanging="360"/>
      </w:pPr>
    </w:lvl>
    <w:lvl w:ilvl="1" w:tplc="5614CBDC" w:tentative="1">
      <w:start w:val="1"/>
      <w:numFmt w:val="decimal"/>
      <w:lvlText w:val="%2."/>
      <w:lvlJc w:val="left"/>
      <w:pPr>
        <w:tabs>
          <w:tab w:val="num" w:pos="1080"/>
        </w:tabs>
        <w:ind w:left="1080" w:hanging="360"/>
      </w:pPr>
    </w:lvl>
    <w:lvl w:ilvl="2" w:tplc="3C1439CA" w:tentative="1">
      <w:start w:val="1"/>
      <w:numFmt w:val="decimal"/>
      <w:lvlText w:val="%3."/>
      <w:lvlJc w:val="left"/>
      <w:pPr>
        <w:tabs>
          <w:tab w:val="num" w:pos="1800"/>
        </w:tabs>
        <w:ind w:left="1800" w:hanging="360"/>
      </w:pPr>
    </w:lvl>
    <w:lvl w:ilvl="3" w:tplc="7360AA60" w:tentative="1">
      <w:start w:val="1"/>
      <w:numFmt w:val="decimal"/>
      <w:lvlText w:val="%4."/>
      <w:lvlJc w:val="left"/>
      <w:pPr>
        <w:tabs>
          <w:tab w:val="num" w:pos="2520"/>
        </w:tabs>
        <w:ind w:left="2520" w:hanging="360"/>
      </w:pPr>
    </w:lvl>
    <w:lvl w:ilvl="4" w:tplc="D520AC7E" w:tentative="1">
      <w:start w:val="1"/>
      <w:numFmt w:val="decimal"/>
      <w:lvlText w:val="%5."/>
      <w:lvlJc w:val="left"/>
      <w:pPr>
        <w:tabs>
          <w:tab w:val="num" w:pos="3240"/>
        </w:tabs>
        <w:ind w:left="3240" w:hanging="360"/>
      </w:pPr>
    </w:lvl>
    <w:lvl w:ilvl="5" w:tplc="FEA00532" w:tentative="1">
      <w:start w:val="1"/>
      <w:numFmt w:val="decimal"/>
      <w:lvlText w:val="%6."/>
      <w:lvlJc w:val="left"/>
      <w:pPr>
        <w:tabs>
          <w:tab w:val="num" w:pos="3960"/>
        </w:tabs>
        <w:ind w:left="3960" w:hanging="360"/>
      </w:pPr>
    </w:lvl>
    <w:lvl w:ilvl="6" w:tplc="AD48390C" w:tentative="1">
      <w:start w:val="1"/>
      <w:numFmt w:val="decimal"/>
      <w:lvlText w:val="%7."/>
      <w:lvlJc w:val="left"/>
      <w:pPr>
        <w:tabs>
          <w:tab w:val="num" w:pos="4680"/>
        </w:tabs>
        <w:ind w:left="4680" w:hanging="360"/>
      </w:pPr>
    </w:lvl>
    <w:lvl w:ilvl="7" w:tplc="EA16F7F2" w:tentative="1">
      <w:start w:val="1"/>
      <w:numFmt w:val="decimal"/>
      <w:lvlText w:val="%8."/>
      <w:lvlJc w:val="left"/>
      <w:pPr>
        <w:tabs>
          <w:tab w:val="num" w:pos="5400"/>
        </w:tabs>
        <w:ind w:left="5400" w:hanging="360"/>
      </w:pPr>
    </w:lvl>
    <w:lvl w:ilvl="8" w:tplc="B60C7AAC" w:tentative="1">
      <w:start w:val="1"/>
      <w:numFmt w:val="decimal"/>
      <w:lvlText w:val="%9."/>
      <w:lvlJc w:val="left"/>
      <w:pPr>
        <w:tabs>
          <w:tab w:val="num" w:pos="6120"/>
        </w:tabs>
        <w:ind w:left="6120" w:hanging="360"/>
      </w:pPr>
    </w:lvl>
  </w:abstractNum>
  <w:abstractNum w:abstractNumId="14" w15:restartNumberingAfterBreak="0">
    <w:nsid w:val="1F884F47"/>
    <w:multiLevelType w:val="multilevel"/>
    <w:tmpl w:val="4C3AA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A23B5"/>
    <w:multiLevelType w:val="hybridMultilevel"/>
    <w:tmpl w:val="10D29D3A"/>
    <w:lvl w:ilvl="0" w:tplc="39C246C2">
      <w:start w:val="1"/>
      <w:numFmt w:val="bullet"/>
      <w:lvlText w:val="❖"/>
      <w:lvlJc w:val="left"/>
      <w:pPr>
        <w:tabs>
          <w:tab w:val="num" w:pos="720"/>
        </w:tabs>
        <w:ind w:left="720" w:hanging="360"/>
      </w:pPr>
      <w:rPr>
        <w:rFonts w:ascii="Segoe UI Symbol" w:hAnsi="Segoe UI Symbol" w:hint="default"/>
      </w:rPr>
    </w:lvl>
    <w:lvl w:ilvl="1" w:tplc="FED034CC" w:tentative="1">
      <w:start w:val="1"/>
      <w:numFmt w:val="bullet"/>
      <w:lvlText w:val="❖"/>
      <w:lvlJc w:val="left"/>
      <w:pPr>
        <w:tabs>
          <w:tab w:val="num" w:pos="1440"/>
        </w:tabs>
        <w:ind w:left="1440" w:hanging="360"/>
      </w:pPr>
      <w:rPr>
        <w:rFonts w:ascii="Segoe UI Symbol" w:hAnsi="Segoe UI Symbol" w:hint="default"/>
      </w:rPr>
    </w:lvl>
    <w:lvl w:ilvl="2" w:tplc="E688813C" w:tentative="1">
      <w:start w:val="1"/>
      <w:numFmt w:val="bullet"/>
      <w:lvlText w:val="❖"/>
      <w:lvlJc w:val="left"/>
      <w:pPr>
        <w:tabs>
          <w:tab w:val="num" w:pos="2160"/>
        </w:tabs>
        <w:ind w:left="2160" w:hanging="360"/>
      </w:pPr>
      <w:rPr>
        <w:rFonts w:ascii="Segoe UI Symbol" w:hAnsi="Segoe UI Symbol" w:hint="default"/>
      </w:rPr>
    </w:lvl>
    <w:lvl w:ilvl="3" w:tplc="83888E4C" w:tentative="1">
      <w:start w:val="1"/>
      <w:numFmt w:val="bullet"/>
      <w:lvlText w:val="❖"/>
      <w:lvlJc w:val="left"/>
      <w:pPr>
        <w:tabs>
          <w:tab w:val="num" w:pos="2880"/>
        </w:tabs>
        <w:ind w:left="2880" w:hanging="360"/>
      </w:pPr>
      <w:rPr>
        <w:rFonts w:ascii="Segoe UI Symbol" w:hAnsi="Segoe UI Symbol" w:hint="default"/>
      </w:rPr>
    </w:lvl>
    <w:lvl w:ilvl="4" w:tplc="76F4014E" w:tentative="1">
      <w:start w:val="1"/>
      <w:numFmt w:val="bullet"/>
      <w:lvlText w:val="❖"/>
      <w:lvlJc w:val="left"/>
      <w:pPr>
        <w:tabs>
          <w:tab w:val="num" w:pos="3600"/>
        </w:tabs>
        <w:ind w:left="3600" w:hanging="360"/>
      </w:pPr>
      <w:rPr>
        <w:rFonts w:ascii="Segoe UI Symbol" w:hAnsi="Segoe UI Symbol" w:hint="default"/>
      </w:rPr>
    </w:lvl>
    <w:lvl w:ilvl="5" w:tplc="8ABA7466" w:tentative="1">
      <w:start w:val="1"/>
      <w:numFmt w:val="bullet"/>
      <w:lvlText w:val="❖"/>
      <w:lvlJc w:val="left"/>
      <w:pPr>
        <w:tabs>
          <w:tab w:val="num" w:pos="4320"/>
        </w:tabs>
        <w:ind w:left="4320" w:hanging="360"/>
      </w:pPr>
      <w:rPr>
        <w:rFonts w:ascii="Segoe UI Symbol" w:hAnsi="Segoe UI Symbol" w:hint="default"/>
      </w:rPr>
    </w:lvl>
    <w:lvl w:ilvl="6" w:tplc="F2E4D71C" w:tentative="1">
      <w:start w:val="1"/>
      <w:numFmt w:val="bullet"/>
      <w:lvlText w:val="❖"/>
      <w:lvlJc w:val="left"/>
      <w:pPr>
        <w:tabs>
          <w:tab w:val="num" w:pos="5040"/>
        </w:tabs>
        <w:ind w:left="5040" w:hanging="360"/>
      </w:pPr>
      <w:rPr>
        <w:rFonts w:ascii="Segoe UI Symbol" w:hAnsi="Segoe UI Symbol" w:hint="default"/>
      </w:rPr>
    </w:lvl>
    <w:lvl w:ilvl="7" w:tplc="D5D4CD0A" w:tentative="1">
      <w:start w:val="1"/>
      <w:numFmt w:val="bullet"/>
      <w:lvlText w:val="❖"/>
      <w:lvlJc w:val="left"/>
      <w:pPr>
        <w:tabs>
          <w:tab w:val="num" w:pos="5760"/>
        </w:tabs>
        <w:ind w:left="5760" w:hanging="360"/>
      </w:pPr>
      <w:rPr>
        <w:rFonts w:ascii="Segoe UI Symbol" w:hAnsi="Segoe UI Symbol" w:hint="default"/>
      </w:rPr>
    </w:lvl>
    <w:lvl w:ilvl="8" w:tplc="8D1E4A56" w:tentative="1">
      <w:start w:val="1"/>
      <w:numFmt w:val="bullet"/>
      <w:lvlText w:val="❖"/>
      <w:lvlJc w:val="left"/>
      <w:pPr>
        <w:tabs>
          <w:tab w:val="num" w:pos="6480"/>
        </w:tabs>
        <w:ind w:left="6480" w:hanging="360"/>
      </w:pPr>
      <w:rPr>
        <w:rFonts w:ascii="Segoe UI Symbol" w:hAnsi="Segoe UI Symbol" w:hint="default"/>
      </w:rPr>
    </w:lvl>
  </w:abstractNum>
  <w:abstractNum w:abstractNumId="16" w15:restartNumberingAfterBreak="0">
    <w:nsid w:val="20CC668A"/>
    <w:multiLevelType w:val="hybridMultilevel"/>
    <w:tmpl w:val="ECBEFE44"/>
    <w:lvl w:ilvl="0" w:tplc="5C48A0D4">
      <w:start w:val="1"/>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1032784"/>
    <w:multiLevelType w:val="multilevel"/>
    <w:tmpl w:val="4F32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A27F39"/>
    <w:multiLevelType w:val="hybridMultilevel"/>
    <w:tmpl w:val="0A8AC028"/>
    <w:lvl w:ilvl="0" w:tplc="9D74EA86">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EC1683"/>
    <w:multiLevelType w:val="hybridMultilevel"/>
    <w:tmpl w:val="91585D50"/>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3">
      <w:start w:val="1"/>
      <w:numFmt w:val="hebrew1"/>
      <w:lvlText w:val="%3."/>
      <w:lvlJc w:val="center"/>
      <w:pPr>
        <w:ind w:left="1172"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6677135"/>
    <w:multiLevelType w:val="hybridMultilevel"/>
    <w:tmpl w:val="30B05442"/>
    <w:lvl w:ilvl="0" w:tplc="04090013">
      <w:start w:val="1"/>
      <w:numFmt w:val="hebrew1"/>
      <w:lvlText w:val="%1."/>
      <w:lvlJc w:val="center"/>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113777"/>
    <w:multiLevelType w:val="multilevel"/>
    <w:tmpl w:val="FE325770"/>
    <w:lvl w:ilvl="0">
      <w:start w:val="7"/>
      <w:numFmt w:val="decimal"/>
      <w:lvlText w:val="%1"/>
      <w:lvlJc w:val="left"/>
      <w:pPr>
        <w:ind w:left="360" w:hanging="360"/>
      </w:pPr>
      <w:rPr>
        <w:rFonts w:hint="default"/>
      </w:rPr>
    </w:lvl>
    <w:lvl w:ilvl="1">
      <w:start w:val="1"/>
      <w:numFmt w:val="decimal"/>
      <w:lvlText w:val="%1.%2"/>
      <w:lvlJc w:val="left"/>
      <w:pPr>
        <w:ind w:left="1173" w:hanging="36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8304" w:hanging="1800"/>
      </w:pPr>
      <w:rPr>
        <w:rFonts w:hint="default"/>
      </w:rPr>
    </w:lvl>
  </w:abstractNum>
  <w:abstractNum w:abstractNumId="22" w15:restartNumberingAfterBreak="0">
    <w:nsid w:val="2C491C1C"/>
    <w:multiLevelType w:val="hybridMultilevel"/>
    <w:tmpl w:val="4A34116E"/>
    <w:lvl w:ilvl="0" w:tplc="F8F8FBAA">
      <w:start w:val="1"/>
      <w:numFmt w:val="bullet"/>
      <w:lvlText w:val="•"/>
      <w:lvlJc w:val="left"/>
      <w:pPr>
        <w:tabs>
          <w:tab w:val="num" w:pos="720"/>
        </w:tabs>
        <w:ind w:left="720" w:hanging="360"/>
      </w:pPr>
      <w:rPr>
        <w:rFonts w:ascii="Arial" w:hAnsi="Arial" w:hint="default"/>
      </w:rPr>
    </w:lvl>
    <w:lvl w:ilvl="1" w:tplc="6F128DB6" w:tentative="1">
      <w:start w:val="1"/>
      <w:numFmt w:val="bullet"/>
      <w:lvlText w:val="•"/>
      <w:lvlJc w:val="left"/>
      <w:pPr>
        <w:tabs>
          <w:tab w:val="num" w:pos="1440"/>
        </w:tabs>
        <w:ind w:left="1440" w:hanging="360"/>
      </w:pPr>
      <w:rPr>
        <w:rFonts w:ascii="Arial" w:hAnsi="Arial" w:hint="default"/>
      </w:rPr>
    </w:lvl>
    <w:lvl w:ilvl="2" w:tplc="F7E817B8" w:tentative="1">
      <w:start w:val="1"/>
      <w:numFmt w:val="bullet"/>
      <w:lvlText w:val="•"/>
      <w:lvlJc w:val="left"/>
      <w:pPr>
        <w:tabs>
          <w:tab w:val="num" w:pos="2160"/>
        </w:tabs>
        <w:ind w:left="2160" w:hanging="360"/>
      </w:pPr>
      <w:rPr>
        <w:rFonts w:ascii="Arial" w:hAnsi="Arial" w:hint="default"/>
      </w:rPr>
    </w:lvl>
    <w:lvl w:ilvl="3" w:tplc="5816BA50" w:tentative="1">
      <w:start w:val="1"/>
      <w:numFmt w:val="bullet"/>
      <w:lvlText w:val="•"/>
      <w:lvlJc w:val="left"/>
      <w:pPr>
        <w:tabs>
          <w:tab w:val="num" w:pos="2880"/>
        </w:tabs>
        <w:ind w:left="2880" w:hanging="360"/>
      </w:pPr>
      <w:rPr>
        <w:rFonts w:ascii="Arial" w:hAnsi="Arial" w:hint="default"/>
      </w:rPr>
    </w:lvl>
    <w:lvl w:ilvl="4" w:tplc="0854B81A" w:tentative="1">
      <w:start w:val="1"/>
      <w:numFmt w:val="bullet"/>
      <w:lvlText w:val="•"/>
      <w:lvlJc w:val="left"/>
      <w:pPr>
        <w:tabs>
          <w:tab w:val="num" w:pos="3600"/>
        </w:tabs>
        <w:ind w:left="3600" w:hanging="360"/>
      </w:pPr>
      <w:rPr>
        <w:rFonts w:ascii="Arial" w:hAnsi="Arial" w:hint="default"/>
      </w:rPr>
    </w:lvl>
    <w:lvl w:ilvl="5" w:tplc="38CC5102" w:tentative="1">
      <w:start w:val="1"/>
      <w:numFmt w:val="bullet"/>
      <w:lvlText w:val="•"/>
      <w:lvlJc w:val="left"/>
      <w:pPr>
        <w:tabs>
          <w:tab w:val="num" w:pos="4320"/>
        </w:tabs>
        <w:ind w:left="4320" w:hanging="360"/>
      </w:pPr>
      <w:rPr>
        <w:rFonts w:ascii="Arial" w:hAnsi="Arial" w:hint="default"/>
      </w:rPr>
    </w:lvl>
    <w:lvl w:ilvl="6" w:tplc="2CA2B692" w:tentative="1">
      <w:start w:val="1"/>
      <w:numFmt w:val="bullet"/>
      <w:lvlText w:val="•"/>
      <w:lvlJc w:val="left"/>
      <w:pPr>
        <w:tabs>
          <w:tab w:val="num" w:pos="5040"/>
        </w:tabs>
        <w:ind w:left="5040" w:hanging="360"/>
      </w:pPr>
      <w:rPr>
        <w:rFonts w:ascii="Arial" w:hAnsi="Arial" w:hint="default"/>
      </w:rPr>
    </w:lvl>
    <w:lvl w:ilvl="7" w:tplc="86166900" w:tentative="1">
      <w:start w:val="1"/>
      <w:numFmt w:val="bullet"/>
      <w:lvlText w:val="•"/>
      <w:lvlJc w:val="left"/>
      <w:pPr>
        <w:tabs>
          <w:tab w:val="num" w:pos="5760"/>
        </w:tabs>
        <w:ind w:left="5760" w:hanging="360"/>
      </w:pPr>
      <w:rPr>
        <w:rFonts w:ascii="Arial" w:hAnsi="Arial" w:hint="default"/>
      </w:rPr>
    </w:lvl>
    <w:lvl w:ilvl="8" w:tplc="BE762C6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C5158D6"/>
    <w:multiLevelType w:val="hybridMultilevel"/>
    <w:tmpl w:val="BF9A2B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D34945"/>
    <w:multiLevelType w:val="hybridMultilevel"/>
    <w:tmpl w:val="62F27220"/>
    <w:lvl w:ilvl="0" w:tplc="C9D47F2E">
      <w:start w:val="1"/>
      <w:numFmt w:val="decimal"/>
      <w:lvlText w:val="%1)"/>
      <w:lvlJc w:val="left"/>
      <w:pPr>
        <w:tabs>
          <w:tab w:val="num" w:pos="1080"/>
        </w:tabs>
        <w:ind w:left="1080" w:hanging="360"/>
      </w:pPr>
    </w:lvl>
    <w:lvl w:ilvl="1" w:tplc="9EEC4D7E" w:tentative="1">
      <w:start w:val="1"/>
      <w:numFmt w:val="decimal"/>
      <w:lvlText w:val="%2)"/>
      <w:lvlJc w:val="left"/>
      <w:pPr>
        <w:tabs>
          <w:tab w:val="num" w:pos="1800"/>
        </w:tabs>
        <w:ind w:left="1800" w:hanging="360"/>
      </w:pPr>
    </w:lvl>
    <w:lvl w:ilvl="2" w:tplc="3604AC6A" w:tentative="1">
      <w:start w:val="1"/>
      <w:numFmt w:val="decimal"/>
      <w:lvlText w:val="%3)"/>
      <w:lvlJc w:val="left"/>
      <w:pPr>
        <w:tabs>
          <w:tab w:val="num" w:pos="2520"/>
        </w:tabs>
        <w:ind w:left="2520" w:hanging="360"/>
      </w:pPr>
    </w:lvl>
    <w:lvl w:ilvl="3" w:tplc="033C727A" w:tentative="1">
      <w:start w:val="1"/>
      <w:numFmt w:val="decimal"/>
      <w:lvlText w:val="%4)"/>
      <w:lvlJc w:val="left"/>
      <w:pPr>
        <w:tabs>
          <w:tab w:val="num" w:pos="3240"/>
        </w:tabs>
        <w:ind w:left="3240" w:hanging="360"/>
      </w:pPr>
    </w:lvl>
    <w:lvl w:ilvl="4" w:tplc="356E1884" w:tentative="1">
      <w:start w:val="1"/>
      <w:numFmt w:val="decimal"/>
      <w:lvlText w:val="%5)"/>
      <w:lvlJc w:val="left"/>
      <w:pPr>
        <w:tabs>
          <w:tab w:val="num" w:pos="3960"/>
        </w:tabs>
        <w:ind w:left="3960" w:hanging="360"/>
      </w:pPr>
    </w:lvl>
    <w:lvl w:ilvl="5" w:tplc="F3BE8A12" w:tentative="1">
      <w:start w:val="1"/>
      <w:numFmt w:val="decimal"/>
      <w:lvlText w:val="%6)"/>
      <w:lvlJc w:val="left"/>
      <w:pPr>
        <w:tabs>
          <w:tab w:val="num" w:pos="4680"/>
        </w:tabs>
        <w:ind w:left="4680" w:hanging="360"/>
      </w:pPr>
    </w:lvl>
    <w:lvl w:ilvl="6" w:tplc="5D2A6D80" w:tentative="1">
      <w:start w:val="1"/>
      <w:numFmt w:val="decimal"/>
      <w:lvlText w:val="%7)"/>
      <w:lvlJc w:val="left"/>
      <w:pPr>
        <w:tabs>
          <w:tab w:val="num" w:pos="5400"/>
        </w:tabs>
        <w:ind w:left="5400" w:hanging="360"/>
      </w:pPr>
    </w:lvl>
    <w:lvl w:ilvl="7" w:tplc="549421BC" w:tentative="1">
      <w:start w:val="1"/>
      <w:numFmt w:val="decimal"/>
      <w:lvlText w:val="%8)"/>
      <w:lvlJc w:val="left"/>
      <w:pPr>
        <w:tabs>
          <w:tab w:val="num" w:pos="6120"/>
        </w:tabs>
        <w:ind w:left="6120" w:hanging="360"/>
      </w:pPr>
    </w:lvl>
    <w:lvl w:ilvl="8" w:tplc="89FE380C" w:tentative="1">
      <w:start w:val="1"/>
      <w:numFmt w:val="decimal"/>
      <w:lvlText w:val="%9)"/>
      <w:lvlJc w:val="left"/>
      <w:pPr>
        <w:tabs>
          <w:tab w:val="num" w:pos="6840"/>
        </w:tabs>
        <w:ind w:left="6840" w:hanging="360"/>
      </w:pPr>
    </w:lvl>
  </w:abstractNum>
  <w:abstractNum w:abstractNumId="25" w15:restartNumberingAfterBreak="0">
    <w:nsid w:val="301146FD"/>
    <w:multiLevelType w:val="multilevel"/>
    <w:tmpl w:val="208AC0A2"/>
    <w:lvl w:ilvl="0">
      <w:start w:val="4"/>
      <w:numFmt w:val="decimal"/>
      <w:lvlText w:val="%1"/>
      <w:lvlJc w:val="left"/>
      <w:pPr>
        <w:tabs>
          <w:tab w:val="num" w:pos="720"/>
        </w:tabs>
        <w:ind w:left="720" w:hanging="720"/>
      </w:pPr>
      <w:rPr>
        <w:rFonts w:cs="Times New Roman" w:hint="default"/>
      </w:rPr>
    </w:lvl>
    <w:lvl w:ilvl="1">
      <w:start w:val="6"/>
      <w:numFmt w:val="decimal"/>
      <w:lvlText w:val="%1.%2"/>
      <w:lvlJc w:val="left"/>
      <w:pPr>
        <w:tabs>
          <w:tab w:val="num" w:pos="733"/>
        </w:tabs>
        <w:ind w:left="733" w:hanging="720"/>
      </w:pPr>
      <w:rPr>
        <w:rFonts w:ascii="Arial" w:hAnsi="Arial" w:cs="Arial" w:hint="default"/>
      </w:rPr>
    </w:lvl>
    <w:lvl w:ilvl="2">
      <w:start w:val="1"/>
      <w:numFmt w:val="decimal"/>
      <w:lvlText w:val="%1.%2.%3"/>
      <w:lvlJc w:val="left"/>
      <w:pPr>
        <w:tabs>
          <w:tab w:val="num" w:pos="746"/>
        </w:tabs>
        <w:ind w:left="746" w:hanging="720"/>
      </w:pPr>
      <w:rPr>
        <w:rFonts w:ascii="Arial" w:hAnsi="Arial" w:cs="Arial" w:hint="default"/>
      </w:rPr>
    </w:lvl>
    <w:lvl w:ilvl="3">
      <w:start w:val="1"/>
      <w:numFmt w:val="decimal"/>
      <w:lvlText w:val="%1.%2.%3.%4"/>
      <w:lvlJc w:val="left"/>
      <w:pPr>
        <w:tabs>
          <w:tab w:val="num" w:pos="1119"/>
        </w:tabs>
        <w:ind w:left="1119" w:hanging="1080"/>
      </w:pPr>
      <w:rPr>
        <w:rFonts w:cs="Times New Roman" w:hint="default"/>
      </w:rPr>
    </w:lvl>
    <w:lvl w:ilvl="4">
      <w:start w:val="1"/>
      <w:numFmt w:val="decimal"/>
      <w:lvlText w:val="%1.%2.%3.%4.%5"/>
      <w:lvlJc w:val="left"/>
      <w:pPr>
        <w:tabs>
          <w:tab w:val="num" w:pos="1132"/>
        </w:tabs>
        <w:ind w:left="1132" w:hanging="1080"/>
      </w:pPr>
      <w:rPr>
        <w:rFonts w:cs="Times New Roman" w:hint="default"/>
      </w:rPr>
    </w:lvl>
    <w:lvl w:ilvl="5">
      <w:start w:val="1"/>
      <w:numFmt w:val="decimal"/>
      <w:lvlText w:val="%1.%2.%3.%4.%5.%6"/>
      <w:lvlJc w:val="left"/>
      <w:pPr>
        <w:tabs>
          <w:tab w:val="num" w:pos="1505"/>
        </w:tabs>
        <w:ind w:left="1505" w:hanging="1440"/>
      </w:pPr>
      <w:rPr>
        <w:rFonts w:cs="Times New Roman" w:hint="default"/>
      </w:rPr>
    </w:lvl>
    <w:lvl w:ilvl="6">
      <w:start w:val="1"/>
      <w:numFmt w:val="decimal"/>
      <w:lvlText w:val="%1.%2.%3.%4.%5.%6.%7"/>
      <w:lvlJc w:val="left"/>
      <w:pPr>
        <w:tabs>
          <w:tab w:val="num" w:pos="1518"/>
        </w:tabs>
        <w:ind w:left="1518" w:hanging="1440"/>
      </w:pPr>
      <w:rPr>
        <w:rFonts w:cs="Times New Roman" w:hint="default"/>
      </w:rPr>
    </w:lvl>
    <w:lvl w:ilvl="7">
      <w:start w:val="1"/>
      <w:numFmt w:val="decimal"/>
      <w:lvlText w:val="%1.%2.%3.%4.%5.%6.%7.%8"/>
      <w:lvlJc w:val="left"/>
      <w:pPr>
        <w:tabs>
          <w:tab w:val="num" w:pos="1891"/>
        </w:tabs>
        <w:ind w:left="1891" w:hanging="1800"/>
      </w:pPr>
      <w:rPr>
        <w:rFonts w:cs="Times New Roman" w:hint="default"/>
      </w:rPr>
    </w:lvl>
    <w:lvl w:ilvl="8">
      <w:start w:val="1"/>
      <w:numFmt w:val="decimal"/>
      <w:lvlText w:val="%1.%2.%3.%4.%5.%6.%7.%8.%9"/>
      <w:lvlJc w:val="left"/>
      <w:pPr>
        <w:tabs>
          <w:tab w:val="num" w:pos="1904"/>
        </w:tabs>
        <w:ind w:left="1904" w:hanging="1800"/>
      </w:pPr>
      <w:rPr>
        <w:rFonts w:cs="Times New Roman" w:hint="default"/>
      </w:rPr>
    </w:lvl>
  </w:abstractNum>
  <w:abstractNum w:abstractNumId="26" w15:restartNumberingAfterBreak="0">
    <w:nsid w:val="317F1B27"/>
    <w:multiLevelType w:val="hybridMultilevel"/>
    <w:tmpl w:val="DD86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AA38E7"/>
    <w:multiLevelType w:val="hybridMultilevel"/>
    <w:tmpl w:val="796808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3AA3B76"/>
    <w:multiLevelType w:val="hybridMultilevel"/>
    <w:tmpl w:val="A86CBB92"/>
    <w:lvl w:ilvl="0" w:tplc="4552ECE6">
      <w:start w:val="1"/>
      <w:numFmt w:val="hebrew2"/>
      <w:lvlText w:val="%1-"/>
      <w:lvlJc w:val="left"/>
      <w:pPr>
        <w:tabs>
          <w:tab w:val="num" w:pos="1080"/>
        </w:tabs>
        <w:ind w:left="1080" w:hanging="360"/>
      </w:pPr>
    </w:lvl>
    <w:lvl w:ilvl="1" w:tplc="E9AE6610" w:tentative="1">
      <w:start w:val="1"/>
      <w:numFmt w:val="hebrew2"/>
      <w:lvlText w:val="%2-"/>
      <w:lvlJc w:val="left"/>
      <w:pPr>
        <w:tabs>
          <w:tab w:val="num" w:pos="1800"/>
        </w:tabs>
        <w:ind w:left="1800" w:hanging="360"/>
      </w:pPr>
    </w:lvl>
    <w:lvl w:ilvl="2" w:tplc="F93C0A86" w:tentative="1">
      <w:start w:val="1"/>
      <w:numFmt w:val="hebrew2"/>
      <w:lvlText w:val="%3-"/>
      <w:lvlJc w:val="left"/>
      <w:pPr>
        <w:tabs>
          <w:tab w:val="num" w:pos="2520"/>
        </w:tabs>
        <w:ind w:left="2520" w:hanging="360"/>
      </w:pPr>
    </w:lvl>
    <w:lvl w:ilvl="3" w:tplc="0A6AE398" w:tentative="1">
      <w:start w:val="1"/>
      <w:numFmt w:val="hebrew2"/>
      <w:lvlText w:val="%4-"/>
      <w:lvlJc w:val="left"/>
      <w:pPr>
        <w:tabs>
          <w:tab w:val="num" w:pos="3240"/>
        </w:tabs>
        <w:ind w:left="3240" w:hanging="360"/>
      </w:pPr>
    </w:lvl>
    <w:lvl w:ilvl="4" w:tplc="E6AAB826" w:tentative="1">
      <w:start w:val="1"/>
      <w:numFmt w:val="hebrew2"/>
      <w:lvlText w:val="%5-"/>
      <w:lvlJc w:val="left"/>
      <w:pPr>
        <w:tabs>
          <w:tab w:val="num" w:pos="3960"/>
        </w:tabs>
        <w:ind w:left="3960" w:hanging="360"/>
      </w:pPr>
    </w:lvl>
    <w:lvl w:ilvl="5" w:tplc="2EBC5AC8" w:tentative="1">
      <w:start w:val="1"/>
      <w:numFmt w:val="hebrew2"/>
      <w:lvlText w:val="%6-"/>
      <w:lvlJc w:val="left"/>
      <w:pPr>
        <w:tabs>
          <w:tab w:val="num" w:pos="4680"/>
        </w:tabs>
        <w:ind w:left="4680" w:hanging="360"/>
      </w:pPr>
    </w:lvl>
    <w:lvl w:ilvl="6" w:tplc="FF70EFAE" w:tentative="1">
      <w:start w:val="1"/>
      <w:numFmt w:val="hebrew2"/>
      <w:lvlText w:val="%7-"/>
      <w:lvlJc w:val="left"/>
      <w:pPr>
        <w:tabs>
          <w:tab w:val="num" w:pos="5400"/>
        </w:tabs>
        <w:ind w:left="5400" w:hanging="360"/>
      </w:pPr>
    </w:lvl>
    <w:lvl w:ilvl="7" w:tplc="AC4EA1CC" w:tentative="1">
      <w:start w:val="1"/>
      <w:numFmt w:val="hebrew2"/>
      <w:lvlText w:val="%8-"/>
      <w:lvlJc w:val="left"/>
      <w:pPr>
        <w:tabs>
          <w:tab w:val="num" w:pos="6120"/>
        </w:tabs>
        <w:ind w:left="6120" w:hanging="360"/>
      </w:pPr>
    </w:lvl>
    <w:lvl w:ilvl="8" w:tplc="87CE831C" w:tentative="1">
      <w:start w:val="1"/>
      <w:numFmt w:val="hebrew2"/>
      <w:lvlText w:val="%9-"/>
      <w:lvlJc w:val="left"/>
      <w:pPr>
        <w:tabs>
          <w:tab w:val="num" w:pos="6840"/>
        </w:tabs>
        <w:ind w:left="6840" w:hanging="360"/>
      </w:pPr>
    </w:lvl>
  </w:abstractNum>
  <w:abstractNum w:abstractNumId="29" w15:restartNumberingAfterBreak="0">
    <w:nsid w:val="34392EC1"/>
    <w:multiLevelType w:val="hybridMultilevel"/>
    <w:tmpl w:val="AA04CC1E"/>
    <w:lvl w:ilvl="0" w:tplc="2316659E">
      <w:start w:val="1"/>
      <w:numFmt w:val="bullet"/>
      <w:lvlText w:val="•"/>
      <w:lvlJc w:val="left"/>
      <w:pPr>
        <w:tabs>
          <w:tab w:val="num" w:pos="720"/>
        </w:tabs>
        <w:ind w:left="720" w:hanging="360"/>
      </w:pPr>
      <w:rPr>
        <w:rFonts w:ascii="Arial" w:hAnsi="Arial" w:hint="default"/>
      </w:rPr>
    </w:lvl>
    <w:lvl w:ilvl="1" w:tplc="C0E0C440" w:tentative="1">
      <w:start w:val="1"/>
      <w:numFmt w:val="bullet"/>
      <w:lvlText w:val="•"/>
      <w:lvlJc w:val="left"/>
      <w:pPr>
        <w:tabs>
          <w:tab w:val="num" w:pos="1440"/>
        </w:tabs>
        <w:ind w:left="1440" w:hanging="360"/>
      </w:pPr>
      <w:rPr>
        <w:rFonts w:ascii="Arial" w:hAnsi="Arial" w:hint="default"/>
      </w:rPr>
    </w:lvl>
    <w:lvl w:ilvl="2" w:tplc="6852A068" w:tentative="1">
      <w:start w:val="1"/>
      <w:numFmt w:val="bullet"/>
      <w:lvlText w:val="•"/>
      <w:lvlJc w:val="left"/>
      <w:pPr>
        <w:tabs>
          <w:tab w:val="num" w:pos="2160"/>
        </w:tabs>
        <w:ind w:left="2160" w:hanging="360"/>
      </w:pPr>
      <w:rPr>
        <w:rFonts w:ascii="Arial" w:hAnsi="Arial" w:hint="default"/>
      </w:rPr>
    </w:lvl>
    <w:lvl w:ilvl="3" w:tplc="5F360004" w:tentative="1">
      <w:start w:val="1"/>
      <w:numFmt w:val="bullet"/>
      <w:lvlText w:val="•"/>
      <w:lvlJc w:val="left"/>
      <w:pPr>
        <w:tabs>
          <w:tab w:val="num" w:pos="2880"/>
        </w:tabs>
        <w:ind w:left="2880" w:hanging="360"/>
      </w:pPr>
      <w:rPr>
        <w:rFonts w:ascii="Arial" w:hAnsi="Arial" w:hint="default"/>
      </w:rPr>
    </w:lvl>
    <w:lvl w:ilvl="4" w:tplc="01E27F02" w:tentative="1">
      <w:start w:val="1"/>
      <w:numFmt w:val="bullet"/>
      <w:lvlText w:val="•"/>
      <w:lvlJc w:val="left"/>
      <w:pPr>
        <w:tabs>
          <w:tab w:val="num" w:pos="3600"/>
        </w:tabs>
        <w:ind w:left="3600" w:hanging="360"/>
      </w:pPr>
      <w:rPr>
        <w:rFonts w:ascii="Arial" w:hAnsi="Arial" w:hint="default"/>
      </w:rPr>
    </w:lvl>
    <w:lvl w:ilvl="5" w:tplc="14545B36" w:tentative="1">
      <w:start w:val="1"/>
      <w:numFmt w:val="bullet"/>
      <w:lvlText w:val="•"/>
      <w:lvlJc w:val="left"/>
      <w:pPr>
        <w:tabs>
          <w:tab w:val="num" w:pos="4320"/>
        </w:tabs>
        <w:ind w:left="4320" w:hanging="360"/>
      </w:pPr>
      <w:rPr>
        <w:rFonts w:ascii="Arial" w:hAnsi="Arial" w:hint="default"/>
      </w:rPr>
    </w:lvl>
    <w:lvl w:ilvl="6" w:tplc="AD30839C" w:tentative="1">
      <w:start w:val="1"/>
      <w:numFmt w:val="bullet"/>
      <w:lvlText w:val="•"/>
      <w:lvlJc w:val="left"/>
      <w:pPr>
        <w:tabs>
          <w:tab w:val="num" w:pos="5040"/>
        </w:tabs>
        <w:ind w:left="5040" w:hanging="360"/>
      </w:pPr>
      <w:rPr>
        <w:rFonts w:ascii="Arial" w:hAnsi="Arial" w:hint="default"/>
      </w:rPr>
    </w:lvl>
    <w:lvl w:ilvl="7" w:tplc="95823108" w:tentative="1">
      <w:start w:val="1"/>
      <w:numFmt w:val="bullet"/>
      <w:lvlText w:val="•"/>
      <w:lvlJc w:val="left"/>
      <w:pPr>
        <w:tabs>
          <w:tab w:val="num" w:pos="5760"/>
        </w:tabs>
        <w:ind w:left="5760" w:hanging="360"/>
      </w:pPr>
      <w:rPr>
        <w:rFonts w:ascii="Arial" w:hAnsi="Arial" w:hint="default"/>
      </w:rPr>
    </w:lvl>
    <w:lvl w:ilvl="8" w:tplc="59CE9D2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47D56F1"/>
    <w:multiLevelType w:val="hybridMultilevel"/>
    <w:tmpl w:val="64F80F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35E0177B"/>
    <w:multiLevelType w:val="multilevel"/>
    <w:tmpl w:val="B9EE7B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lang w:bidi="he-I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6191AB8"/>
    <w:multiLevelType w:val="hybridMultilevel"/>
    <w:tmpl w:val="69CE7008"/>
    <w:lvl w:ilvl="0" w:tplc="486E00C4">
      <w:start w:val="1"/>
      <w:numFmt w:val="bullet"/>
      <w:lvlText w:val="•"/>
      <w:lvlJc w:val="left"/>
      <w:pPr>
        <w:tabs>
          <w:tab w:val="num" w:pos="720"/>
        </w:tabs>
        <w:ind w:left="720" w:hanging="360"/>
      </w:pPr>
      <w:rPr>
        <w:rFonts w:ascii="Arial" w:hAnsi="Arial" w:hint="default"/>
      </w:rPr>
    </w:lvl>
    <w:lvl w:ilvl="1" w:tplc="AE4880AE" w:tentative="1">
      <w:start w:val="1"/>
      <w:numFmt w:val="bullet"/>
      <w:lvlText w:val="•"/>
      <w:lvlJc w:val="left"/>
      <w:pPr>
        <w:tabs>
          <w:tab w:val="num" w:pos="1440"/>
        </w:tabs>
        <w:ind w:left="1440" w:hanging="360"/>
      </w:pPr>
      <w:rPr>
        <w:rFonts w:ascii="Arial" w:hAnsi="Arial" w:hint="default"/>
      </w:rPr>
    </w:lvl>
    <w:lvl w:ilvl="2" w:tplc="1A601F3C" w:tentative="1">
      <w:start w:val="1"/>
      <w:numFmt w:val="bullet"/>
      <w:lvlText w:val="•"/>
      <w:lvlJc w:val="left"/>
      <w:pPr>
        <w:tabs>
          <w:tab w:val="num" w:pos="2160"/>
        </w:tabs>
        <w:ind w:left="2160" w:hanging="360"/>
      </w:pPr>
      <w:rPr>
        <w:rFonts w:ascii="Arial" w:hAnsi="Arial" w:hint="default"/>
      </w:rPr>
    </w:lvl>
    <w:lvl w:ilvl="3" w:tplc="CBA4E4C8" w:tentative="1">
      <w:start w:val="1"/>
      <w:numFmt w:val="bullet"/>
      <w:lvlText w:val="•"/>
      <w:lvlJc w:val="left"/>
      <w:pPr>
        <w:tabs>
          <w:tab w:val="num" w:pos="2880"/>
        </w:tabs>
        <w:ind w:left="2880" w:hanging="360"/>
      </w:pPr>
      <w:rPr>
        <w:rFonts w:ascii="Arial" w:hAnsi="Arial" w:hint="default"/>
      </w:rPr>
    </w:lvl>
    <w:lvl w:ilvl="4" w:tplc="6614AC72" w:tentative="1">
      <w:start w:val="1"/>
      <w:numFmt w:val="bullet"/>
      <w:lvlText w:val="•"/>
      <w:lvlJc w:val="left"/>
      <w:pPr>
        <w:tabs>
          <w:tab w:val="num" w:pos="3600"/>
        </w:tabs>
        <w:ind w:left="3600" w:hanging="360"/>
      </w:pPr>
      <w:rPr>
        <w:rFonts w:ascii="Arial" w:hAnsi="Arial" w:hint="default"/>
      </w:rPr>
    </w:lvl>
    <w:lvl w:ilvl="5" w:tplc="17BAA42E" w:tentative="1">
      <w:start w:val="1"/>
      <w:numFmt w:val="bullet"/>
      <w:lvlText w:val="•"/>
      <w:lvlJc w:val="left"/>
      <w:pPr>
        <w:tabs>
          <w:tab w:val="num" w:pos="4320"/>
        </w:tabs>
        <w:ind w:left="4320" w:hanging="360"/>
      </w:pPr>
      <w:rPr>
        <w:rFonts w:ascii="Arial" w:hAnsi="Arial" w:hint="default"/>
      </w:rPr>
    </w:lvl>
    <w:lvl w:ilvl="6" w:tplc="EB0CAFC2" w:tentative="1">
      <w:start w:val="1"/>
      <w:numFmt w:val="bullet"/>
      <w:lvlText w:val="•"/>
      <w:lvlJc w:val="left"/>
      <w:pPr>
        <w:tabs>
          <w:tab w:val="num" w:pos="5040"/>
        </w:tabs>
        <w:ind w:left="5040" w:hanging="360"/>
      </w:pPr>
      <w:rPr>
        <w:rFonts w:ascii="Arial" w:hAnsi="Arial" w:hint="default"/>
      </w:rPr>
    </w:lvl>
    <w:lvl w:ilvl="7" w:tplc="3F82B616" w:tentative="1">
      <w:start w:val="1"/>
      <w:numFmt w:val="bullet"/>
      <w:lvlText w:val="•"/>
      <w:lvlJc w:val="left"/>
      <w:pPr>
        <w:tabs>
          <w:tab w:val="num" w:pos="5760"/>
        </w:tabs>
        <w:ind w:left="5760" w:hanging="360"/>
      </w:pPr>
      <w:rPr>
        <w:rFonts w:ascii="Arial" w:hAnsi="Arial" w:hint="default"/>
      </w:rPr>
    </w:lvl>
    <w:lvl w:ilvl="8" w:tplc="F81AB86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36DF3CC3"/>
    <w:multiLevelType w:val="hybridMultilevel"/>
    <w:tmpl w:val="5A9EB9A0"/>
    <w:lvl w:ilvl="0" w:tplc="04090001">
      <w:start w:val="1"/>
      <w:numFmt w:val="bullet"/>
      <w:lvlText w:val=""/>
      <w:lvlJc w:val="left"/>
      <w:pPr>
        <w:tabs>
          <w:tab w:val="num" w:pos="746"/>
        </w:tabs>
        <w:ind w:left="746" w:hanging="360"/>
      </w:pPr>
      <w:rPr>
        <w:rFonts w:ascii="Symbol" w:hAnsi="Symbol" w:hint="default"/>
      </w:rPr>
    </w:lvl>
    <w:lvl w:ilvl="1" w:tplc="04090003" w:tentative="1">
      <w:start w:val="1"/>
      <w:numFmt w:val="bullet"/>
      <w:lvlText w:val="o"/>
      <w:lvlJc w:val="left"/>
      <w:pPr>
        <w:tabs>
          <w:tab w:val="num" w:pos="1466"/>
        </w:tabs>
        <w:ind w:left="1466" w:hanging="360"/>
      </w:pPr>
      <w:rPr>
        <w:rFonts w:ascii="Courier New" w:hAnsi="Courier New" w:hint="default"/>
      </w:rPr>
    </w:lvl>
    <w:lvl w:ilvl="2" w:tplc="04090005" w:tentative="1">
      <w:start w:val="1"/>
      <w:numFmt w:val="bullet"/>
      <w:lvlText w:val=""/>
      <w:lvlJc w:val="left"/>
      <w:pPr>
        <w:tabs>
          <w:tab w:val="num" w:pos="2186"/>
        </w:tabs>
        <w:ind w:left="2186" w:hanging="360"/>
      </w:pPr>
      <w:rPr>
        <w:rFonts w:ascii="Wingdings" w:hAnsi="Wingdings" w:hint="default"/>
      </w:rPr>
    </w:lvl>
    <w:lvl w:ilvl="3" w:tplc="04090001" w:tentative="1">
      <w:start w:val="1"/>
      <w:numFmt w:val="bullet"/>
      <w:lvlText w:val=""/>
      <w:lvlJc w:val="left"/>
      <w:pPr>
        <w:tabs>
          <w:tab w:val="num" w:pos="2906"/>
        </w:tabs>
        <w:ind w:left="2906" w:hanging="360"/>
      </w:pPr>
      <w:rPr>
        <w:rFonts w:ascii="Symbol" w:hAnsi="Symbol" w:hint="default"/>
      </w:rPr>
    </w:lvl>
    <w:lvl w:ilvl="4" w:tplc="04090003" w:tentative="1">
      <w:start w:val="1"/>
      <w:numFmt w:val="bullet"/>
      <w:lvlText w:val="o"/>
      <w:lvlJc w:val="left"/>
      <w:pPr>
        <w:tabs>
          <w:tab w:val="num" w:pos="3626"/>
        </w:tabs>
        <w:ind w:left="3626" w:hanging="360"/>
      </w:pPr>
      <w:rPr>
        <w:rFonts w:ascii="Courier New" w:hAnsi="Courier New" w:hint="default"/>
      </w:rPr>
    </w:lvl>
    <w:lvl w:ilvl="5" w:tplc="04090005" w:tentative="1">
      <w:start w:val="1"/>
      <w:numFmt w:val="bullet"/>
      <w:lvlText w:val=""/>
      <w:lvlJc w:val="left"/>
      <w:pPr>
        <w:tabs>
          <w:tab w:val="num" w:pos="4346"/>
        </w:tabs>
        <w:ind w:left="4346" w:hanging="360"/>
      </w:pPr>
      <w:rPr>
        <w:rFonts w:ascii="Wingdings" w:hAnsi="Wingdings" w:hint="default"/>
      </w:rPr>
    </w:lvl>
    <w:lvl w:ilvl="6" w:tplc="04090001" w:tentative="1">
      <w:start w:val="1"/>
      <w:numFmt w:val="bullet"/>
      <w:lvlText w:val=""/>
      <w:lvlJc w:val="left"/>
      <w:pPr>
        <w:tabs>
          <w:tab w:val="num" w:pos="5066"/>
        </w:tabs>
        <w:ind w:left="5066" w:hanging="360"/>
      </w:pPr>
      <w:rPr>
        <w:rFonts w:ascii="Symbol" w:hAnsi="Symbol" w:hint="default"/>
      </w:rPr>
    </w:lvl>
    <w:lvl w:ilvl="7" w:tplc="04090003" w:tentative="1">
      <w:start w:val="1"/>
      <w:numFmt w:val="bullet"/>
      <w:lvlText w:val="o"/>
      <w:lvlJc w:val="left"/>
      <w:pPr>
        <w:tabs>
          <w:tab w:val="num" w:pos="5786"/>
        </w:tabs>
        <w:ind w:left="5786" w:hanging="360"/>
      </w:pPr>
      <w:rPr>
        <w:rFonts w:ascii="Courier New" w:hAnsi="Courier New" w:hint="default"/>
      </w:rPr>
    </w:lvl>
    <w:lvl w:ilvl="8" w:tplc="04090005" w:tentative="1">
      <w:start w:val="1"/>
      <w:numFmt w:val="bullet"/>
      <w:lvlText w:val=""/>
      <w:lvlJc w:val="left"/>
      <w:pPr>
        <w:tabs>
          <w:tab w:val="num" w:pos="6506"/>
        </w:tabs>
        <w:ind w:left="6506" w:hanging="360"/>
      </w:pPr>
      <w:rPr>
        <w:rFonts w:ascii="Wingdings" w:hAnsi="Wingdings" w:hint="default"/>
      </w:rPr>
    </w:lvl>
  </w:abstractNum>
  <w:abstractNum w:abstractNumId="34" w15:restartNumberingAfterBreak="0">
    <w:nsid w:val="38C23CCA"/>
    <w:multiLevelType w:val="multilevel"/>
    <w:tmpl w:val="B6FC919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3A56312F"/>
    <w:multiLevelType w:val="hybridMultilevel"/>
    <w:tmpl w:val="D41E014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3AA762BA"/>
    <w:multiLevelType w:val="hybridMultilevel"/>
    <w:tmpl w:val="AB822AD6"/>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B2962BF"/>
    <w:multiLevelType w:val="hybridMultilevel"/>
    <w:tmpl w:val="0F883AD0"/>
    <w:lvl w:ilvl="0" w:tplc="04090013">
      <w:start w:val="1"/>
      <w:numFmt w:val="hebrew1"/>
      <w:lvlText w:val="%1."/>
      <w:lvlJc w:val="center"/>
      <w:pPr>
        <w:tabs>
          <w:tab w:val="num" w:pos="1440"/>
        </w:tabs>
        <w:ind w:left="1440" w:hanging="360"/>
      </w:pPr>
    </w:lvl>
    <w:lvl w:ilvl="1" w:tplc="E9FAAE14" w:tentative="1">
      <w:start w:val="1"/>
      <w:numFmt w:val="decimal"/>
      <w:lvlText w:val="%2."/>
      <w:lvlJc w:val="left"/>
      <w:pPr>
        <w:tabs>
          <w:tab w:val="num" w:pos="2160"/>
        </w:tabs>
        <w:ind w:left="2160" w:hanging="360"/>
      </w:pPr>
    </w:lvl>
    <w:lvl w:ilvl="2" w:tplc="C4C8B9E0" w:tentative="1">
      <w:start w:val="1"/>
      <w:numFmt w:val="decimal"/>
      <w:lvlText w:val="%3."/>
      <w:lvlJc w:val="left"/>
      <w:pPr>
        <w:tabs>
          <w:tab w:val="num" w:pos="2880"/>
        </w:tabs>
        <w:ind w:left="2880" w:hanging="360"/>
      </w:pPr>
    </w:lvl>
    <w:lvl w:ilvl="3" w:tplc="53AC7FD6" w:tentative="1">
      <w:start w:val="1"/>
      <w:numFmt w:val="decimal"/>
      <w:lvlText w:val="%4."/>
      <w:lvlJc w:val="left"/>
      <w:pPr>
        <w:tabs>
          <w:tab w:val="num" w:pos="3600"/>
        </w:tabs>
        <w:ind w:left="3600" w:hanging="360"/>
      </w:pPr>
    </w:lvl>
    <w:lvl w:ilvl="4" w:tplc="B4049672" w:tentative="1">
      <w:start w:val="1"/>
      <w:numFmt w:val="decimal"/>
      <w:lvlText w:val="%5."/>
      <w:lvlJc w:val="left"/>
      <w:pPr>
        <w:tabs>
          <w:tab w:val="num" w:pos="4320"/>
        </w:tabs>
        <w:ind w:left="4320" w:hanging="360"/>
      </w:pPr>
    </w:lvl>
    <w:lvl w:ilvl="5" w:tplc="0074B356" w:tentative="1">
      <w:start w:val="1"/>
      <w:numFmt w:val="decimal"/>
      <w:lvlText w:val="%6."/>
      <w:lvlJc w:val="left"/>
      <w:pPr>
        <w:tabs>
          <w:tab w:val="num" w:pos="5040"/>
        </w:tabs>
        <w:ind w:left="5040" w:hanging="360"/>
      </w:pPr>
    </w:lvl>
    <w:lvl w:ilvl="6" w:tplc="9792695A" w:tentative="1">
      <w:start w:val="1"/>
      <w:numFmt w:val="decimal"/>
      <w:lvlText w:val="%7."/>
      <w:lvlJc w:val="left"/>
      <w:pPr>
        <w:tabs>
          <w:tab w:val="num" w:pos="5760"/>
        </w:tabs>
        <w:ind w:left="5760" w:hanging="360"/>
      </w:pPr>
    </w:lvl>
    <w:lvl w:ilvl="7" w:tplc="2A1857B4" w:tentative="1">
      <w:start w:val="1"/>
      <w:numFmt w:val="decimal"/>
      <w:lvlText w:val="%8."/>
      <w:lvlJc w:val="left"/>
      <w:pPr>
        <w:tabs>
          <w:tab w:val="num" w:pos="6480"/>
        </w:tabs>
        <w:ind w:left="6480" w:hanging="360"/>
      </w:pPr>
    </w:lvl>
    <w:lvl w:ilvl="8" w:tplc="FB186C36" w:tentative="1">
      <w:start w:val="1"/>
      <w:numFmt w:val="decimal"/>
      <w:lvlText w:val="%9."/>
      <w:lvlJc w:val="left"/>
      <w:pPr>
        <w:tabs>
          <w:tab w:val="num" w:pos="7200"/>
        </w:tabs>
        <w:ind w:left="7200" w:hanging="360"/>
      </w:pPr>
    </w:lvl>
  </w:abstractNum>
  <w:abstractNum w:abstractNumId="38" w15:restartNumberingAfterBreak="0">
    <w:nsid w:val="3C850BFD"/>
    <w:multiLevelType w:val="hybridMultilevel"/>
    <w:tmpl w:val="59DCD3BA"/>
    <w:lvl w:ilvl="0" w:tplc="343A192C">
      <w:start w:val="1"/>
      <w:numFmt w:val="bullet"/>
      <w:lvlText w:val="•"/>
      <w:lvlJc w:val="left"/>
      <w:pPr>
        <w:tabs>
          <w:tab w:val="num" w:pos="720"/>
        </w:tabs>
        <w:ind w:left="720" w:hanging="360"/>
      </w:pPr>
      <w:rPr>
        <w:rFonts w:ascii="Arial" w:hAnsi="Arial" w:hint="default"/>
      </w:rPr>
    </w:lvl>
    <w:lvl w:ilvl="1" w:tplc="18EEBA44" w:tentative="1">
      <w:start w:val="1"/>
      <w:numFmt w:val="bullet"/>
      <w:lvlText w:val="•"/>
      <w:lvlJc w:val="left"/>
      <w:pPr>
        <w:tabs>
          <w:tab w:val="num" w:pos="1440"/>
        </w:tabs>
        <w:ind w:left="1440" w:hanging="360"/>
      </w:pPr>
      <w:rPr>
        <w:rFonts w:ascii="Arial" w:hAnsi="Arial" w:hint="default"/>
      </w:rPr>
    </w:lvl>
    <w:lvl w:ilvl="2" w:tplc="35CADCDE" w:tentative="1">
      <w:start w:val="1"/>
      <w:numFmt w:val="bullet"/>
      <w:lvlText w:val="•"/>
      <w:lvlJc w:val="left"/>
      <w:pPr>
        <w:tabs>
          <w:tab w:val="num" w:pos="2160"/>
        </w:tabs>
        <w:ind w:left="2160" w:hanging="360"/>
      </w:pPr>
      <w:rPr>
        <w:rFonts w:ascii="Arial" w:hAnsi="Arial" w:hint="default"/>
      </w:rPr>
    </w:lvl>
    <w:lvl w:ilvl="3" w:tplc="B49A200A" w:tentative="1">
      <w:start w:val="1"/>
      <w:numFmt w:val="bullet"/>
      <w:lvlText w:val="•"/>
      <w:lvlJc w:val="left"/>
      <w:pPr>
        <w:tabs>
          <w:tab w:val="num" w:pos="2880"/>
        </w:tabs>
        <w:ind w:left="2880" w:hanging="360"/>
      </w:pPr>
      <w:rPr>
        <w:rFonts w:ascii="Arial" w:hAnsi="Arial" w:hint="default"/>
      </w:rPr>
    </w:lvl>
    <w:lvl w:ilvl="4" w:tplc="7C821CAE" w:tentative="1">
      <w:start w:val="1"/>
      <w:numFmt w:val="bullet"/>
      <w:lvlText w:val="•"/>
      <w:lvlJc w:val="left"/>
      <w:pPr>
        <w:tabs>
          <w:tab w:val="num" w:pos="3600"/>
        </w:tabs>
        <w:ind w:left="3600" w:hanging="360"/>
      </w:pPr>
      <w:rPr>
        <w:rFonts w:ascii="Arial" w:hAnsi="Arial" w:hint="default"/>
      </w:rPr>
    </w:lvl>
    <w:lvl w:ilvl="5" w:tplc="99FCEFB0" w:tentative="1">
      <w:start w:val="1"/>
      <w:numFmt w:val="bullet"/>
      <w:lvlText w:val="•"/>
      <w:lvlJc w:val="left"/>
      <w:pPr>
        <w:tabs>
          <w:tab w:val="num" w:pos="4320"/>
        </w:tabs>
        <w:ind w:left="4320" w:hanging="360"/>
      </w:pPr>
      <w:rPr>
        <w:rFonts w:ascii="Arial" w:hAnsi="Arial" w:hint="default"/>
      </w:rPr>
    </w:lvl>
    <w:lvl w:ilvl="6" w:tplc="DACA1DF6" w:tentative="1">
      <w:start w:val="1"/>
      <w:numFmt w:val="bullet"/>
      <w:lvlText w:val="•"/>
      <w:lvlJc w:val="left"/>
      <w:pPr>
        <w:tabs>
          <w:tab w:val="num" w:pos="5040"/>
        </w:tabs>
        <w:ind w:left="5040" w:hanging="360"/>
      </w:pPr>
      <w:rPr>
        <w:rFonts w:ascii="Arial" w:hAnsi="Arial" w:hint="default"/>
      </w:rPr>
    </w:lvl>
    <w:lvl w:ilvl="7" w:tplc="AD10EE84" w:tentative="1">
      <w:start w:val="1"/>
      <w:numFmt w:val="bullet"/>
      <w:lvlText w:val="•"/>
      <w:lvlJc w:val="left"/>
      <w:pPr>
        <w:tabs>
          <w:tab w:val="num" w:pos="5760"/>
        </w:tabs>
        <w:ind w:left="5760" w:hanging="360"/>
      </w:pPr>
      <w:rPr>
        <w:rFonts w:ascii="Arial" w:hAnsi="Arial" w:hint="default"/>
      </w:rPr>
    </w:lvl>
    <w:lvl w:ilvl="8" w:tplc="02FE45D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3F821467"/>
    <w:multiLevelType w:val="hybridMultilevel"/>
    <w:tmpl w:val="BBAC23F8"/>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40454619"/>
    <w:multiLevelType w:val="hybridMultilevel"/>
    <w:tmpl w:val="C444E5C0"/>
    <w:lvl w:ilvl="0" w:tplc="04090013">
      <w:start w:val="1"/>
      <w:numFmt w:val="hebrew1"/>
      <w:lvlText w:val="%1."/>
      <w:lvlJc w:val="center"/>
      <w:pPr>
        <w:tabs>
          <w:tab w:val="num" w:pos="1440"/>
        </w:tabs>
        <w:ind w:left="1440" w:hanging="360"/>
      </w:pPr>
    </w:lvl>
    <w:lvl w:ilvl="1" w:tplc="B62425A4" w:tentative="1">
      <w:start w:val="1"/>
      <w:numFmt w:val="decimal"/>
      <w:lvlText w:val="%2."/>
      <w:lvlJc w:val="left"/>
      <w:pPr>
        <w:tabs>
          <w:tab w:val="num" w:pos="2160"/>
        </w:tabs>
        <w:ind w:left="2160" w:hanging="360"/>
      </w:pPr>
    </w:lvl>
    <w:lvl w:ilvl="2" w:tplc="4A36912E" w:tentative="1">
      <w:start w:val="1"/>
      <w:numFmt w:val="decimal"/>
      <w:lvlText w:val="%3."/>
      <w:lvlJc w:val="left"/>
      <w:pPr>
        <w:tabs>
          <w:tab w:val="num" w:pos="2880"/>
        </w:tabs>
        <w:ind w:left="2880" w:hanging="360"/>
      </w:pPr>
    </w:lvl>
    <w:lvl w:ilvl="3" w:tplc="02A249FC" w:tentative="1">
      <w:start w:val="1"/>
      <w:numFmt w:val="decimal"/>
      <w:lvlText w:val="%4."/>
      <w:lvlJc w:val="left"/>
      <w:pPr>
        <w:tabs>
          <w:tab w:val="num" w:pos="3600"/>
        </w:tabs>
        <w:ind w:left="3600" w:hanging="360"/>
      </w:pPr>
    </w:lvl>
    <w:lvl w:ilvl="4" w:tplc="A8242222" w:tentative="1">
      <w:start w:val="1"/>
      <w:numFmt w:val="decimal"/>
      <w:lvlText w:val="%5."/>
      <w:lvlJc w:val="left"/>
      <w:pPr>
        <w:tabs>
          <w:tab w:val="num" w:pos="4320"/>
        </w:tabs>
        <w:ind w:left="4320" w:hanging="360"/>
      </w:pPr>
    </w:lvl>
    <w:lvl w:ilvl="5" w:tplc="B52AB2CA" w:tentative="1">
      <w:start w:val="1"/>
      <w:numFmt w:val="decimal"/>
      <w:lvlText w:val="%6."/>
      <w:lvlJc w:val="left"/>
      <w:pPr>
        <w:tabs>
          <w:tab w:val="num" w:pos="5040"/>
        </w:tabs>
        <w:ind w:left="5040" w:hanging="360"/>
      </w:pPr>
    </w:lvl>
    <w:lvl w:ilvl="6" w:tplc="86783694" w:tentative="1">
      <w:start w:val="1"/>
      <w:numFmt w:val="decimal"/>
      <w:lvlText w:val="%7."/>
      <w:lvlJc w:val="left"/>
      <w:pPr>
        <w:tabs>
          <w:tab w:val="num" w:pos="5760"/>
        </w:tabs>
        <w:ind w:left="5760" w:hanging="360"/>
      </w:pPr>
    </w:lvl>
    <w:lvl w:ilvl="7" w:tplc="1728BCE4" w:tentative="1">
      <w:start w:val="1"/>
      <w:numFmt w:val="decimal"/>
      <w:lvlText w:val="%8."/>
      <w:lvlJc w:val="left"/>
      <w:pPr>
        <w:tabs>
          <w:tab w:val="num" w:pos="6480"/>
        </w:tabs>
        <w:ind w:left="6480" w:hanging="360"/>
      </w:pPr>
    </w:lvl>
    <w:lvl w:ilvl="8" w:tplc="03CE762C" w:tentative="1">
      <w:start w:val="1"/>
      <w:numFmt w:val="decimal"/>
      <w:lvlText w:val="%9."/>
      <w:lvlJc w:val="left"/>
      <w:pPr>
        <w:tabs>
          <w:tab w:val="num" w:pos="7200"/>
        </w:tabs>
        <w:ind w:left="7200" w:hanging="360"/>
      </w:pPr>
    </w:lvl>
  </w:abstractNum>
  <w:abstractNum w:abstractNumId="41" w15:restartNumberingAfterBreak="0">
    <w:nsid w:val="404D10D8"/>
    <w:multiLevelType w:val="hybridMultilevel"/>
    <w:tmpl w:val="A686E25A"/>
    <w:lvl w:ilvl="0" w:tplc="04090013">
      <w:start w:val="1"/>
      <w:numFmt w:val="hebrew1"/>
      <w:lvlText w:val="%1."/>
      <w:lvlJc w:val="center"/>
      <w:pPr>
        <w:tabs>
          <w:tab w:val="num" w:pos="1440"/>
        </w:tabs>
        <w:ind w:left="1440" w:hanging="360"/>
      </w:pPr>
    </w:lvl>
    <w:lvl w:ilvl="1" w:tplc="D4066014" w:tentative="1">
      <w:start w:val="1"/>
      <w:numFmt w:val="decimal"/>
      <w:lvlText w:val="%2."/>
      <w:lvlJc w:val="left"/>
      <w:pPr>
        <w:tabs>
          <w:tab w:val="num" w:pos="2160"/>
        </w:tabs>
        <w:ind w:left="2160" w:hanging="360"/>
      </w:pPr>
    </w:lvl>
    <w:lvl w:ilvl="2" w:tplc="770205D6" w:tentative="1">
      <w:start w:val="1"/>
      <w:numFmt w:val="decimal"/>
      <w:lvlText w:val="%3."/>
      <w:lvlJc w:val="left"/>
      <w:pPr>
        <w:tabs>
          <w:tab w:val="num" w:pos="2880"/>
        </w:tabs>
        <w:ind w:left="2880" w:hanging="360"/>
      </w:pPr>
    </w:lvl>
    <w:lvl w:ilvl="3" w:tplc="22B4BAC0" w:tentative="1">
      <w:start w:val="1"/>
      <w:numFmt w:val="decimal"/>
      <w:lvlText w:val="%4."/>
      <w:lvlJc w:val="left"/>
      <w:pPr>
        <w:tabs>
          <w:tab w:val="num" w:pos="3600"/>
        </w:tabs>
        <w:ind w:left="3600" w:hanging="360"/>
      </w:pPr>
    </w:lvl>
    <w:lvl w:ilvl="4" w:tplc="0E3EDCBC" w:tentative="1">
      <w:start w:val="1"/>
      <w:numFmt w:val="decimal"/>
      <w:lvlText w:val="%5."/>
      <w:lvlJc w:val="left"/>
      <w:pPr>
        <w:tabs>
          <w:tab w:val="num" w:pos="4320"/>
        </w:tabs>
        <w:ind w:left="4320" w:hanging="360"/>
      </w:pPr>
    </w:lvl>
    <w:lvl w:ilvl="5" w:tplc="D6D692BC" w:tentative="1">
      <w:start w:val="1"/>
      <w:numFmt w:val="decimal"/>
      <w:lvlText w:val="%6."/>
      <w:lvlJc w:val="left"/>
      <w:pPr>
        <w:tabs>
          <w:tab w:val="num" w:pos="5040"/>
        </w:tabs>
        <w:ind w:left="5040" w:hanging="360"/>
      </w:pPr>
    </w:lvl>
    <w:lvl w:ilvl="6" w:tplc="C5804306" w:tentative="1">
      <w:start w:val="1"/>
      <w:numFmt w:val="decimal"/>
      <w:lvlText w:val="%7."/>
      <w:lvlJc w:val="left"/>
      <w:pPr>
        <w:tabs>
          <w:tab w:val="num" w:pos="5760"/>
        </w:tabs>
        <w:ind w:left="5760" w:hanging="360"/>
      </w:pPr>
    </w:lvl>
    <w:lvl w:ilvl="7" w:tplc="918C4CB0" w:tentative="1">
      <w:start w:val="1"/>
      <w:numFmt w:val="decimal"/>
      <w:lvlText w:val="%8."/>
      <w:lvlJc w:val="left"/>
      <w:pPr>
        <w:tabs>
          <w:tab w:val="num" w:pos="6480"/>
        </w:tabs>
        <w:ind w:left="6480" w:hanging="360"/>
      </w:pPr>
    </w:lvl>
    <w:lvl w:ilvl="8" w:tplc="747C128E" w:tentative="1">
      <w:start w:val="1"/>
      <w:numFmt w:val="decimal"/>
      <w:lvlText w:val="%9."/>
      <w:lvlJc w:val="left"/>
      <w:pPr>
        <w:tabs>
          <w:tab w:val="num" w:pos="7200"/>
        </w:tabs>
        <w:ind w:left="7200" w:hanging="360"/>
      </w:pPr>
    </w:lvl>
  </w:abstractNum>
  <w:abstractNum w:abstractNumId="42" w15:restartNumberingAfterBreak="0">
    <w:nsid w:val="40EF5795"/>
    <w:multiLevelType w:val="hybridMultilevel"/>
    <w:tmpl w:val="3E4AE60C"/>
    <w:lvl w:ilvl="0" w:tplc="F60A6490">
      <w:start w:val="12"/>
      <w:numFmt w:val="hebrew1"/>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1FE6A9A"/>
    <w:multiLevelType w:val="hybridMultilevel"/>
    <w:tmpl w:val="BE28BB8E"/>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9C0DE4"/>
    <w:multiLevelType w:val="hybridMultilevel"/>
    <w:tmpl w:val="1E029B06"/>
    <w:lvl w:ilvl="0" w:tplc="04090013">
      <w:start w:val="1"/>
      <w:numFmt w:val="hebrew1"/>
      <w:lvlText w:val="%1."/>
      <w:lvlJc w:val="center"/>
      <w:pPr>
        <w:tabs>
          <w:tab w:val="num" w:pos="1440"/>
        </w:tabs>
        <w:ind w:left="1440" w:hanging="360"/>
      </w:pPr>
    </w:lvl>
    <w:lvl w:ilvl="1" w:tplc="9C504554" w:tentative="1">
      <w:start w:val="1"/>
      <w:numFmt w:val="decimal"/>
      <w:lvlText w:val="%2."/>
      <w:lvlJc w:val="left"/>
      <w:pPr>
        <w:tabs>
          <w:tab w:val="num" w:pos="2160"/>
        </w:tabs>
        <w:ind w:left="2160" w:hanging="360"/>
      </w:pPr>
    </w:lvl>
    <w:lvl w:ilvl="2" w:tplc="2466A0F2" w:tentative="1">
      <w:start w:val="1"/>
      <w:numFmt w:val="decimal"/>
      <w:lvlText w:val="%3."/>
      <w:lvlJc w:val="left"/>
      <w:pPr>
        <w:tabs>
          <w:tab w:val="num" w:pos="2880"/>
        </w:tabs>
        <w:ind w:left="2880" w:hanging="360"/>
      </w:pPr>
    </w:lvl>
    <w:lvl w:ilvl="3" w:tplc="0630BF8E" w:tentative="1">
      <w:start w:val="1"/>
      <w:numFmt w:val="decimal"/>
      <w:lvlText w:val="%4."/>
      <w:lvlJc w:val="left"/>
      <w:pPr>
        <w:tabs>
          <w:tab w:val="num" w:pos="3600"/>
        </w:tabs>
        <w:ind w:left="3600" w:hanging="360"/>
      </w:pPr>
    </w:lvl>
    <w:lvl w:ilvl="4" w:tplc="269CBC00" w:tentative="1">
      <w:start w:val="1"/>
      <w:numFmt w:val="decimal"/>
      <w:lvlText w:val="%5."/>
      <w:lvlJc w:val="left"/>
      <w:pPr>
        <w:tabs>
          <w:tab w:val="num" w:pos="4320"/>
        </w:tabs>
        <w:ind w:left="4320" w:hanging="360"/>
      </w:pPr>
    </w:lvl>
    <w:lvl w:ilvl="5" w:tplc="DEB8EECC" w:tentative="1">
      <w:start w:val="1"/>
      <w:numFmt w:val="decimal"/>
      <w:lvlText w:val="%6."/>
      <w:lvlJc w:val="left"/>
      <w:pPr>
        <w:tabs>
          <w:tab w:val="num" w:pos="5040"/>
        </w:tabs>
        <w:ind w:left="5040" w:hanging="360"/>
      </w:pPr>
    </w:lvl>
    <w:lvl w:ilvl="6" w:tplc="8FB2483A" w:tentative="1">
      <w:start w:val="1"/>
      <w:numFmt w:val="decimal"/>
      <w:lvlText w:val="%7."/>
      <w:lvlJc w:val="left"/>
      <w:pPr>
        <w:tabs>
          <w:tab w:val="num" w:pos="5760"/>
        </w:tabs>
        <w:ind w:left="5760" w:hanging="360"/>
      </w:pPr>
    </w:lvl>
    <w:lvl w:ilvl="7" w:tplc="2E689CF2" w:tentative="1">
      <w:start w:val="1"/>
      <w:numFmt w:val="decimal"/>
      <w:lvlText w:val="%8."/>
      <w:lvlJc w:val="left"/>
      <w:pPr>
        <w:tabs>
          <w:tab w:val="num" w:pos="6480"/>
        </w:tabs>
        <w:ind w:left="6480" w:hanging="360"/>
      </w:pPr>
    </w:lvl>
    <w:lvl w:ilvl="8" w:tplc="7A62670C" w:tentative="1">
      <w:start w:val="1"/>
      <w:numFmt w:val="decimal"/>
      <w:lvlText w:val="%9."/>
      <w:lvlJc w:val="left"/>
      <w:pPr>
        <w:tabs>
          <w:tab w:val="num" w:pos="7200"/>
        </w:tabs>
        <w:ind w:left="7200" w:hanging="360"/>
      </w:pPr>
    </w:lvl>
  </w:abstractNum>
  <w:abstractNum w:abstractNumId="45" w15:restartNumberingAfterBreak="0">
    <w:nsid w:val="42F2001A"/>
    <w:multiLevelType w:val="hybridMultilevel"/>
    <w:tmpl w:val="D786AE26"/>
    <w:lvl w:ilvl="0" w:tplc="A6DCAE5E">
      <w:start w:val="7"/>
      <w:numFmt w:val="bullet"/>
      <w:lvlText w:val="-"/>
      <w:lvlJc w:val="left"/>
      <w:pPr>
        <w:ind w:left="927"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6819EF"/>
    <w:multiLevelType w:val="hybridMultilevel"/>
    <w:tmpl w:val="926E0738"/>
    <w:lvl w:ilvl="0" w:tplc="667CFBA6">
      <w:start w:val="1"/>
      <w:numFmt w:val="hebrew1"/>
      <w:lvlText w:val="%1."/>
      <w:lvlJc w:val="center"/>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44831DD7"/>
    <w:multiLevelType w:val="multilevel"/>
    <w:tmpl w:val="CB200970"/>
    <w:lvl w:ilvl="0">
      <w:start w:val="6"/>
      <w:numFmt w:val="decimal"/>
      <w:lvlText w:val="%1"/>
      <w:lvlJc w:val="left"/>
      <w:pPr>
        <w:ind w:left="525" w:hanging="525"/>
      </w:pPr>
      <w:rPr>
        <w:rFonts w:hint="default"/>
      </w:rPr>
    </w:lvl>
    <w:lvl w:ilvl="1">
      <w:start w:val="5"/>
      <w:numFmt w:val="decimal"/>
      <w:lvlText w:val="%1.%2"/>
      <w:lvlJc w:val="left"/>
      <w:pPr>
        <w:ind w:left="794" w:hanging="525"/>
      </w:pPr>
      <w:rPr>
        <w:rFonts w:hint="default"/>
      </w:rPr>
    </w:lvl>
    <w:lvl w:ilvl="2">
      <w:start w:val="3"/>
      <w:numFmt w:val="decimal"/>
      <w:lvlText w:val="%1.%2.%3"/>
      <w:lvlJc w:val="left"/>
      <w:pPr>
        <w:ind w:left="1260" w:hanging="720"/>
      </w:pPr>
      <w:rPr>
        <w:rFonts w:hint="default"/>
      </w:rPr>
    </w:lvl>
    <w:lvl w:ilvl="3">
      <w:start w:val="1"/>
      <w:numFmt w:val="decimal"/>
      <w:lvlText w:val="%1.%2.%3.%4"/>
      <w:lvlJc w:val="left"/>
      <w:pPr>
        <w:ind w:left="1887" w:hanging="1080"/>
      </w:pPr>
      <w:rPr>
        <w:rFonts w:hint="default"/>
      </w:rPr>
    </w:lvl>
    <w:lvl w:ilvl="4">
      <w:start w:val="1"/>
      <w:numFmt w:val="decimal"/>
      <w:lvlText w:val="%1.%2.%3.%4.%5"/>
      <w:lvlJc w:val="left"/>
      <w:pPr>
        <w:ind w:left="2156" w:hanging="1080"/>
      </w:pPr>
      <w:rPr>
        <w:rFonts w:hint="default"/>
      </w:rPr>
    </w:lvl>
    <w:lvl w:ilvl="5">
      <w:start w:val="1"/>
      <w:numFmt w:val="decimal"/>
      <w:lvlText w:val="%1.%2.%3.%4.%5.%6"/>
      <w:lvlJc w:val="left"/>
      <w:pPr>
        <w:ind w:left="2785" w:hanging="1440"/>
      </w:pPr>
      <w:rPr>
        <w:rFonts w:hint="default"/>
      </w:rPr>
    </w:lvl>
    <w:lvl w:ilvl="6">
      <w:start w:val="1"/>
      <w:numFmt w:val="decimal"/>
      <w:lvlText w:val="%1.%2.%3.%4.%5.%6.%7"/>
      <w:lvlJc w:val="left"/>
      <w:pPr>
        <w:ind w:left="3054" w:hanging="1440"/>
      </w:pPr>
      <w:rPr>
        <w:rFonts w:hint="default"/>
      </w:rPr>
    </w:lvl>
    <w:lvl w:ilvl="7">
      <w:start w:val="1"/>
      <w:numFmt w:val="decimal"/>
      <w:lvlText w:val="%1.%2.%3.%4.%5.%6.%7.%8"/>
      <w:lvlJc w:val="left"/>
      <w:pPr>
        <w:ind w:left="3683" w:hanging="1800"/>
      </w:pPr>
      <w:rPr>
        <w:rFonts w:hint="default"/>
      </w:rPr>
    </w:lvl>
    <w:lvl w:ilvl="8">
      <w:start w:val="1"/>
      <w:numFmt w:val="decimal"/>
      <w:lvlText w:val="%1.%2.%3.%4.%5.%6.%7.%8.%9"/>
      <w:lvlJc w:val="left"/>
      <w:pPr>
        <w:ind w:left="3952" w:hanging="1800"/>
      </w:pPr>
      <w:rPr>
        <w:rFonts w:hint="default"/>
      </w:rPr>
    </w:lvl>
  </w:abstractNum>
  <w:abstractNum w:abstractNumId="48" w15:restartNumberingAfterBreak="0">
    <w:nsid w:val="46091395"/>
    <w:multiLevelType w:val="hybridMultilevel"/>
    <w:tmpl w:val="DE8E93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68B7ED9"/>
    <w:multiLevelType w:val="hybridMultilevel"/>
    <w:tmpl w:val="2802353A"/>
    <w:lvl w:ilvl="0" w:tplc="04090013">
      <w:start w:val="1"/>
      <w:numFmt w:val="hebrew1"/>
      <w:lvlText w:val="%1."/>
      <w:lvlJc w:val="center"/>
      <w:pPr>
        <w:tabs>
          <w:tab w:val="num" w:pos="1440"/>
        </w:tabs>
        <w:ind w:left="1440" w:hanging="360"/>
      </w:pPr>
    </w:lvl>
    <w:lvl w:ilvl="1" w:tplc="E40E70EE" w:tentative="1">
      <w:start w:val="1"/>
      <w:numFmt w:val="decimal"/>
      <w:lvlText w:val="%2."/>
      <w:lvlJc w:val="left"/>
      <w:pPr>
        <w:tabs>
          <w:tab w:val="num" w:pos="2160"/>
        </w:tabs>
        <w:ind w:left="2160" w:hanging="360"/>
      </w:pPr>
    </w:lvl>
    <w:lvl w:ilvl="2" w:tplc="EE5E3530" w:tentative="1">
      <w:start w:val="1"/>
      <w:numFmt w:val="decimal"/>
      <w:lvlText w:val="%3."/>
      <w:lvlJc w:val="left"/>
      <w:pPr>
        <w:tabs>
          <w:tab w:val="num" w:pos="2880"/>
        </w:tabs>
        <w:ind w:left="2880" w:hanging="360"/>
      </w:pPr>
    </w:lvl>
    <w:lvl w:ilvl="3" w:tplc="CF0204D8" w:tentative="1">
      <w:start w:val="1"/>
      <w:numFmt w:val="decimal"/>
      <w:lvlText w:val="%4."/>
      <w:lvlJc w:val="left"/>
      <w:pPr>
        <w:tabs>
          <w:tab w:val="num" w:pos="3600"/>
        </w:tabs>
        <w:ind w:left="3600" w:hanging="360"/>
      </w:pPr>
    </w:lvl>
    <w:lvl w:ilvl="4" w:tplc="0B367024" w:tentative="1">
      <w:start w:val="1"/>
      <w:numFmt w:val="decimal"/>
      <w:lvlText w:val="%5."/>
      <w:lvlJc w:val="left"/>
      <w:pPr>
        <w:tabs>
          <w:tab w:val="num" w:pos="4320"/>
        </w:tabs>
        <w:ind w:left="4320" w:hanging="360"/>
      </w:pPr>
    </w:lvl>
    <w:lvl w:ilvl="5" w:tplc="A5AA0AAE" w:tentative="1">
      <w:start w:val="1"/>
      <w:numFmt w:val="decimal"/>
      <w:lvlText w:val="%6."/>
      <w:lvlJc w:val="left"/>
      <w:pPr>
        <w:tabs>
          <w:tab w:val="num" w:pos="5040"/>
        </w:tabs>
        <w:ind w:left="5040" w:hanging="360"/>
      </w:pPr>
    </w:lvl>
    <w:lvl w:ilvl="6" w:tplc="13367698" w:tentative="1">
      <w:start w:val="1"/>
      <w:numFmt w:val="decimal"/>
      <w:lvlText w:val="%7."/>
      <w:lvlJc w:val="left"/>
      <w:pPr>
        <w:tabs>
          <w:tab w:val="num" w:pos="5760"/>
        </w:tabs>
        <w:ind w:left="5760" w:hanging="360"/>
      </w:pPr>
    </w:lvl>
    <w:lvl w:ilvl="7" w:tplc="1C5C7CA0" w:tentative="1">
      <w:start w:val="1"/>
      <w:numFmt w:val="decimal"/>
      <w:lvlText w:val="%8."/>
      <w:lvlJc w:val="left"/>
      <w:pPr>
        <w:tabs>
          <w:tab w:val="num" w:pos="6480"/>
        </w:tabs>
        <w:ind w:left="6480" w:hanging="360"/>
      </w:pPr>
    </w:lvl>
    <w:lvl w:ilvl="8" w:tplc="8920F2E0" w:tentative="1">
      <w:start w:val="1"/>
      <w:numFmt w:val="decimal"/>
      <w:lvlText w:val="%9."/>
      <w:lvlJc w:val="left"/>
      <w:pPr>
        <w:tabs>
          <w:tab w:val="num" w:pos="7200"/>
        </w:tabs>
        <w:ind w:left="7200" w:hanging="360"/>
      </w:pPr>
    </w:lvl>
  </w:abstractNum>
  <w:abstractNum w:abstractNumId="50" w15:restartNumberingAfterBreak="0">
    <w:nsid w:val="471A6BE0"/>
    <w:multiLevelType w:val="multilevel"/>
    <w:tmpl w:val="7152F534"/>
    <w:lvl w:ilvl="0">
      <w:start w:val="14"/>
      <w:numFmt w:val="decimal"/>
      <w:lvlText w:val="%1"/>
      <w:lvlJc w:val="left"/>
      <w:pPr>
        <w:tabs>
          <w:tab w:val="num" w:pos="465"/>
        </w:tabs>
        <w:ind w:left="465" w:hanging="465"/>
      </w:pPr>
      <w:rPr>
        <w:rFonts w:cs="Times New Roman" w:hint="default"/>
        <w:b/>
      </w:rPr>
    </w:lvl>
    <w:lvl w:ilvl="1">
      <w:start w:val="4"/>
      <w:numFmt w:val="decimal"/>
      <w:lvlText w:val="%1.%2"/>
      <w:lvlJc w:val="left"/>
      <w:pPr>
        <w:tabs>
          <w:tab w:val="num" w:pos="825"/>
        </w:tabs>
        <w:ind w:left="825" w:hanging="465"/>
      </w:pPr>
      <w:rPr>
        <w:rFonts w:ascii="Arial" w:hAnsi="Arial" w:cs="Arial" w:hint="default"/>
        <w:b/>
      </w:rPr>
    </w:lvl>
    <w:lvl w:ilvl="2">
      <w:start w:val="1"/>
      <w:numFmt w:val="decimal"/>
      <w:lvlText w:val="%1.%2.%3"/>
      <w:lvlJc w:val="left"/>
      <w:pPr>
        <w:tabs>
          <w:tab w:val="num" w:pos="1440"/>
        </w:tabs>
        <w:ind w:left="1440" w:hanging="720"/>
      </w:pPr>
      <w:rPr>
        <w:rFonts w:cs="Times New Roman" w:hint="default"/>
        <w:b/>
        <w:bCs w:val="0"/>
      </w:rPr>
    </w:lvl>
    <w:lvl w:ilvl="3">
      <w:start w:val="1"/>
      <w:numFmt w:val="decimal"/>
      <w:lvlText w:val="%1.%2.%3.%4"/>
      <w:lvlJc w:val="left"/>
      <w:pPr>
        <w:tabs>
          <w:tab w:val="num" w:pos="1931"/>
        </w:tabs>
        <w:ind w:left="1931" w:hanging="1080"/>
      </w:pPr>
      <w:rPr>
        <w:rFonts w:cs="Times New Roman" w:hint="default"/>
        <w:b/>
      </w:rPr>
    </w:lvl>
    <w:lvl w:ilvl="4">
      <w:start w:val="1"/>
      <w:numFmt w:val="decimal"/>
      <w:lvlText w:val="%1.%2.%3.%4.%5"/>
      <w:lvlJc w:val="left"/>
      <w:pPr>
        <w:tabs>
          <w:tab w:val="num" w:pos="2520"/>
        </w:tabs>
        <w:ind w:left="2520" w:hanging="1080"/>
      </w:pPr>
      <w:rPr>
        <w:rFonts w:cs="Times New Roman" w:hint="default"/>
        <w:b/>
      </w:rPr>
    </w:lvl>
    <w:lvl w:ilvl="5">
      <w:start w:val="1"/>
      <w:numFmt w:val="decimal"/>
      <w:lvlText w:val="%1.%2.%3.%4.%5.%6"/>
      <w:lvlJc w:val="left"/>
      <w:pPr>
        <w:tabs>
          <w:tab w:val="num" w:pos="3141"/>
        </w:tabs>
        <w:ind w:left="3141" w:hanging="1440"/>
      </w:pPr>
      <w:rPr>
        <w:rFonts w:ascii="Arial" w:hAnsi="Arial" w:cs="Arial" w:hint="default"/>
        <w:b/>
      </w:rPr>
    </w:lvl>
    <w:lvl w:ilvl="6">
      <w:start w:val="1"/>
      <w:numFmt w:val="decimal"/>
      <w:lvlText w:val="%1.%2.%3.%4.%5.%6.%7"/>
      <w:lvlJc w:val="left"/>
      <w:pPr>
        <w:tabs>
          <w:tab w:val="num" w:pos="3600"/>
        </w:tabs>
        <w:ind w:left="3600" w:hanging="1440"/>
      </w:pPr>
      <w:rPr>
        <w:rFonts w:cs="Times New Roman" w:hint="default"/>
        <w:b/>
      </w:rPr>
    </w:lvl>
    <w:lvl w:ilvl="7">
      <w:start w:val="1"/>
      <w:numFmt w:val="decimal"/>
      <w:lvlText w:val="%1.%2.%3.%4.%5.%6.%7.%8"/>
      <w:lvlJc w:val="left"/>
      <w:pPr>
        <w:tabs>
          <w:tab w:val="num" w:pos="4320"/>
        </w:tabs>
        <w:ind w:left="4320" w:hanging="1800"/>
      </w:pPr>
      <w:rPr>
        <w:rFonts w:cs="Times New Roman" w:hint="default"/>
        <w:b/>
      </w:rPr>
    </w:lvl>
    <w:lvl w:ilvl="8">
      <w:start w:val="1"/>
      <w:numFmt w:val="decimal"/>
      <w:lvlText w:val="%1.%2.%3.%4.%5.%6.%7.%8.%9"/>
      <w:lvlJc w:val="left"/>
      <w:pPr>
        <w:tabs>
          <w:tab w:val="num" w:pos="4680"/>
        </w:tabs>
        <w:ind w:left="4680" w:hanging="1800"/>
      </w:pPr>
      <w:rPr>
        <w:rFonts w:cs="Times New Roman" w:hint="default"/>
        <w:b/>
      </w:rPr>
    </w:lvl>
  </w:abstractNum>
  <w:abstractNum w:abstractNumId="51" w15:restartNumberingAfterBreak="0">
    <w:nsid w:val="477064FC"/>
    <w:multiLevelType w:val="hybridMultilevel"/>
    <w:tmpl w:val="CAE8C9EA"/>
    <w:lvl w:ilvl="0" w:tplc="9BF46B12">
      <w:start w:val="1"/>
      <w:numFmt w:val="bullet"/>
      <w:lvlText w:val="•"/>
      <w:lvlJc w:val="left"/>
      <w:pPr>
        <w:tabs>
          <w:tab w:val="num" w:pos="720"/>
        </w:tabs>
        <w:ind w:left="720" w:hanging="360"/>
      </w:pPr>
      <w:rPr>
        <w:rFonts w:ascii="Arial" w:hAnsi="Arial" w:hint="default"/>
      </w:rPr>
    </w:lvl>
    <w:lvl w:ilvl="1" w:tplc="32C04332" w:tentative="1">
      <w:start w:val="1"/>
      <w:numFmt w:val="bullet"/>
      <w:lvlText w:val="•"/>
      <w:lvlJc w:val="left"/>
      <w:pPr>
        <w:tabs>
          <w:tab w:val="num" w:pos="1440"/>
        </w:tabs>
        <w:ind w:left="1440" w:hanging="360"/>
      </w:pPr>
      <w:rPr>
        <w:rFonts w:ascii="Arial" w:hAnsi="Arial" w:hint="default"/>
      </w:rPr>
    </w:lvl>
    <w:lvl w:ilvl="2" w:tplc="3F9487E4" w:tentative="1">
      <w:start w:val="1"/>
      <w:numFmt w:val="bullet"/>
      <w:lvlText w:val="•"/>
      <w:lvlJc w:val="left"/>
      <w:pPr>
        <w:tabs>
          <w:tab w:val="num" w:pos="2160"/>
        </w:tabs>
        <w:ind w:left="2160" w:hanging="360"/>
      </w:pPr>
      <w:rPr>
        <w:rFonts w:ascii="Arial" w:hAnsi="Arial" w:hint="default"/>
      </w:rPr>
    </w:lvl>
    <w:lvl w:ilvl="3" w:tplc="A644F55A" w:tentative="1">
      <w:start w:val="1"/>
      <w:numFmt w:val="bullet"/>
      <w:lvlText w:val="•"/>
      <w:lvlJc w:val="left"/>
      <w:pPr>
        <w:tabs>
          <w:tab w:val="num" w:pos="2880"/>
        </w:tabs>
        <w:ind w:left="2880" w:hanging="360"/>
      </w:pPr>
      <w:rPr>
        <w:rFonts w:ascii="Arial" w:hAnsi="Arial" w:hint="default"/>
      </w:rPr>
    </w:lvl>
    <w:lvl w:ilvl="4" w:tplc="3C40EF42" w:tentative="1">
      <w:start w:val="1"/>
      <w:numFmt w:val="bullet"/>
      <w:lvlText w:val="•"/>
      <w:lvlJc w:val="left"/>
      <w:pPr>
        <w:tabs>
          <w:tab w:val="num" w:pos="3600"/>
        </w:tabs>
        <w:ind w:left="3600" w:hanging="360"/>
      </w:pPr>
      <w:rPr>
        <w:rFonts w:ascii="Arial" w:hAnsi="Arial" w:hint="default"/>
      </w:rPr>
    </w:lvl>
    <w:lvl w:ilvl="5" w:tplc="78C80DC4" w:tentative="1">
      <w:start w:val="1"/>
      <w:numFmt w:val="bullet"/>
      <w:lvlText w:val="•"/>
      <w:lvlJc w:val="left"/>
      <w:pPr>
        <w:tabs>
          <w:tab w:val="num" w:pos="4320"/>
        </w:tabs>
        <w:ind w:left="4320" w:hanging="360"/>
      </w:pPr>
      <w:rPr>
        <w:rFonts w:ascii="Arial" w:hAnsi="Arial" w:hint="default"/>
      </w:rPr>
    </w:lvl>
    <w:lvl w:ilvl="6" w:tplc="92CAF89C" w:tentative="1">
      <w:start w:val="1"/>
      <w:numFmt w:val="bullet"/>
      <w:lvlText w:val="•"/>
      <w:lvlJc w:val="left"/>
      <w:pPr>
        <w:tabs>
          <w:tab w:val="num" w:pos="5040"/>
        </w:tabs>
        <w:ind w:left="5040" w:hanging="360"/>
      </w:pPr>
      <w:rPr>
        <w:rFonts w:ascii="Arial" w:hAnsi="Arial" w:hint="default"/>
      </w:rPr>
    </w:lvl>
    <w:lvl w:ilvl="7" w:tplc="2774E07A" w:tentative="1">
      <w:start w:val="1"/>
      <w:numFmt w:val="bullet"/>
      <w:lvlText w:val="•"/>
      <w:lvlJc w:val="left"/>
      <w:pPr>
        <w:tabs>
          <w:tab w:val="num" w:pos="5760"/>
        </w:tabs>
        <w:ind w:left="5760" w:hanging="360"/>
      </w:pPr>
      <w:rPr>
        <w:rFonts w:ascii="Arial" w:hAnsi="Arial" w:hint="default"/>
      </w:rPr>
    </w:lvl>
    <w:lvl w:ilvl="8" w:tplc="21F8A3AE"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4BA07B8E"/>
    <w:multiLevelType w:val="hybridMultilevel"/>
    <w:tmpl w:val="6618155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3" w15:restartNumberingAfterBreak="0">
    <w:nsid w:val="4BAC4B8E"/>
    <w:multiLevelType w:val="hybridMultilevel"/>
    <w:tmpl w:val="9DB46D96"/>
    <w:lvl w:ilvl="0" w:tplc="04090013">
      <w:start w:val="1"/>
      <w:numFmt w:val="hebrew1"/>
      <w:lvlText w:val="%1."/>
      <w:lvlJc w:val="center"/>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54" w15:restartNumberingAfterBreak="0">
    <w:nsid w:val="4D7A0AE9"/>
    <w:multiLevelType w:val="multilevel"/>
    <w:tmpl w:val="812623AC"/>
    <w:lvl w:ilvl="0">
      <w:start w:val="7"/>
      <w:numFmt w:val="decimal"/>
      <w:lvlText w:val="%1"/>
      <w:lvlJc w:val="left"/>
      <w:pPr>
        <w:ind w:left="375" w:hanging="375"/>
      </w:pPr>
      <w:rPr>
        <w:rFonts w:hint="default"/>
      </w:rPr>
    </w:lvl>
    <w:lvl w:ilvl="1">
      <w:start w:val="7"/>
      <w:numFmt w:val="decimal"/>
      <w:lvlText w:val="%1.%2"/>
      <w:lvlJc w:val="left"/>
      <w:pPr>
        <w:ind w:left="427" w:hanging="375"/>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340" w:hanging="108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1804" w:hanging="1440"/>
      </w:pPr>
      <w:rPr>
        <w:rFonts w:hint="default"/>
      </w:rPr>
    </w:lvl>
    <w:lvl w:ilvl="8">
      <w:start w:val="1"/>
      <w:numFmt w:val="decimal"/>
      <w:lvlText w:val="%1.%2.%3.%4.%5.%6.%7.%8.%9"/>
      <w:lvlJc w:val="left"/>
      <w:pPr>
        <w:ind w:left="2216" w:hanging="1800"/>
      </w:pPr>
      <w:rPr>
        <w:rFonts w:hint="default"/>
      </w:rPr>
    </w:lvl>
  </w:abstractNum>
  <w:abstractNum w:abstractNumId="55" w15:restartNumberingAfterBreak="0">
    <w:nsid w:val="4F203348"/>
    <w:multiLevelType w:val="hybridMultilevel"/>
    <w:tmpl w:val="F79A8C36"/>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56" w15:restartNumberingAfterBreak="0">
    <w:nsid w:val="4FEA1358"/>
    <w:multiLevelType w:val="hybridMultilevel"/>
    <w:tmpl w:val="8D768F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51AC79AA"/>
    <w:multiLevelType w:val="hybridMultilevel"/>
    <w:tmpl w:val="8D6607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544818B8"/>
    <w:multiLevelType w:val="hybridMultilevel"/>
    <w:tmpl w:val="E7705030"/>
    <w:lvl w:ilvl="0" w:tplc="B1FC9762">
      <w:start w:val="1"/>
      <w:numFmt w:val="decimal"/>
      <w:lvlText w:val="%1."/>
      <w:lvlJc w:val="left"/>
      <w:pPr>
        <w:tabs>
          <w:tab w:val="num" w:pos="1068"/>
        </w:tabs>
        <w:ind w:left="1068" w:hanging="360"/>
      </w:pPr>
    </w:lvl>
    <w:lvl w:ilvl="1" w:tplc="17101280" w:tentative="1">
      <w:start w:val="1"/>
      <w:numFmt w:val="decimal"/>
      <w:lvlText w:val="%2."/>
      <w:lvlJc w:val="left"/>
      <w:pPr>
        <w:tabs>
          <w:tab w:val="num" w:pos="1788"/>
        </w:tabs>
        <w:ind w:left="1788" w:hanging="360"/>
      </w:pPr>
    </w:lvl>
    <w:lvl w:ilvl="2" w:tplc="F580F2FE" w:tentative="1">
      <w:start w:val="1"/>
      <w:numFmt w:val="decimal"/>
      <w:lvlText w:val="%3."/>
      <w:lvlJc w:val="left"/>
      <w:pPr>
        <w:tabs>
          <w:tab w:val="num" w:pos="2508"/>
        </w:tabs>
        <w:ind w:left="2508" w:hanging="360"/>
      </w:pPr>
    </w:lvl>
    <w:lvl w:ilvl="3" w:tplc="9A1C9762" w:tentative="1">
      <w:start w:val="1"/>
      <w:numFmt w:val="decimal"/>
      <w:lvlText w:val="%4."/>
      <w:lvlJc w:val="left"/>
      <w:pPr>
        <w:tabs>
          <w:tab w:val="num" w:pos="3228"/>
        </w:tabs>
        <w:ind w:left="3228" w:hanging="360"/>
      </w:pPr>
    </w:lvl>
    <w:lvl w:ilvl="4" w:tplc="1674DF00" w:tentative="1">
      <w:start w:val="1"/>
      <w:numFmt w:val="decimal"/>
      <w:lvlText w:val="%5."/>
      <w:lvlJc w:val="left"/>
      <w:pPr>
        <w:tabs>
          <w:tab w:val="num" w:pos="3948"/>
        </w:tabs>
        <w:ind w:left="3948" w:hanging="360"/>
      </w:pPr>
    </w:lvl>
    <w:lvl w:ilvl="5" w:tplc="8BAE2CDE" w:tentative="1">
      <w:start w:val="1"/>
      <w:numFmt w:val="decimal"/>
      <w:lvlText w:val="%6."/>
      <w:lvlJc w:val="left"/>
      <w:pPr>
        <w:tabs>
          <w:tab w:val="num" w:pos="4668"/>
        </w:tabs>
        <w:ind w:left="4668" w:hanging="360"/>
      </w:pPr>
    </w:lvl>
    <w:lvl w:ilvl="6" w:tplc="C008836C" w:tentative="1">
      <w:start w:val="1"/>
      <w:numFmt w:val="decimal"/>
      <w:lvlText w:val="%7."/>
      <w:lvlJc w:val="left"/>
      <w:pPr>
        <w:tabs>
          <w:tab w:val="num" w:pos="5388"/>
        </w:tabs>
        <w:ind w:left="5388" w:hanging="360"/>
      </w:pPr>
    </w:lvl>
    <w:lvl w:ilvl="7" w:tplc="3EEAED6C" w:tentative="1">
      <w:start w:val="1"/>
      <w:numFmt w:val="decimal"/>
      <w:lvlText w:val="%8."/>
      <w:lvlJc w:val="left"/>
      <w:pPr>
        <w:tabs>
          <w:tab w:val="num" w:pos="6108"/>
        </w:tabs>
        <w:ind w:left="6108" w:hanging="360"/>
      </w:pPr>
    </w:lvl>
    <w:lvl w:ilvl="8" w:tplc="0AA257BC" w:tentative="1">
      <w:start w:val="1"/>
      <w:numFmt w:val="decimal"/>
      <w:lvlText w:val="%9."/>
      <w:lvlJc w:val="left"/>
      <w:pPr>
        <w:tabs>
          <w:tab w:val="num" w:pos="6828"/>
        </w:tabs>
        <w:ind w:left="6828" w:hanging="360"/>
      </w:pPr>
    </w:lvl>
  </w:abstractNum>
  <w:abstractNum w:abstractNumId="59" w15:restartNumberingAfterBreak="0">
    <w:nsid w:val="5452030A"/>
    <w:multiLevelType w:val="hybridMultilevel"/>
    <w:tmpl w:val="8CD89B14"/>
    <w:lvl w:ilvl="0" w:tplc="04090013">
      <w:start w:val="1"/>
      <w:numFmt w:val="hebrew1"/>
      <w:lvlText w:val="%1."/>
      <w:lvlJc w:val="center"/>
      <w:pPr>
        <w:tabs>
          <w:tab w:val="num" w:pos="1800"/>
        </w:tabs>
        <w:ind w:left="1800" w:hanging="360"/>
      </w:pPr>
      <w:rPr>
        <w:rFonts w:hint="default"/>
      </w:rPr>
    </w:lvl>
    <w:lvl w:ilvl="1" w:tplc="34142FD8" w:tentative="1">
      <w:start w:val="1"/>
      <w:numFmt w:val="bullet"/>
      <w:lvlText w:val="•"/>
      <w:lvlJc w:val="left"/>
      <w:pPr>
        <w:tabs>
          <w:tab w:val="num" w:pos="2520"/>
        </w:tabs>
        <w:ind w:left="2520" w:hanging="360"/>
      </w:pPr>
      <w:rPr>
        <w:rFonts w:ascii="Arial" w:hAnsi="Arial" w:hint="default"/>
      </w:rPr>
    </w:lvl>
    <w:lvl w:ilvl="2" w:tplc="C5FAA6A8" w:tentative="1">
      <w:start w:val="1"/>
      <w:numFmt w:val="bullet"/>
      <w:lvlText w:val="•"/>
      <w:lvlJc w:val="left"/>
      <w:pPr>
        <w:tabs>
          <w:tab w:val="num" w:pos="3240"/>
        </w:tabs>
        <w:ind w:left="3240" w:hanging="360"/>
      </w:pPr>
      <w:rPr>
        <w:rFonts w:ascii="Arial" w:hAnsi="Arial" w:hint="default"/>
      </w:rPr>
    </w:lvl>
    <w:lvl w:ilvl="3" w:tplc="F8B4A25E" w:tentative="1">
      <w:start w:val="1"/>
      <w:numFmt w:val="bullet"/>
      <w:lvlText w:val="•"/>
      <w:lvlJc w:val="left"/>
      <w:pPr>
        <w:tabs>
          <w:tab w:val="num" w:pos="3960"/>
        </w:tabs>
        <w:ind w:left="3960" w:hanging="360"/>
      </w:pPr>
      <w:rPr>
        <w:rFonts w:ascii="Arial" w:hAnsi="Arial" w:hint="default"/>
      </w:rPr>
    </w:lvl>
    <w:lvl w:ilvl="4" w:tplc="5DE6D366" w:tentative="1">
      <w:start w:val="1"/>
      <w:numFmt w:val="bullet"/>
      <w:lvlText w:val="•"/>
      <w:lvlJc w:val="left"/>
      <w:pPr>
        <w:tabs>
          <w:tab w:val="num" w:pos="4680"/>
        </w:tabs>
        <w:ind w:left="4680" w:hanging="360"/>
      </w:pPr>
      <w:rPr>
        <w:rFonts w:ascii="Arial" w:hAnsi="Arial" w:hint="default"/>
      </w:rPr>
    </w:lvl>
    <w:lvl w:ilvl="5" w:tplc="AD50781A" w:tentative="1">
      <w:start w:val="1"/>
      <w:numFmt w:val="bullet"/>
      <w:lvlText w:val="•"/>
      <w:lvlJc w:val="left"/>
      <w:pPr>
        <w:tabs>
          <w:tab w:val="num" w:pos="5400"/>
        </w:tabs>
        <w:ind w:left="5400" w:hanging="360"/>
      </w:pPr>
      <w:rPr>
        <w:rFonts w:ascii="Arial" w:hAnsi="Arial" w:hint="default"/>
      </w:rPr>
    </w:lvl>
    <w:lvl w:ilvl="6" w:tplc="EA72DF62" w:tentative="1">
      <w:start w:val="1"/>
      <w:numFmt w:val="bullet"/>
      <w:lvlText w:val="•"/>
      <w:lvlJc w:val="left"/>
      <w:pPr>
        <w:tabs>
          <w:tab w:val="num" w:pos="6120"/>
        </w:tabs>
        <w:ind w:left="6120" w:hanging="360"/>
      </w:pPr>
      <w:rPr>
        <w:rFonts w:ascii="Arial" w:hAnsi="Arial" w:hint="default"/>
      </w:rPr>
    </w:lvl>
    <w:lvl w:ilvl="7" w:tplc="6FE65800" w:tentative="1">
      <w:start w:val="1"/>
      <w:numFmt w:val="bullet"/>
      <w:lvlText w:val="•"/>
      <w:lvlJc w:val="left"/>
      <w:pPr>
        <w:tabs>
          <w:tab w:val="num" w:pos="6840"/>
        </w:tabs>
        <w:ind w:left="6840" w:hanging="360"/>
      </w:pPr>
      <w:rPr>
        <w:rFonts w:ascii="Arial" w:hAnsi="Arial" w:hint="default"/>
      </w:rPr>
    </w:lvl>
    <w:lvl w:ilvl="8" w:tplc="6B6C72CE" w:tentative="1">
      <w:start w:val="1"/>
      <w:numFmt w:val="bullet"/>
      <w:lvlText w:val="•"/>
      <w:lvlJc w:val="left"/>
      <w:pPr>
        <w:tabs>
          <w:tab w:val="num" w:pos="7560"/>
        </w:tabs>
        <w:ind w:left="7560" w:hanging="360"/>
      </w:pPr>
      <w:rPr>
        <w:rFonts w:ascii="Arial" w:hAnsi="Arial" w:hint="default"/>
      </w:rPr>
    </w:lvl>
  </w:abstractNum>
  <w:abstractNum w:abstractNumId="60" w15:restartNumberingAfterBreak="0">
    <w:nsid w:val="5B6032F1"/>
    <w:multiLevelType w:val="hybridMultilevel"/>
    <w:tmpl w:val="67AEE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B853D37"/>
    <w:multiLevelType w:val="hybridMultilevel"/>
    <w:tmpl w:val="45486DD6"/>
    <w:lvl w:ilvl="0" w:tplc="04090013">
      <w:start w:val="1"/>
      <w:numFmt w:val="hebrew1"/>
      <w:lvlText w:val="%1."/>
      <w:lvlJc w:val="center"/>
      <w:pPr>
        <w:tabs>
          <w:tab w:val="num" w:pos="1440"/>
        </w:tabs>
        <w:ind w:left="1440" w:hanging="360"/>
      </w:pPr>
    </w:lvl>
    <w:lvl w:ilvl="1" w:tplc="85AEDCCC">
      <w:start w:val="1"/>
      <w:numFmt w:val="decimal"/>
      <w:lvlText w:val="%2."/>
      <w:lvlJc w:val="left"/>
      <w:pPr>
        <w:tabs>
          <w:tab w:val="num" w:pos="2160"/>
        </w:tabs>
        <w:ind w:left="2160" w:hanging="360"/>
      </w:pPr>
    </w:lvl>
    <w:lvl w:ilvl="2" w:tplc="1AFCA1CA" w:tentative="1">
      <w:start w:val="1"/>
      <w:numFmt w:val="decimal"/>
      <w:lvlText w:val="%3."/>
      <w:lvlJc w:val="left"/>
      <w:pPr>
        <w:tabs>
          <w:tab w:val="num" w:pos="2880"/>
        </w:tabs>
        <w:ind w:left="2880" w:hanging="360"/>
      </w:pPr>
    </w:lvl>
    <w:lvl w:ilvl="3" w:tplc="2C68F1DC" w:tentative="1">
      <w:start w:val="1"/>
      <w:numFmt w:val="decimal"/>
      <w:lvlText w:val="%4."/>
      <w:lvlJc w:val="left"/>
      <w:pPr>
        <w:tabs>
          <w:tab w:val="num" w:pos="3600"/>
        </w:tabs>
        <w:ind w:left="3600" w:hanging="360"/>
      </w:pPr>
    </w:lvl>
    <w:lvl w:ilvl="4" w:tplc="34203B52" w:tentative="1">
      <w:start w:val="1"/>
      <w:numFmt w:val="decimal"/>
      <w:lvlText w:val="%5."/>
      <w:lvlJc w:val="left"/>
      <w:pPr>
        <w:tabs>
          <w:tab w:val="num" w:pos="4320"/>
        </w:tabs>
        <w:ind w:left="4320" w:hanging="360"/>
      </w:pPr>
    </w:lvl>
    <w:lvl w:ilvl="5" w:tplc="217C1290" w:tentative="1">
      <w:start w:val="1"/>
      <w:numFmt w:val="decimal"/>
      <w:lvlText w:val="%6."/>
      <w:lvlJc w:val="left"/>
      <w:pPr>
        <w:tabs>
          <w:tab w:val="num" w:pos="5040"/>
        </w:tabs>
        <w:ind w:left="5040" w:hanging="360"/>
      </w:pPr>
    </w:lvl>
    <w:lvl w:ilvl="6" w:tplc="7C2ACF94" w:tentative="1">
      <w:start w:val="1"/>
      <w:numFmt w:val="decimal"/>
      <w:lvlText w:val="%7."/>
      <w:lvlJc w:val="left"/>
      <w:pPr>
        <w:tabs>
          <w:tab w:val="num" w:pos="5760"/>
        </w:tabs>
        <w:ind w:left="5760" w:hanging="360"/>
      </w:pPr>
    </w:lvl>
    <w:lvl w:ilvl="7" w:tplc="EDDC9CE8" w:tentative="1">
      <w:start w:val="1"/>
      <w:numFmt w:val="decimal"/>
      <w:lvlText w:val="%8."/>
      <w:lvlJc w:val="left"/>
      <w:pPr>
        <w:tabs>
          <w:tab w:val="num" w:pos="6480"/>
        </w:tabs>
        <w:ind w:left="6480" w:hanging="360"/>
      </w:pPr>
    </w:lvl>
    <w:lvl w:ilvl="8" w:tplc="0DCC8E46" w:tentative="1">
      <w:start w:val="1"/>
      <w:numFmt w:val="decimal"/>
      <w:lvlText w:val="%9."/>
      <w:lvlJc w:val="left"/>
      <w:pPr>
        <w:tabs>
          <w:tab w:val="num" w:pos="7200"/>
        </w:tabs>
        <w:ind w:left="7200" w:hanging="360"/>
      </w:pPr>
    </w:lvl>
  </w:abstractNum>
  <w:abstractNum w:abstractNumId="62" w15:restartNumberingAfterBreak="0">
    <w:nsid w:val="5C7412BD"/>
    <w:multiLevelType w:val="hybridMultilevel"/>
    <w:tmpl w:val="FCBC6B38"/>
    <w:lvl w:ilvl="0" w:tplc="DFC42504">
      <w:start w:val="1"/>
      <w:numFmt w:val="decimal"/>
      <w:lvlText w:val="%1."/>
      <w:lvlJc w:val="left"/>
      <w:pPr>
        <w:tabs>
          <w:tab w:val="num" w:pos="720"/>
        </w:tabs>
        <w:ind w:left="720" w:hanging="360"/>
      </w:pPr>
    </w:lvl>
    <w:lvl w:ilvl="1" w:tplc="5A643186">
      <w:start w:val="1"/>
      <w:numFmt w:val="hebrew2"/>
      <w:lvlText w:val="%2-"/>
      <w:lvlJc w:val="left"/>
      <w:pPr>
        <w:tabs>
          <w:tab w:val="num" w:pos="1440"/>
        </w:tabs>
        <w:ind w:left="1440" w:hanging="360"/>
      </w:pPr>
    </w:lvl>
    <w:lvl w:ilvl="2" w:tplc="656A32AE" w:tentative="1">
      <w:start w:val="1"/>
      <w:numFmt w:val="decimal"/>
      <w:lvlText w:val="%3."/>
      <w:lvlJc w:val="left"/>
      <w:pPr>
        <w:tabs>
          <w:tab w:val="num" w:pos="2160"/>
        </w:tabs>
        <w:ind w:left="2160" w:hanging="360"/>
      </w:pPr>
    </w:lvl>
    <w:lvl w:ilvl="3" w:tplc="AF70C958" w:tentative="1">
      <w:start w:val="1"/>
      <w:numFmt w:val="decimal"/>
      <w:lvlText w:val="%4."/>
      <w:lvlJc w:val="left"/>
      <w:pPr>
        <w:tabs>
          <w:tab w:val="num" w:pos="2880"/>
        </w:tabs>
        <w:ind w:left="2880" w:hanging="360"/>
      </w:pPr>
    </w:lvl>
    <w:lvl w:ilvl="4" w:tplc="E60CFD4A" w:tentative="1">
      <w:start w:val="1"/>
      <w:numFmt w:val="decimal"/>
      <w:lvlText w:val="%5."/>
      <w:lvlJc w:val="left"/>
      <w:pPr>
        <w:tabs>
          <w:tab w:val="num" w:pos="3600"/>
        </w:tabs>
        <w:ind w:left="3600" w:hanging="360"/>
      </w:pPr>
    </w:lvl>
    <w:lvl w:ilvl="5" w:tplc="AAC6DD3E" w:tentative="1">
      <w:start w:val="1"/>
      <w:numFmt w:val="decimal"/>
      <w:lvlText w:val="%6."/>
      <w:lvlJc w:val="left"/>
      <w:pPr>
        <w:tabs>
          <w:tab w:val="num" w:pos="4320"/>
        </w:tabs>
        <w:ind w:left="4320" w:hanging="360"/>
      </w:pPr>
    </w:lvl>
    <w:lvl w:ilvl="6" w:tplc="36B8C29E" w:tentative="1">
      <w:start w:val="1"/>
      <w:numFmt w:val="decimal"/>
      <w:lvlText w:val="%7."/>
      <w:lvlJc w:val="left"/>
      <w:pPr>
        <w:tabs>
          <w:tab w:val="num" w:pos="5040"/>
        </w:tabs>
        <w:ind w:left="5040" w:hanging="360"/>
      </w:pPr>
    </w:lvl>
    <w:lvl w:ilvl="7" w:tplc="A0D22FC4" w:tentative="1">
      <w:start w:val="1"/>
      <w:numFmt w:val="decimal"/>
      <w:lvlText w:val="%8."/>
      <w:lvlJc w:val="left"/>
      <w:pPr>
        <w:tabs>
          <w:tab w:val="num" w:pos="5760"/>
        </w:tabs>
        <w:ind w:left="5760" w:hanging="360"/>
      </w:pPr>
    </w:lvl>
    <w:lvl w:ilvl="8" w:tplc="0032E0C2" w:tentative="1">
      <w:start w:val="1"/>
      <w:numFmt w:val="decimal"/>
      <w:lvlText w:val="%9."/>
      <w:lvlJc w:val="left"/>
      <w:pPr>
        <w:tabs>
          <w:tab w:val="num" w:pos="6480"/>
        </w:tabs>
        <w:ind w:left="6480" w:hanging="360"/>
      </w:pPr>
    </w:lvl>
  </w:abstractNum>
  <w:abstractNum w:abstractNumId="63" w15:restartNumberingAfterBreak="0">
    <w:nsid w:val="5D013D46"/>
    <w:multiLevelType w:val="multilevel"/>
    <w:tmpl w:val="B42EE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9E1CB9"/>
    <w:multiLevelType w:val="hybridMultilevel"/>
    <w:tmpl w:val="563A6218"/>
    <w:lvl w:ilvl="0" w:tplc="5C48A0D4">
      <w:start w:val="1"/>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5F6979C6"/>
    <w:multiLevelType w:val="hybridMultilevel"/>
    <w:tmpl w:val="7F009744"/>
    <w:lvl w:ilvl="0" w:tplc="77E28630">
      <w:start w:val="1"/>
      <w:numFmt w:val="hebrew1"/>
      <w:lvlText w:val="%1."/>
      <w:lvlJc w:val="left"/>
      <w:pPr>
        <w:ind w:left="1208" w:hanging="360"/>
      </w:pPr>
      <w:rPr>
        <w:rFonts w:hint="default"/>
      </w:r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66" w15:restartNumberingAfterBreak="0">
    <w:nsid w:val="612E7902"/>
    <w:multiLevelType w:val="hybridMultilevel"/>
    <w:tmpl w:val="7D6274D8"/>
    <w:lvl w:ilvl="0" w:tplc="F41C7C9A">
      <w:start w:val="1"/>
      <w:numFmt w:val="hebrew1"/>
      <w:lvlText w:val="%1."/>
      <w:lvlJc w:val="center"/>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74A3BF5"/>
    <w:multiLevelType w:val="hybridMultilevel"/>
    <w:tmpl w:val="F452A34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8" w15:restartNumberingAfterBreak="0">
    <w:nsid w:val="696D4AB2"/>
    <w:multiLevelType w:val="hybridMultilevel"/>
    <w:tmpl w:val="ED52ECA0"/>
    <w:lvl w:ilvl="0" w:tplc="AC28FE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CF37458"/>
    <w:multiLevelType w:val="hybridMultilevel"/>
    <w:tmpl w:val="61D6C046"/>
    <w:lvl w:ilvl="0" w:tplc="0409000F">
      <w:start w:val="1"/>
      <w:numFmt w:val="decimal"/>
      <w:lvlText w:val="%1."/>
      <w:lvlJc w:val="left"/>
      <w:pPr>
        <w:ind w:left="1285" w:hanging="360"/>
      </w:p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70" w15:restartNumberingAfterBreak="0">
    <w:nsid w:val="6E190DA5"/>
    <w:multiLevelType w:val="multilevel"/>
    <w:tmpl w:val="2460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FF313CB"/>
    <w:multiLevelType w:val="multilevel"/>
    <w:tmpl w:val="AA9EDA52"/>
    <w:lvl w:ilvl="0">
      <w:start w:val="16"/>
      <w:numFmt w:val="decimal"/>
      <w:lvlText w:val="%1"/>
      <w:lvlJc w:val="left"/>
      <w:pPr>
        <w:ind w:left="473" w:hanging="473"/>
      </w:pPr>
      <w:rPr>
        <w:rFonts w:hint="default"/>
      </w:rPr>
    </w:lvl>
    <w:lvl w:ilvl="1">
      <w:start w:val="1"/>
      <w:numFmt w:val="decimal"/>
      <w:lvlText w:val="%1.%2"/>
      <w:lvlJc w:val="left"/>
      <w:pPr>
        <w:ind w:left="471" w:hanging="473"/>
      </w:pPr>
      <w:rPr>
        <w:rFonts w:hint="default"/>
        <w:b/>
        <w:bCs/>
        <w:sz w:val="26"/>
        <w:szCs w:val="26"/>
      </w:rPr>
    </w:lvl>
    <w:lvl w:ilvl="2">
      <w:start w:val="1"/>
      <w:numFmt w:val="decimal"/>
      <w:lvlText w:val="%1.%2.%3"/>
      <w:lvlJc w:val="left"/>
      <w:pPr>
        <w:ind w:left="716" w:hanging="720"/>
      </w:pPr>
      <w:rPr>
        <w:rFonts w:hint="default"/>
        <w:b w:val="0"/>
        <w:bCs w:val="0"/>
      </w:rPr>
    </w:lvl>
    <w:lvl w:ilvl="3">
      <w:start w:val="1"/>
      <w:numFmt w:val="decimal"/>
      <w:lvlText w:val="%1.%2.%3.%4"/>
      <w:lvlJc w:val="left"/>
      <w:pPr>
        <w:ind w:left="1074" w:hanging="108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430" w:hanging="144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786" w:hanging="1800"/>
      </w:pPr>
      <w:rPr>
        <w:rFonts w:hint="default"/>
      </w:rPr>
    </w:lvl>
    <w:lvl w:ilvl="8">
      <w:start w:val="1"/>
      <w:numFmt w:val="decimal"/>
      <w:lvlText w:val="%1.%2.%3.%4.%5.%6.%7.%8.%9"/>
      <w:lvlJc w:val="left"/>
      <w:pPr>
        <w:ind w:left="1784" w:hanging="1800"/>
      </w:pPr>
      <w:rPr>
        <w:rFonts w:hint="default"/>
      </w:rPr>
    </w:lvl>
  </w:abstractNum>
  <w:abstractNum w:abstractNumId="72" w15:restartNumberingAfterBreak="0">
    <w:nsid w:val="779559BF"/>
    <w:multiLevelType w:val="hybridMultilevel"/>
    <w:tmpl w:val="661CD24C"/>
    <w:lvl w:ilvl="0" w:tplc="2FC28BCA">
      <w:start w:val="14"/>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680E02"/>
    <w:multiLevelType w:val="multilevel"/>
    <w:tmpl w:val="453C6F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4" w15:restartNumberingAfterBreak="0">
    <w:nsid w:val="7B3E3CDF"/>
    <w:multiLevelType w:val="multilevel"/>
    <w:tmpl w:val="DD02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C0E6C04"/>
    <w:multiLevelType w:val="hybridMultilevel"/>
    <w:tmpl w:val="3992106E"/>
    <w:lvl w:ilvl="0" w:tplc="04090013">
      <w:start w:val="1"/>
      <w:numFmt w:val="hebrew1"/>
      <w:lvlText w:val="%1."/>
      <w:lvlJc w:val="center"/>
      <w:pPr>
        <w:tabs>
          <w:tab w:val="num" w:pos="1440"/>
        </w:tabs>
        <w:ind w:left="1440" w:hanging="360"/>
      </w:pPr>
    </w:lvl>
    <w:lvl w:ilvl="1" w:tplc="51C8E6A0" w:tentative="1">
      <w:start w:val="1"/>
      <w:numFmt w:val="decimal"/>
      <w:lvlText w:val="%2."/>
      <w:lvlJc w:val="left"/>
      <w:pPr>
        <w:tabs>
          <w:tab w:val="num" w:pos="2160"/>
        </w:tabs>
        <w:ind w:left="2160" w:hanging="360"/>
      </w:pPr>
    </w:lvl>
    <w:lvl w:ilvl="2" w:tplc="4636E906" w:tentative="1">
      <w:start w:val="1"/>
      <w:numFmt w:val="decimal"/>
      <w:lvlText w:val="%3."/>
      <w:lvlJc w:val="left"/>
      <w:pPr>
        <w:tabs>
          <w:tab w:val="num" w:pos="2880"/>
        </w:tabs>
        <w:ind w:left="2880" w:hanging="360"/>
      </w:pPr>
    </w:lvl>
    <w:lvl w:ilvl="3" w:tplc="4AEC99DE" w:tentative="1">
      <w:start w:val="1"/>
      <w:numFmt w:val="decimal"/>
      <w:lvlText w:val="%4."/>
      <w:lvlJc w:val="left"/>
      <w:pPr>
        <w:tabs>
          <w:tab w:val="num" w:pos="3600"/>
        </w:tabs>
        <w:ind w:left="3600" w:hanging="360"/>
      </w:pPr>
    </w:lvl>
    <w:lvl w:ilvl="4" w:tplc="5060C540" w:tentative="1">
      <w:start w:val="1"/>
      <w:numFmt w:val="decimal"/>
      <w:lvlText w:val="%5."/>
      <w:lvlJc w:val="left"/>
      <w:pPr>
        <w:tabs>
          <w:tab w:val="num" w:pos="4320"/>
        </w:tabs>
        <w:ind w:left="4320" w:hanging="360"/>
      </w:pPr>
    </w:lvl>
    <w:lvl w:ilvl="5" w:tplc="DE588750" w:tentative="1">
      <w:start w:val="1"/>
      <w:numFmt w:val="decimal"/>
      <w:lvlText w:val="%6."/>
      <w:lvlJc w:val="left"/>
      <w:pPr>
        <w:tabs>
          <w:tab w:val="num" w:pos="5040"/>
        </w:tabs>
        <w:ind w:left="5040" w:hanging="360"/>
      </w:pPr>
    </w:lvl>
    <w:lvl w:ilvl="6" w:tplc="767CE438" w:tentative="1">
      <w:start w:val="1"/>
      <w:numFmt w:val="decimal"/>
      <w:lvlText w:val="%7."/>
      <w:lvlJc w:val="left"/>
      <w:pPr>
        <w:tabs>
          <w:tab w:val="num" w:pos="5760"/>
        </w:tabs>
        <w:ind w:left="5760" w:hanging="360"/>
      </w:pPr>
    </w:lvl>
    <w:lvl w:ilvl="7" w:tplc="C194FCEA" w:tentative="1">
      <w:start w:val="1"/>
      <w:numFmt w:val="decimal"/>
      <w:lvlText w:val="%8."/>
      <w:lvlJc w:val="left"/>
      <w:pPr>
        <w:tabs>
          <w:tab w:val="num" w:pos="6480"/>
        </w:tabs>
        <w:ind w:left="6480" w:hanging="360"/>
      </w:pPr>
    </w:lvl>
    <w:lvl w:ilvl="8" w:tplc="59DA8154" w:tentative="1">
      <w:start w:val="1"/>
      <w:numFmt w:val="decimal"/>
      <w:lvlText w:val="%9."/>
      <w:lvlJc w:val="left"/>
      <w:pPr>
        <w:tabs>
          <w:tab w:val="num" w:pos="7200"/>
        </w:tabs>
        <w:ind w:left="7200" w:hanging="360"/>
      </w:pPr>
    </w:lvl>
  </w:abstractNum>
  <w:abstractNum w:abstractNumId="76" w15:restartNumberingAfterBreak="0">
    <w:nsid w:val="7EBD78C9"/>
    <w:multiLevelType w:val="hybridMultilevel"/>
    <w:tmpl w:val="61B2726E"/>
    <w:lvl w:ilvl="0" w:tplc="04090001">
      <w:start w:val="1"/>
      <w:numFmt w:val="bullet"/>
      <w:lvlText w:val=""/>
      <w:lvlJc w:val="left"/>
      <w:pPr>
        <w:tabs>
          <w:tab w:val="num" w:pos="746"/>
        </w:tabs>
        <w:ind w:left="746" w:hanging="360"/>
      </w:pPr>
      <w:rPr>
        <w:rFonts w:ascii="Symbol" w:hAnsi="Symbol" w:hint="default"/>
      </w:rPr>
    </w:lvl>
    <w:lvl w:ilvl="1" w:tplc="04090003" w:tentative="1">
      <w:start w:val="1"/>
      <w:numFmt w:val="bullet"/>
      <w:lvlText w:val="o"/>
      <w:lvlJc w:val="left"/>
      <w:pPr>
        <w:tabs>
          <w:tab w:val="num" w:pos="1466"/>
        </w:tabs>
        <w:ind w:left="1466" w:hanging="360"/>
      </w:pPr>
      <w:rPr>
        <w:rFonts w:ascii="Courier New" w:hAnsi="Courier New" w:hint="default"/>
      </w:rPr>
    </w:lvl>
    <w:lvl w:ilvl="2" w:tplc="04090005" w:tentative="1">
      <w:start w:val="1"/>
      <w:numFmt w:val="bullet"/>
      <w:lvlText w:val=""/>
      <w:lvlJc w:val="left"/>
      <w:pPr>
        <w:tabs>
          <w:tab w:val="num" w:pos="2186"/>
        </w:tabs>
        <w:ind w:left="2186" w:hanging="360"/>
      </w:pPr>
      <w:rPr>
        <w:rFonts w:ascii="Wingdings" w:hAnsi="Wingdings" w:hint="default"/>
      </w:rPr>
    </w:lvl>
    <w:lvl w:ilvl="3" w:tplc="04090001" w:tentative="1">
      <w:start w:val="1"/>
      <w:numFmt w:val="bullet"/>
      <w:lvlText w:val=""/>
      <w:lvlJc w:val="left"/>
      <w:pPr>
        <w:tabs>
          <w:tab w:val="num" w:pos="2906"/>
        </w:tabs>
        <w:ind w:left="2906" w:hanging="360"/>
      </w:pPr>
      <w:rPr>
        <w:rFonts w:ascii="Symbol" w:hAnsi="Symbol" w:hint="default"/>
      </w:rPr>
    </w:lvl>
    <w:lvl w:ilvl="4" w:tplc="04090003" w:tentative="1">
      <w:start w:val="1"/>
      <w:numFmt w:val="bullet"/>
      <w:lvlText w:val="o"/>
      <w:lvlJc w:val="left"/>
      <w:pPr>
        <w:tabs>
          <w:tab w:val="num" w:pos="3626"/>
        </w:tabs>
        <w:ind w:left="3626" w:hanging="360"/>
      </w:pPr>
      <w:rPr>
        <w:rFonts w:ascii="Courier New" w:hAnsi="Courier New" w:hint="default"/>
      </w:rPr>
    </w:lvl>
    <w:lvl w:ilvl="5" w:tplc="04090005" w:tentative="1">
      <w:start w:val="1"/>
      <w:numFmt w:val="bullet"/>
      <w:lvlText w:val=""/>
      <w:lvlJc w:val="left"/>
      <w:pPr>
        <w:tabs>
          <w:tab w:val="num" w:pos="4346"/>
        </w:tabs>
        <w:ind w:left="4346" w:hanging="360"/>
      </w:pPr>
      <w:rPr>
        <w:rFonts w:ascii="Wingdings" w:hAnsi="Wingdings" w:hint="default"/>
      </w:rPr>
    </w:lvl>
    <w:lvl w:ilvl="6" w:tplc="04090001" w:tentative="1">
      <w:start w:val="1"/>
      <w:numFmt w:val="bullet"/>
      <w:lvlText w:val=""/>
      <w:lvlJc w:val="left"/>
      <w:pPr>
        <w:tabs>
          <w:tab w:val="num" w:pos="5066"/>
        </w:tabs>
        <w:ind w:left="5066" w:hanging="360"/>
      </w:pPr>
      <w:rPr>
        <w:rFonts w:ascii="Symbol" w:hAnsi="Symbol" w:hint="default"/>
      </w:rPr>
    </w:lvl>
    <w:lvl w:ilvl="7" w:tplc="04090003" w:tentative="1">
      <w:start w:val="1"/>
      <w:numFmt w:val="bullet"/>
      <w:lvlText w:val="o"/>
      <w:lvlJc w:val="left"/>
      <w:pPr>
        <w:tabs>
          <w:tab w:val="num" w:pos="5786"/>
        </w:tabs>
        <w:ind w:left="5786" w:hanging="360"/>
      </w:pPr>
      <w:rPr>
        <w:rFonts w:ascii="Courier New" w:hAnsi="Courier New" w:hint="default"/>
      </w:rPr>
    </w:lvl>
    <w:lvl w:ilvl="8" w:tplc="04090005" w:tentative="1">
      <w:start w:val="1"/>
      <w:numFmt w:val="bullet"/>
      <w:lvlText w:val=""/>
      <w:lvlJc w:val="left"/>
      <w:pPr>
        <w:tabs>
          <w:tab w:val="num" w:pos="6506"/>
        </w:tabs>
        <w:ind w:left="6506" w:hanging="360"/>
      </w:pPr>
      <w:rPr>
        <w:rFonts w:ascii="Wingdings" w:hAnsi="Wingdings" w:hint="default"/>
      </w:rPr>
    </w:lvl>
  </w:abstractNum>
  <w:abstractNum w:abstractNumId="77" w15:restartNumberingAfterBreak="0">
    <w:nsid w:val="7F2E60E8"/>
    <w:multiLevelType w:val="hybridMultilevel"/>
    <w:tmpl w:val="02EE9CBA"/>
    <w:lvl w:ilvl="0" w:tplc="8AE86836">
      <w:start w:val="1"/>
      <w:numFmt w:val="decimal"/>
      <w:lvlText w:val="%1."/>
      <w:lvlJc w:val="left"/>
      <w:pPr>
        <w:ind w:left="720" w:hanging="360"/>
      </w:pPr>
      <w:rPr>
        <w:rFonts w:hint="default"/>
        <w:b/>
        <w:bCs/>
      </w:rPr>
    </w:lvl>
    <w:lvl w:ilvl="1" w:tplc="04090013">
      <w:start w:val="1"/>
      <w:numFmt w:val="hebrew1"/>
      <w:lvlText w:val="%2."/>
      <w:lvlJc w:val="center"/>
      <w:pPr>
        <w:ind w:left="1440" w:hanging="360"/>
      </w:pPr>
      <w:rPr>
        <w:b/>
        <w:bCs w:val="0"/>
        <w:sz w:val="20"/>
        <w:u w:val="no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35"/>
  </w:num>
  <w:num w:numId="3">
    <w:abstractNumId w:val="6"/>
  </w:num>
  <w:num w:numId="4">
    <w:abstractNumId w:val="76"/>
  </w:num>
  <w:num w:numId="5">
    <w:abstractNumId w:val="33"/>
  </w:num>
  <w:num w:numId="6">
    <w:abstractNumId w:val="67"/>
  </w:num>
  <w:num w:numId="7">
    <w:abstractNumId w:val="45"/>
  </w:num>
  <w:num w:numId="8">
    <w:abstractNumId w:val="10"/>
  </w:num>
  <w:num w:numId="9">
    <w:abstractNumId w:val="20"/>
  </w:num>
  <w:num w:numId="10">
    <w:abstractNumId w:val="52"/>
  </w:num>
  <w:num w:numId="11">
    <w:abstractNumId w:val="31"/>
  </w:num>
  <w:num w:numId="12">
    <w:abstractNumId w:val="0"/>
  </w:num>
  <w:num w:numId="1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9"/>
  </w:num>
  <w:num w:numId="16">
    <w:abstractNumId w:val="47"/>
  </w:num>
  <w:num w:numId="17">
    <w:abstractNumId w:val="50"/>
  </w:num>
  <w:num w:numId="18">
    <w:abstractNumId w:val="3"/>
  </w:num>
  <w:num w:numId="19">
    <w:abstractNumId w:val="56"/>
  </w:num>
  <w:num w:numId="20">
    <w:abstractNumId w:val="27"/>
  </w:num>
  <w:num w:numId="21">
    <w:abstractNumId w:val="48"/>
  </w:num>
  <w:num w:numId="22">
    <w:abstractNumId w:val="2"/>
  </w:num>
  <w:num w:numId="23">
    <w:abstractNumId w:val="55"/>
  </w:num>
  <w:num w:numId="24">
    <w:abstractNumId w:val="71"/>
  </w:num>
  <w:num w:numId="25">
    <w:abstractNumId w:val="65"/>
  </w:num>
  <w:num w:numId="26">
    <w:abstractNumId w:val="23"/>
  </w:num>
  <w:num w:numId="27">
    <w:abstractNumId w:val="17"/>
  </w:num>
  <w:num w:numId="28">
    <w:abstractNumId w:val="34"/>
  </w:num>
  <w:num w:numId="29">
    <w:abstractNumId w:val="63"/>
  </w:num>
  <w:num w:numId="30">
    <w:abstractNumId w:val="14"/>
  </w:num>
  <w:num w:numId="31">
    <w:abstractNumId w:val="42"/>
  </w:num>
  <w:num w:numId="32">
    <w:abstractNumId w:val="46"/>
  </w:num>
  <w:num w:numId="33">
    <w:abstractNumId w:val="30"/>
  </w:num>
  <w:num w:numId="34">
    <w:abstractNumId w:val="57"/>
  </w:num>
  <w:num w:numId="35">
    <w:abstractNumId w:val="12"/>
  </w:num>
  <w:num w:numId="36">
    <w:abstractNumId w:val="66"/>
  </w:num>
  <w:num w:numId="37">
    <w:abstractNumId w:val="77"/>
  </w:num>
  <w:num w:numId="38">
    <w:abstractNumId w:val="19"/>
  </w:num>
  <w:num w:numId="39">
    <w:abstractNumId w:val="73"/>
  </w:num>
  <w:num w:numId="4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2"/>
  </w:num>
  <w:num w:numId="47">
    <w:abstractNumId w:val="18"/>
  </w:num>
  <w:num w:numId="48">
    <w:abstractNumId w:val="60"/>
  </w:num>
  <w:num w:numId="49">
    <w:abstractNumId w:val="64"/>
  </w:num>
  <w:num w:numId="50">
    <w:abstractNumId w:val="16"/>
  </w:num>
  <w:num w:numId="51">
    <w:abstractNumId w:val="5"/>
  </w:num>
  <w:num w:numId="52">
    <w:abstractNumId w:val="74"/>
  </w:num>
  <w:num w:numId="53">
    <w:abstractNumId w:val="70"/>
  </w:num>
  <w:num w:numId="54">
    <w:abstractNumId w:val="4"/>
  </w:num>
  <w:num w:numId="55">
    <w:abstractNumId w:val="9"/>
  </w:num>
  <w:num w:numId="56">
    <w:abstractNumId w:val="29"/>
  </w:num>
  <w:num w:numId="57">
    <w:abstractNumId w:val="22"/>
  </w:num>
  <w:num w:numId="58">
    <w:abstractNumId w:val="15"/>
  </w:num>
  <w:num w:numId="59">
    <w:abstractNumId w:val="38"/>
  </w:num>
  <w:num w:numId="60">
    <w:abstractNumId w:val="13"/>
  </w:num>
  <w:num w:numId="61">
    <w:abstractNumId w:val="51"/>
  </w:num>
  <w:num w:numId="62">
    <w:abstractNumId w:val="11"/>
  </w:num>
  <w:num w:numId="63">
    <w:abstractNumId w:val="24"/>
  </w:num>
  <w:num w:numId="64">
    <w:abstractNumId w:val="40"/>
  </w:num>
  <w:num w:numId="65">
    <w:abstractNumId w:val="36"/>
  </w:num>
  <w:num w:numId="66">
    <w:abstractNumId w:val="41"/>
  </w:num>
  <w:num w:numId="67">
    <w:abstractNumId w:val="37"/>
  </w:num>
  <w:num w:numId="68">
    <w:abstractNumId w:val="75"/>
  </w:num>
  <w:num w:numId="69">
    <w:abstractNumId w:val="59"/>
  </w:num>
  <w:num w:numId="70">
    <w:abstractNumId w:val="43"/>
  </w:num>
  <w:num w:numId="71">
    <w:abstractNumId w:val="68"/>
  </w:num>
  <w:num w:numId="72">
    <w:abstractNumId w:val="44"/>
  </w:num>
  <w:num w:numId="73">
    <w:abstractNumId w:val="49"/>
  </w:num>
  <w:num w:numId="74">
    <w:abstractNumId w:val="61"/>
  </w:num>
  <w:num w:numId="75">
    <w:abstractNumId w:val="7"/>
  </w:num>
  <w:num w:numId="76">
    <w:abstractNumId w:val="58"/>
  </w:num>
  <w:num w:numId="77">
    <w:abstractNumId w:val="28"/>
  </w:num>
  <w:num w:numId="78">
    <w:abstractNumId w:val="1"/>
  </w:num>
  <w:num w:numId="79">
    <w:abstractNumId w:val="21"/>
  </w:num>
  <w:num w:numId="80">
    <w:abstractNumId w:val="54"/>
  </w:num>
  <w:num w:numId="81">
    <w:abstractNumId w:val="26"/>
  </w:num>
  <w:num w:numId="82">
    <w:abstractNumId w:val="62"/>
  </w:num>
  <w:num w:numId="83">
    <w:abstractNumId w:val="8"/>
  </w:num>
  <w:num w:numId="84">
    <w:abstractNumId w:val="32"/>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אגנס ארבלי">
    <w15:presenceInfo w15:providerId="AD" w15:userId="S::agnesa@savion.huji.ac.il::c59bd496-6127-496a-895a-9ed0b9e1fc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62"/>
    <w:rsid w:val="00441EAB"/>
    <w:rsid w:val="004C7ECE"/>
    <w:rsid w:val="006B1E01"/>
    <w:rsid w:val="009872F0"/>
    <w:rsid w:val="009A3705"/>
    <w:rsid w:val="00A928FC"/>
    <w:rsid w:val="00CD2375"/>
    <w:rsid w:val="00D10042"/>
    <w:rsid w:val="00F505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D4290"/>
  <w15:chartTrackingRefBased/>
  <w15:docId w15:val="{1CEE475A-B20C-414A-A5B8-79E6B1C23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0562"/>
    <w:pPr>
      <w:spacing w:after="0" w:line="276" w:lineRule="auto"/>
    </w:pPr>
    <w:rPr>
      <w:rFonts w:ascii="Calibri" w:eastAsia="Calibri" w:hAnsi="Calibri" w:cs="Arial"/>
    </w:rPr>
  </w:style>
  <w:style w:type="paragraph" w:styleId="1">
    <w:name w:val="heading 1"/>
    <w:basedOn w:val="2"/>
    <w:next w:val="a"/>
    <w:link w:val="10"/>
    <w:uiPriority w:val="99"/>
    <w:qFormat/>
    <w:rsid w:val="00F50562"/>
    <w:pPr>
      <w:outlineLvl w:val="0"/>
    </w:pPr>
    <w:rPr>
      <w:szCs w:val="28"/>
    </w:rPr>
  </w:style>
  <w:style w:type="paragraph" w:styleId="2">
    <w:name w:val="heading 2"/>
    <w:basedOn w:val="a"/>
    <w:next w:val="a"/>
    <w:link w:val="20"/>
    <w:unhideWhenUsed/>
    <w:qFormat/>
    <w:rsid w:val="00F50562"/>
    <w:pPr>
      <w:keepNext/>
      <w:keepLines/>
      <w:spacing w:before="40"/>
      <w:outlineLvl w:val="1"/>
    </w:pPr>
    <w:rPr>
      <w:rFonts w:ascii="Cambria" w:eastAsia="Times New Roman" w:hAnsi="Cambria" w:cs="Times New Roman"/>
      <w:bCs/>
      <w:sz w:val="26"/>
      <w:szCs w:val="26"/>
      <w:lang w:val="x-none" w:eastAsia="x-none"/>
    </w:rPr>
  </w:style>
  <w:style w:type="paragraph" w:styleId="3">
    <w:name w:val="heading 3"/>
    <w:basedOn w:val="a"/>
    <w:next w:val="a"/>
    <w:link w:val="30"/>
    <w:unhideWhenUsed/>
    <w:qFormat/>
    <w:rsid w:val="00F50562"/>
    <w:pPr>
      <w:keepNext/>
      <w:keepLines/>
      <w:spacing w:before="40"/>
      <w:outlineLvl w:val="2"/>
    </w:pPr>
    <w:rPr>
      <w:rFonts w:ascii="Cambria" w:eastAsia="Times New Roman" w:hAnsi="Cambria" w:cs="Times New Roman"/>
      <w:color w:val="243F60"/>
      <w:sz w:val="24"/>
      <w:szCs w:val="2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rsid w:val="00F50562"/>
    <w:rPr>
      <w:rFonts w:ascii="Cambria" w:eastAsia="Times New Roman" w:hAnsi="Cambria" w:cs="Times New Roman"/>
      <w:bCs/>
      <w:sz w:val="26"/>
      <w:szCs w:val="26"/>
      <w:lang w:val="x-none" w:eastAsia="x-none"/>
    </w:rPr>
  </w:style>
  <w:style w:type="character" w:customStyle="1" w:styleId="10">
    <w:name w:val="כותרת 1 תו"/>
    <w:basedOn w:val="a0"/>
    <w:link w:val="1"/>
    <w:uiPriority w:val="99"/>
    <w:rsid w:val="00F50562"/>
    <w:rPr>
      <w:rFonts w:ascii="Cambria" w:eastAsia="Times New Roman" w:hAnsi="Cambria" w:cs="Times New Roman"/>
      <w:bCs/>
      <w:sz w:val="26"/>
      <w:szCs w:val="28"/>
      <w:lang w:val="x-none" w:eastAsia="x-none"/>
    </w:rPr>
  </w:style>
  <w:style w:type="character" w:customStyle="1" w:styleId="30">
    <w:name w:val="כותרת 3 תו"/>
    <w:basedOn w:val="a0"/>
    <w:link w:val="3"/>
    <w:rsid w:val="00F50562"/>
    <w:rPr>
      <w:rFonts w:ascii="Cambria" w:eastAsia="Times New Roman" w:hAnsi="Cambria" w:cs="Times New Roman"/>
      <w:color w:val="243F60"/>
      <w:sz w:val="24"/>
      <w:szCs w:val="24"/>
      <w:lang w:val="x-none" w:eastAsia="x-none"/>
    </w:rPr>
  </w:style>
  <w:style w:type="paragraph" w:styleId="NormalWeb">
    <w:name w:val="Normal (Web)"/>
    <w:basedOn w:val="a"/>
    <w:uiPriority w:val="99"/>
    <w:rsid w:val="00F5056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uiPriority w:val="99"/>
    <w:qFormat/>
    <w:rsid w:val="00F50562"/>
    <w:rPr>
      <w:rFonts w:cs="Times New Roman"/>
      <w:b/>
    </w:rPr>
  </w:style>
  <w:style w:type="paragraph" w:customStyle="1" w:styleId="21">
    <w:name w:val="2"/>
    <w:basedOn w:val="a"/>
    <w:uiPriority w:val="99"/>
    <w:rsid w:val="00F5056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w:basedOn w:val="a"/>
    <w:uiPriority w:val="99"/>
    <w:semiHidden/>
    <w:rsid w:val="00F5056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5">
    <w:name w:val="a"/>
    <w:basedOn w:val="a"/>
    <w:uiPriority w:val="99"/>
    <w:rsid w:val="00F5056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
    <w:name w:val="-"/>
    <w:basedOn w:val="a"/>
    <w:uiPriority w:val="99"/>
    <w:rsid w:val="00F5056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2">
    <w:name w:val="12"/>
    <w:basedOn w:val="a"/>
    <w:uiPriority w:val="99"/>
    <w:rsid w:val="00F5056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31">
    <w:name w:val="3"/>
    <w:basedOn w:val="a"/>
    <w:uiPriority w:val="99"/>
    <w:rsid w:val="00F5056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rsid w:val="00F50562"/>
    <w:rPr>
      <w:rFonts w:cs="Times New Roman"/>
      <w:color w:val="0000FF"/>
      <w:u w:val="single"/>
    </w:rPr>
  </w:style>
  <w:style w:type="paragraph" w:customStyle="1" w:styleId="htmlbody">
    <w:name w:val="htmlbody"/>
    <w:basedOn w:val="a"/>
    <w:uiPriority w:val="99"/>
    <w:rsid w:val="00F5056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22">
    <w:name w:val="22"/>
    <w:basedOn w:val="a"/>
    <w:uiPriority w:val="99"/>
    <w:rsid w:val="00F5056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6">
    <w:name w:val="annotation reference"/>
    <w:uiPriority w:val="99"/>
    <w:semiHidden/>
    <w:rsid w:val="00F50562"/>
    <w:rPr>
      <w:rFonts w:cs="Times New Roman"/>
      <w:sz w:val="16"/>
    </w:rPr>
  </w:style>
  <w:style w:type="paragraph" w:styleId="a7">
    <w:name w:val="annotation text"/>
    <w:basedOn w:val="a"/>
    <w:link w:val="a8"/>
    <w:uiPriority w:val="99"/>
    <w:semiHidden/>
    <w:rsid w:val="00F50562"/>
    <w:rPr>
      <w:rFonts w:cs="Times New Roman"/>
      <w:sz w:val="20"/>
      <w:szCs w:val="20"/>
      <w:lang w:val="x-none" w:eastAsia="x-none"/>
    </w:rPr>
  </w:style>
  <w:style w:type="character" w:customStyle="1" w:styleId="a8">
    <w:name w:val="טקסט הערה תו"/>
    <w:basedOn w:val="a0"/>
    <w:link w:val="a7"/>
    <w:uiPriority w:val="99"/>
    <w:semiHidden/>
    <w:rsid w:val="00F50562"/>
    <w:rPr>
      <w:rFonts w:ascii="Calibri" w:eastAsia="Calibri" w:hAnsi="Calibri" w:cs="Times New Roman"/>
      <w:sz w:val="20"/>
      <w:szCs w:val="20"/>
      <w:lang w:val="x-none" w:eastAsia="x-none"/>
    </w:rPr>
  </w:style>
  <w:style w:type="character" w:customStyle="1" w:styleId="a9">
    <w:name w:val="נושא הערה תו"/>
    <w:basedOn w:val="a8"/>
    <w:link w:val="aa"/>
    <w:uiPriority w:val="99"/>
    <w:semiHidden/>
    <w:rsid w:val="00F50562"/>
    <w:rPr>
      <w:rFonts w:ascii="Calibri" w:eastAsia="Calibri" w:hAnsi="Calibri" w:cs="Times New Roman"/>
      <w:b/>
      <w:bCs/>
      <w:sz w:val="20"/>
      <w:szCs w:val="20"/>
      <w:lang w:val="x-none" w:eastAsia="x-none"/>
    </w:rPr>
  </w:style>
  <w:style w:type="paragraph" w:styleId="aa">
    <w:name w:val="annotation subject"/>
    <w:basedOn w:val="a7"/>
    <w:next w:val="a7"/>
    <w:link w:val="a9"/>
    <w:uiPriority w:val="99"/>
    <w:semiHidden/>
    <w:rsid w:val="00F50562"/>
    <w:rPr>
      <w:b/>
      <w:bCs/>
    </w:rPr>
  </w:style>
  <w:style w:type="paragraph" w:styleId="ab">
    <w:name w:val="Balloon Text"/>
    <w:basedOn w:val="a"/>
    <w:link w:val="ac"/>
    <w:uiPriority w:val="99"/>
    <w:semiHidden/>
    <w:rsid w:val="00F50562"/>
    <w:rPr>
      <w:rFonts w:ascii="Times New Roman" w:hAnsi="Times New Roman" w:cs="Times New Roman"/>
      <w:sz w:val="2"/>
      <w:szCs w:val="20"/>
      <w:lang w:val="x-none" w:eastAsia="x-none"/>
    </w:rPr>
  </w:style>
  <w:style w:type="character" w:customStyle="1" w:styleId="ac">
    <w:name w:val="טקסט בלונים תו"/>
    <w:basedOn w:val="a0"/>
    <w:link w:val="ab"/>
    <w:uiPriority w:val="99"/>
    <w:semiHidden/>
    <w:rsid w:val="00F50562"/>
    <w:rPr>
      <w:rFonts w:ascii="Times New Roman" w:eastAsia="Calibri" w:hAnsi="Times New Roman" w:cs="Times New Roman"/>
      <w:sz w:val="2"/>
      <w:szCs w:val="20"/>
      <w:lang w:val="x-none" w:eastAsia="x-none"/>
    </w:rPr>
  </w:style>
  <w:style w:type="paragraph" w:styleId="ad">
    <w:name w:val="List Paragraph"/>
    <w:basedOn w:val="a"/>
    <w:uiPriority w:val="34"/>
    <w:qFormat/>
    <w:rsid w:val="00F50562"/>
    <w:pPr>
      <w:spacing w:after="200"/>
      <w:ind w:left="720"/>
      <w:contextualSpacing/>
    </w:pPr>
  </w:style>
  <w:style w:type="paragraph" w:customStyle="1" w:styleId="220">
    <w:name w:val="רשימה22"/>
    <w:basedOn w:val="a"/>
    <w:uiPriority w:val="99"/>
    <w:rsid w:val="00F50562"/>
    <w:pPr>
      <w:widowControl w:val="0"/>
      <w:tabs>
        <w:tab w:val="left" w:pos="284"/>
        <w:tab w:val="left" w:pos="680"/>
        <w:tab w:val="left" w:pos="1077"/>
        <w:tab w:val="left" w:pos="1531"/>
        <w:tab w:val="left" w:pos="2041"/>
        <w:tab w:val="right" w:leader="underscore" w:pos="2381"/>
      </w:tabs>
      <w:spacing w:line="360" w:lineRule="auto"/>
      <w:ind w:left="1475" w:hanging="851"/>
      <w:jc w:val="both"/>
    </w:pPr>
    <w:rPr>
      <w:rFonts w:cs="Narkisim"/>
      <w:sz w:val="24"/>
      <w:szCs w:val="24"/>
      <w:lang w:eastAsia="he-IL"/>
    </w:rPr>
  </w:style>
  <w:style w:type="paragraph" w:customStyle="1" w:styleId="ae">
    <w:name w:val="כותרת"/>
    <w:basedOn w:val="a"/>
    <w:uiPriority w:val="99"/>
    <w:rsid w:val="00F50562"/>
    <w:pPr>
      <w:tabs>
        <w:tab w:val="left" w:pos="284"/>
        <w:tab w:val="left" w:pos="680"/>
        <w:tab w:val="left" w:pos="1077"/>
        <w:tab w:val="left" w:pos="1531"/>
        <w:tab w:val="left" w:pos="2041"/>
        <w:tab w:val="right" w:leader="underscore" w:pos="2381"/>
      </w:tabs>
      <w:spacing w:after="240" w:line="360" w:lineRule="auto"/>
      <w:jc w:val="center"/>
    </w:pPr>
    <w:rPr>
      <w:rFonts w:ascii="Times New Roman" w:eastAsia="Times New Roman" w:hAnsi="Times New Roman" w:cs="Narkisim"/>
      <w:b/>
      <w:bCs/>
      <w:sz w:val="20"/>
      <w:szCs w:val="28"/>
      <w:lang w:eastAsia="he-IL"/>
    </w:rPr>
  </w:style>
  <w:style w:type="paragraph" w:customStyle="1" w:styleId="33">
    <w:name w:val="רשימה33"/>
    <w:basedOn w:val="a"/>
    <w:uiPriority w:val="99"/>
    <w:rsid w:val="00F50562"/>
    <w:pPr>
      <w:widowControl w:val="0"/>
      <w:tabs>
        <w:tab w:val="left" w:pos="284"/>
        <w:tab w:val="left" w:pos="680"/>
        <w:tab w:val="left" w:pos="1077"/>
        <w:tab w:val="left" w:pos="1531"/>
        <w:tab w:val="left" w:pos="2041"/>
        <w:tab w:val="right" w:leader="underscore" w:pos="2381"/>
      </w:tabs>
      <w:spacing w:line="360" w:lineRule="auto"/>
      <w:ind w:left="2155" w:hanging="794"/>
      <w:jc w:val="both"/>
    </w:pPr>
    <w:rPr>
      <w:rFonts w:ascii="Times New Roman" w:eastAsia="Times New Roman" w:hAnsi="Times New Roman" w:cs="Narkisim"/>
      <w:sz w:val="24"/>
      <w:szCs w:val="24"/>
      <w:lang w:eastAsia="he-IL"/>
    </w:rPr>
  </w:style>
  <w:style w:type="paragraph" w:styleId="af">
    <w:name w:val="Plain Text"/>
    <w:basedOn w:val="a"/>
    <w:link w:val="af0"/>
    <w:uiPriority w:val="99"/>
    <w:rsid w:val="00F50562"/>
    <w:pPr>
      <w:spacing w:line="240" w:lineRule="auto"/>
    </w:pPr>
    <w:rPr>
      <w:rFonts w:ascii="Tahoma" w:hAnsi="Tahoma" w:cs="Times New Roman"/>
      <w:color w:val="003399"/>
      <w:sz w:val="24"/>
      <w:szCs w:val="24"/>
      <w:lang w:val="x-none" w:eastAsia="x-none"/>
    </w:rPr>
  </w:style>
  <w:style w:type="character" w:customStyle="1" w:styleId="af0">
    <w:name w:val="טקסט רגיל תו"/>
    <w:basedOn w:val="a0"/>
    <w:link w:val="af"/>
    <w:uiPriority w:val="99"/>
    <w:rsid w:val="00F50562"/>
    <w:rPr>
      <w:rFonts w:ascii="Tahoma" w:eastAsia="Calibri" w:hAnsi="Tahoma" w:cs="Times New Roman"/>
      <w:color w:val="003399"/>
      <w:sz w:val="24"/>
      <w:szCs w:val="24"/>
      <w:lang w:val="x-none" w:eastAsia="x-none"/>
    </w:rPr>
  </w:style>
  <w:style w:type="character" w:styleId="FollowedHyperlink">
    <w:name w:val="FollowedHyperlink"/>
    <w:uiPriority w:val="99"/>
    <w:rsid w:val="00F50562"/>
    <w:rPr>
      <w:rFonts w:cs="Times New Roman"/>
      <w:color w:val="800080"/>
      <w:u w:val="single"/>
    </w:rPr>
  </w:style>
  <w:style w:type="paragraph" w:customStyle="1" w:styleId="xmsonormal">
    <w:name w:val="x_msonormal"/>
    <w:basedOn w:val="a"/>
    <w:rsid w:val="00F5056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f1">
    <w:name w:val="TOC Heading"/>
    <w:basedOn w:val="1"/>
    <w:next w:val="a"/>
    <w:uiPriority w:val="39"/>
    <w:unhideWhenUsed/>
    <w:qFormat/>
    <w:rsid w:val="00F50562"/>
    <w:pPr>
      <w:bidi w:val="0"/>
      <w:spacing w:before="240" w:line="259" w:lineRule="auto"/>
      <w:outlineLvl w:val="9"/>
    </w:pPr>
    <w:rPr>
      <w:bCs w:val="0"/>
      <w:color w:val="365F91"/>
      <w:sz w:val="32"/>
      <w:szCs w:val="32"/>
      <w:lang w:bidi="ar-SA"/>
    </w:rPr>
  </w:style>
  <w:style w:type="paragraph" w:styleId="TOC1">
    <w:name w:val="toc 1"/>
    <w:basedOn w:val="a"/>
    <w:next w:val="a"/>
    <w:autoRedefine/>
    <w:uiPriority w:val="39"/>
    <w:rsid w:val="00F50562"/>
    <w:pPr>
      <w:spacing w:after="100"/>
    </w:pPr>
  </w:style>
  <w:style w:type="paragraph" w:styleId="TOC2">
    <w:name w:val="toc 2"/>
    <w:basedOn w:val="a"/>
    <w:next w:val="a"/>
    <w:autoRedefine/>
    <w:uiPriority w:val="39"/>
    <w:rsid w:val="00F50562"/>
    <w:pPr>
      <w:spacing w:after="100"/>
      <w:ind w:left="220"/>
    </w:pPr>
  </w:style>
  <w:style w:type="character" w:styleId="af2">
    <w:name w:val="Subtle Reference"/>
    <w:uiPriority w:val="31"/>
    <w:qFormat/>
    <w:rsid w:val="00F50562"/>
    <w:rPr>
      <w:smallCaps/>
      <w:color w:val="5A5A5A"/>
    </w:rPr>
  </w:style>
  <w:style w:type="paragraph" w:styleId="af3">
    <w:name w:val="Title"/>
    <w:basedOn w:val="a"/>
    <w:next w:val="a"/>
    <w:link w:val="af4"/>
    <w:qFormat/>
    <w:rsid w:val="00F50562"/>
    <w:pPr>
      <w:spacing w:line="240" w:lineRule="auto"/>
      <w:contextualSpacing/>
    </w:pPr>
    <w:rPr>
      <w:rFonts w:ascii="Cambria" w:eastAsia="Times New Roman" w:hAnsi="Cambria" w:cs="Times New Roman"/>
      <w:spacing w:val="-10"/>
      <w:kern w:val="28"/>
      <w:sz w:val="56"/>
      <w:szCs w:val="56"/>
      <w:lang w:val="x-none" w:eastAsia="x-none"/>
    </w:rPr>
  </w:style>
  <w:style w:type="character" w:customStyle="1" w:styleId="af4">
    <w:name w:val="כותרת טקסט תו"/>
    <w:basedOn w:val="a0"/>
    <w:link w:val="af3"/>
    <w:rsid w:val="00F50562"/>
    <w:rPr>
      <w:rFonts w:ascii="Cambria" w:eastAsia="Times New Roman" w:hAnsi="Cambria" w:cs="Times New Roman"/>
      <w:spacing w:val="-10"/>
      <w:kern w:val="28"/>
      <w:sz w:val="56"/>
      <w:szCs w:val="56"/>
      <w:lang w:val="x-none" w:eastAsia="x-none"/>
    </w:rPr>
  </w:style>
  <w:style w:type="paragraph" w:styleId="af5">
    <w:name w:val="Subtitle"/>
    <w:basedOn w:val="a"/>
    <w:next w:val="a"/>
    <w:link w:val="af6"/>
    <w:qFormat/>
    <w:rsid w:val="00F50562"/>
    <w:pPr>
      <w:numPr>
        <w:ilvl w:val="1"/>
      </w:numPr>
      <w:spacing w:after="160"/>
    </w:pPr>
    <w:rPr>
      <w:rFonts w:eastAsia="Times New Roman" w:cs="Times New Roman"/>
      <w:color w:val="5A5A5A"/>
      <w:spacing w:val="15"/>
      <w:sz w:val="20"/>
      <w:szCs w:val="20"/>
      <w:lang w:val="x-none" w:eastAsia="x-none"/>
    </w:rPr>
  </w:style>
  <w:style w:type="character" w:customStyle="1" w:styleId="af6">
    <w:name w:val="כותרת משנה תו"/>
    <w:basedOn w:val="a0"/>
    <w:link w:val="af5"/>
    <w:rsid w:val="00F50562"/>
    <w:rPr>
      <w:rFonts w:ascii="Calibri" w:eastAsia="Times New Roman" w:hAnsi="Calibri" w:cs="Times New Roman"/>
      <w:color w:val="5A5A5A"/>
      <w:spacing w:val="15"/>
      <w:sz w:val="20"/>
      <w:szCs w:val="20"/>
      <w:lang w:val="x-none" w:eastAsia="x-none"/>
    </w:rPr>
  </w:style>
  <w:style w:type="character" w:styleId="af7">
    <w:name w:val="Emphasis"/>
    <w:qFormat/>
    <w:rsid w:val="00F50562"/>
    <w:rPr>
      <w:i/>
      <w:iCs/>
    </w:rPr>
  </w:style>
  <w:style w:type="paragraph" w:styleId="af8">
    <w:name w:val="Intense Quote"/>
    <w:basedOn w:val="a"/>
    <w:next w:val="a"/>
    <w:link w:val="af9"/>
    <w:uiPriority w:val="30"/>
    <w:qFormat/>
    <w:rsid w:val="00F50562"/>
    <w:pPr>
      <w:pBdr>
        <w:top w:val="single" w:sz="4" w:space="10" w:color="4F81BD"/>
        <w:bottom w:val="single" w:sz="4" w:space="10" w:color="4F81BD"/>
      </w:pBdr>
      <w:spacing w:before="360" w:after="360"/>
      <w:ind w:left="864" w:right="864"/>
      <w:jc w:val="center"/>
    </w:pPr>
    <w:rPr>
      <w:rFonts w:cs="Times New Roman"/>
      <w:i/>
      <w:iCs/>
      <w:color w:val="4F81BD"/>
      <w:sz w:val="20"/>
      <w:szCs w:val="20"/>
      <w:lang w:val="x-none" w:eastAsia="x-none"/>
    </w:rPr>
  </w:style>
  <w:style w:type="character" w:customStyle="1" w:styleId="af9">
    <w:name w:val="ציטוט חזק תו"/>
    <w:basedOn w:val="a0"/>
    <w:link w:val="af8"/>
    <w:uiPriority w:val="30"/>
    <w:rsid w:val="00F50562"/>
    <w:rPr>
      <w:rFonts w:ascii="Calibri" w:eastAsia="Calibri" w:hAnsi="Calibri" w:cs="Times New Roman"/>
      <w:i/>
      <w:iCs/>
      <w:color w:val="4F81BD"/>
      <w:sz w:val="20"/>
      <w:szCs w:val="20"/>
      <w:lang w:val="x-none" w:eastAsia="x-none"/>
    </w:rPr>
  </w:style>
  <w:style w:type="paragraph" w:styleId="afa">
    <w:name w:val="Quote"/>
    <w:basedOn w:val="a"/>
    <w:next w:val="a"/>
    <w:link w:val="afb"/>
    <w:uiPriority w:val="29"/>
    <w:qFormat/>
    <w:rsid w:val="00F50562"/>
    <w:pPr>
      <w:spacing w:before="200" w:after="160"/>
      <w:ind w:left="864" w:right="864"/>
      <w:jc w:val="center"/>
    </w:pPr>
    <w:rPr>
      <w:rFonts w:cs="Times New Roman"/>
      <w:i/>
      <w:iCs/>
      <w:color w:val="404040"/>
      <w:sz w:val="20"/>
      <w:szCs w:val="20"/>
      <w:lang w:val="x-none" w:eastAsia="x-none"/>
    </w:rPr>
  </w:style>
  <w:style w:type="character" w:customStyle="1" w:styleId="afb">
    <w:name w:val="ציטוט תו"/>
    <w:basedOn w:val="a0"/>
    <w:link w:val="afa"/>
    <w:uiPriority w:val="29"/>
    <w:rsid w:val="00F50562"/>
    <w:rPr>
      <w:rFonts w:ascii="Calibri" w:eastAsia="Calibri" w:hAnsi="Calibri" w:cs="Times New Roman"/>
      <w:i/>
      <w:iCs/>
      <w:color w:val="404040"/>
      <w:sz w:val="20"/>
      <w:szCs w:val="20"/>
      <w:lang w:val="x-none" w:eastAsia="x-none"/>
    </w:rPr>
  </w:style>
  <w:style w:type="character" w:styleId="afc">
    <w:name w:val="Intense Emphasis"/>
    <w:uiPriority w:val="21"/>
    <w:qFormat/>
    <w:rsid w:val="00F50562"/>
    <w:rPr>
      <w:i/>
      <w:iCs/>
      <w:color w:val="4F81BD"/>
    </w:rPr>
  </w:style>
  <w:style w:type="character" w:styleId="afd">
    <w:name w:val="Subtle Emphasis"/>
    <w:uiPriority w:val="19"/>
    <w:qFormat/>
    <w:rsid w:val="00F50562"/>
    <w:rPr>
      <w:i/>
      <w:iCs/>
      <w:color w:val="404040"/>
    </w:rPr>
  </w:style>
  <w:style w:type="paragraph" w:styleId="afe">
    <w:name w:val="No Spacing"/>
    <w:uiPriority w:val="1"/>
    <w:qFormat/>
    <w:rsid w:val="00F50562"/>
    <w:pPr>
      <w:spacing w:after="0" w:line="240" w:lineRule="auto"/>
    </w:pPr>
    <w:rPr>
      <w:rFonts w:ascii="Calibri" w:eastAsia="Calibri" w:hAnsi="Calibri" w:cs="Arial"/>
    </w:rPr>
  </w:style>
  <w:style w:type="paragraph" w:styleId="aff">
    <w:name w:val="header"/>
    <w:basedOn w:val="a"/>
    <w:link w:val="aff0"/>
    <w:uiPriority w:val="99"/>
    <w:unhideWhenUsed/>
    <w:rsid w:val="00F50562"/>
    <w:pPr>
      <w:tabs>
        <w:tab w:val="center" w:pos="4153"/>
        <w:tab w:val="right" w:pos="8306"/>
      </w:tabs>
      <w:spacing w:line="240" w:lineRule="auto"/>
    </w:pPr>
    <w:rPr>
      <w:rFonts w:cs="Times New Roman"/>
      <w:sz w:val="20"/>
      <w:szCs w:val="20"/>
      <w:lang w:val="x-none" w:eastAsia="x-none"/>
    </w:rPr>
  </w:style>
  <w:style w:type="character" w:customStyle="1" w:styleId="aff0">
    <w:name w:val="כותרת עליונה תו"/>
    <w:basedOn w:val="a0"/>
    <w:link w:val="aff"/>
    <w:uiPriority w:val="99"/>
    <w:rsid w:val="00F50562"/>
    <w:rPr>
      <w:rFonts w:ascii="Calibri" w:eastAsia="Calibri" w:hAnsi="Calibri" w:cs="Times New Roman"/>
      <w:sz w:val="20"/>
      <w:szCs w:val="20"/>
      <w:lang w:val="x-none" w:eastAsia="x-none"/>
    </w:rPr>
  </w:style>
  <w:style w:type="paragraph" w:styleId="aff1">
    <w:name w:val="footer"/>
    <w:basedOn w:val="a"/>
    <w:link w:val="aff2"/>
    <w:uiPriority w:val="99"/>
    <w:unhideWhenUsed/>
    <w:rsid w:val="00F50562"/>
    <w:pPr>
      <w:tabs>
        <w:tab w:val="center" w:pos="4153"/>
        <w:tab w:val="right" w:pos="8306"/>
      </w:tabs>
      <w:spacing w:line="240" w:lineRule="auto"/>
    </w:pPr>
    <w:rPr>
      <w:rFonts w:cs="Times New Roman"/>
      <w:sz w:val="20"/>
      <w:szCs w:val="20"/>
      <w:lang w:val="x-none" w:eastAsia="x-none"/>
    </w:rPr>
  </w:style>
  <w:style w:type="character" w:customStyle="1" w:styleId="aff2">
    <w:name w:val="כותרת תחתונה תו"/>
    <w:basedOn w:val="a0"/>
    <w:link w:val="aff1"/>
    <w:uiPriority w:val="99"/>
    <w:rsid w:val="00F50562"/>
    <w:rPr>
      <w:rFonts w:ascii="Calibri" w:eastAsia="Calibri" w:hAnsi="Calibri" w:cs="Times New Roman"/>
      <w:sz w:val="20"/>
      <w:szCs w:val="20"/>
      <w:lang w:val="x-none" w:eastAsia="x-none"/>
    </w:rPr>
  </w:style>
  <w:style w:type="paragraph" w:styleId="TOC3">
    <w:name w:val="toc 3"/>
    <w:basedOn w:val="a"/>
    <w:next w:val="a"/>
    <w:autoRedefine/>
    <w:uiPriority w:val="39"/>
    <w:unhideWhenUsed/>
    <w:rsid w:val="00F50562"/>
    <w:pPr>
      <w:spacing w:after="100" w:line="259" w:lineRule="auto"/>
      <w:ind w:left="440"/>
    </w:pPr>
    <w:rPr>
      <w:rFonts w:eastAsia="Times New Roman"/>
    </w:rPr>
  </w:style>
  <w:style w:type="paragraph" w:styleId="TOC4">
    <w:name w:val="toc 4"/>
    <w:basedOn w:val="a"/>
    <w:next w:val="a"/>
    <w:autoRedefine/>
    <w:uiPriority w:val="39"/>
    <w:unhideWhenUsed/>
    <w:rsid w:val="00F50562"/>
    <w:pPr>
      <w:spacing w:after="100" w:line="259" w:lineRule="auto"/>
      <w:ind w:left="660"/>
    </w:pPr>
    <w:rPr>
      <w:rFonts w:eastAsia="Times New Roman"/>
    </w:rPr>
  </w:style>
  <w:style w:type="paragraph" w:styleId="TOC5">
    <w:name w:val="toc 5"/>
    <w:basedOn w:val="a"/>
    <w:next w:val="a"/>
    <w:autoRedefine/>
    <w:uiPriority w:val="39"/>
    <w:unhideWhenUsed/>
    <w:rsid w:val="00F50562"/>
    <w:pPr>
      <w:spacing w:after="100" w:line="259" w:lineRule="auto"/>
      <w:ind w:left="880"/>
    </w:pPr>
    <w:rPr>
      <w:rFonts w:eastAsia="Times New Roman"/>
    </w:rPr>
  </w:style>
  <w:style w:type="paragraph" w:styleId="TOC6">
    <w:name w:val="toc 6"/>
    <w:basedOn w:val="a"/>
    <w:next w:val="a"/>
    <w:autoRedefine/>
    <w:uiPriority w:val="39"/>
    <w:unhideWhenUsed/>
    <w:rsid w:val="00F50562"/>
    <w:pPr>
      <w:spacing w:after="100" w:line="259" w:lineRule="auto"/>
      <w:ind w:left="1100"/>
    </w:pPr>
    <w:rPr>
      <w:rFonts w:eastAsia="Times New Roman"/>
    </w:rPr>
  </w:style>
  <w:style w:type="paragraph" w:styleId="TOC7">
    <w:name w:val="toc 7"/>
    <w:basedOn w:val="a"/>
    <w:next w:val="a"/>
    <w:autoRedefine/>
    <w:uiPriority w:val="39"/>
    <w:unhideWhenUsed/>
    <w:rsid w:val="00F50562"/>
    <w:pPr>
      <w:spacing w:after="100" w:line="259" w:lineRule="auto"/>
      <w:ind w:left="1320"/>
    </w:pPr>
    <w:rPr>
      <w:rFonts w:eastAsia="Times New Roman"/>
    </w:rPr>
  </w:style>
  <w:style w:type="paragraph" w:styleId="TOC8">
    <w:name w:val="toc 8"/>
    <w:basedOn w:val="a"/>
    <w:next w:val="a"/>
    <w:autoRedefine/>
    <w:uiPriority w:val="39"/>
    <w:unhideWhenUsed/>
    <w:rsid w:val="00F50562"/>
    <w:pPr>
      <w:spacing w:after="100" w:line="259" w:lineRule="auto"/>
      <w:ind w:left="1540"/>
    </w:pPr>
    <w:rPr>
      <w:rFonts w:eastAsia="Times New Roman"/>
    </w:rPr>
  </w:style>
  <w:style w:type="paragraph" w:styleId="TOC9">
    <w:name w:val="toc 9"/>
    <w:basedOn w:val="a"/>
    <w:next w:val="a"/>
    <w:autoRedefine/>
    <w:uiPriority w:val="39"/>
    <w:unhideWhenUsed/>
    <w:rsid w:val="00F50562"/>
    <w:pPr>
      <w:spacing w:after="100" w:line="259" w:lineRule="auto"/>
      <w:ind w:left="1760"/>
    </w:pPr>
    <w:rPr>
      <w:rFonts w:eastAsia="Times New Roman"/>
    </w:rPr>
  </w:style>
  <w:style w:type="character" w:customStyle="1" w:styleId="dictionary-phrase">
    <w:name w:val="dictionary-phrase"/>
    <w:rsid w:val="00F50562"/>
  </w:style>
  <w:style w:type="paragraph" w:customStyle="1" w:styleId="p00">
    <w:name w:val="p00"/>
    <w:basedOn w:val="a"/>
    <w:rsid w:val="00F50562"/>
    <w:pPr>
      <w:bidi w:val="0"/>
      <w:spacing w:before="100" w:beforeAutospacing="1" w:after="100" w:afterAutospacing="1" w:line="240" w:lineRule="auto"/>
    </w:pPr>
    <w:rPr>
      <w:rFonts w:cs="Calibri"/>
    </w:rPr>
  </w:style>
  <w:style w:type="character" w:customStyle="1" w:styleId="default">
    <w:name w:val="default"/>
    <w:rsid w:val="00F50562"/>
  </w:style>
  <w:style w:type="character" w:styleId="aff3">
    <w:name w:val="footnote reference"/>
    <w:basedOn w:val="a0"/>
    <w:uiPriority w:val="99"/>
    <w:semiHidden/>
    <w:unhideWhenUsed/>
    <w:rsid w:val="00F5056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esearch-students.huji.ac.il/" TargetMode="External"/><Relationship Id="rId18" Type="http://schemas.openxmlformats.org/officeDocument/2006/relationships/hyperlink" Target="http://ap.huji.ac.il" TargetMode="External"/><Relationship Id="rId26" Type="http://schemas.openxmlformats.org/officeDocument/2006/relationships/hyperlink" Target="http://studean.huji.ac.il/?cmd=ease.109" TargetMode="External"/><Relationship Id="rId39" Type="http://schemas.openxmlformats.org/officeDocument/2006/relationships/hyperlink" Target="http://info.huji.ac.il/upload/7(1).pdf" TargetMode="External"/><Relationship Id="rId21" Type="http://schemas.microsoft.com/office/2016/09/relationships/commentsIds" Target="commentsIds.xml"/><Relationship Id="rId34" Type="http://schemas.openxmlformats.org/officeDocument/2006/relationships/hyperlink" Target="http://academic-secretary.huji.ac.il/.upload/talmidei%20mehkar%207%202015.pdf" TargetMode="External"/><Relationship Id="rId42" Type="http://schemas.openxmlformats.org/officeDocument/2006/relationships/hyperlink" Target="http://info.huji.ac.il/upload/7(1).pdf" TargetMode="External"/><Relationship Id="rId47" Type="http://schemas.openxmlformats.org/officeDocument/2006/relationships/hyperlink" Target="https://studean.huji.ac.il/book/%D7%A6%D7%95%D7%A8-%D7%A7%D7%A9%D7%A8-2" TargetMode="External"/><Relationship Id="rId50" Type="http://schemas.openxmlformats.org/officeDocument/2006/relationships/hyperlink" Target="https://sf_prod_hr.formtitan.com/reserve-duty" TargetMode="External"/><Relationship Id="rId55" Type="http://schemas.openxmlformats.org/officeDocument/2006/relationships/hyperlink" Target="http://info.huji.ac.il/reception-components/English-leve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cademic-secretary.huji.ac.il/%D7%AA%D7%90%D7%A8%D7%99%D7%9D-%D7%95%D7%9E%D7%A1%D7%9C%D7%95%D7%9C%D7%99%D7%9D-%D7%94%D7%92%D7%93%D7%A8%D7%95%D7%AA-%D7%95%D7%A0%D7%94%D7%9C%D7%99%D7%9D" TargetMode="External"/><Relationship Id="rId20" Type="http://schemas.microsoft.com/office/2011/relationships/commentsExtended" Target="commentsExtended.xml"/><Relationship Id="rId29" Type="http://schemas.openxmlformats.org/officeDocument/2006/relationships/hyperlink" Target="http://studean.huji.ac.il/?cmd=acceptability.145" TargetMode="External"/><Relationship Id="rId41" Type="http://schemas.openxmlformats.org/officeDocument/2006/relationships/hyperlink" Target="http://info.huji.ac.il/upload/7(1).pdf" TargetMode="External"/><Relationship Id="rId54" Type="http://schemas.openxmlformats.org/officeDocument/2006/relationships/hyperlink" Target="https://efl.huji.ac.i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udean.huji.ac.il/?cmd=miluim.78" TargetMode="External"/><Relationship Id="rId24" Type="http://schemas.openxmlformats.org/officeDocument/2006/relationships/hyperlink" Target="http://studean.huji.ac.il/?cmd=ease.146" TargetMode="External"/><Relationship Id="rId32" Type="http://schemas.openxmlformats.org/officeDocument/2006/relationships/hyperlink" Target="http://hr.huji.ac.il/contact.php" TargetMode="External"/><Relationship Id="rId37" Type="http://schemas.openxmlformats.org/officeDocument/2006/relationships/hyperlink" Target="https://medicine.ekmd.huji.ac.il/He/Education/programsAndRegulations/regulation/schools/medicine/Pages/completing.aspx" TargetMode="External"/><Relationship Id="rId40" Type="http://schemas.openxmlformats.org/officeDocument/2006/relationships/hyperlink" Target="http://info.huji.ac.il/upload/7(1).pdf" TargetMode="External"/><Relationship Id="rId45" Type="http://schemas.openxmlformats.org/officeDocument/2006/relationships/hyperlink" Target="http://studean.huji.ac.il/?cmd=ease.114" TargetMode="External"/><Relationship Id="rId53" Type="http://schemas.openxmlformats.org/officeDocument/2006/relationships/hyperlink" Target="https://sf_prod_hr.formtitan.com/reserve-duty" TargetMode="External"/><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cademic-secretary.huji.ac.il/%D7%AA%D7%90%D7%A8%D7%99%D7%9D-%D7%95%D7%9E%D7%A1%D7%9C%D7%95%D7%9C%D7%99%D7%9D-%D7%94%D7%92%D7%93%D7%A8%D7%95%D7%AA-%D7%95%D7%A0%D7%94%D7%9C%D7%99%D7%9D" TargetMode="External"/><Relationship Id="rId23" Type="http://schemas.openxmlformats.org/officeDocument/2006/relationships/hyperlink" Target="http://www.huji.ac.il/" TargetMode="External"/><Relationship Id="rId28" Type="http://schemas.openxmlformats.org/officeDocument/2006/relationships/hyperlink" Target="http://academic-secretary.huji.ac.il/?cmd=regulations.638" TargetMode="External"/><Relationship Id="rId36" Type="http://schemas.openxmlformats.org/officeDocument/2006/relationships/hyperlink" Target="https://sf_prod_hr.formtitan.com/parentinggender" TargetMode="External"/><Relationship Id="rId49" Type="http://schemas.openxmlformats.org/officeDocument/2006/relationships/hyperlink" Target="https://studean.huji.ac.il/%D7%A8%D7%A9%D7%99%D7%9E%D7%AA-%D7%A8%D7%9B%D7%96%D7%99-%D7%9E%D7%99%D7%9C%D7%95%D7%90%D7%99%D7%9D" TargetMode="External"/><Relationship Id="rId57" Type="http://schemas.openxmlformats.org/officeDocument/2006/relationships/hyperlink" Target="mailto:yifatn@savion.huji.ac.il" TargetMode="External"/><Relationship Id="rId61" Type="http://schemas.openxmlformats.org/officeDocument/2006/relationships/theme" Target="theme/theme1.xml"/><Relationship Id="rId10" Type="http://schemas.openxmlformats.org/officeDocument/2006/relationships/hyperlink" Target="http://studean.huji.ac.il/?cmd=ease.110" TargetMode="External"/><Relationship Id="rId19" Type="http://schemas.openxmlformats.org/officeDocument/2006/relationships/comments" Target="comments.xml"/><Relationship Id="rId31" Type="http://schemas.openxmlformats.org/officeDocument/2006/relationships/hyperlink" Target="http://academic-secretary.huji.ac.il/?cmd=contact" TargetMode="External"/><Relationship Id="rId44" Type="http://schemas.openxmlformats.org/officeDocument/2006/relationships/hyperlink" Target="http://studean.huji.ac.il/?cmd=ease.112" TargetMode="External"/><Relationship Id="rId52" Type="http://schemas.openxmlformats.org/officeDocument/2006/relationships/hyperlink" Target="https://studean.huji.ac.il/book/%D7%90%D7%A0%D7%A9%D7%99-%D7%A7%D7%A9%D7%A8" TargetMode="External"/><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studentsadmin.huji.ac.il/" TargetMode="External"/><Relationship Id="rId14" Type="http://schemas.openxmlformats.org/officeDocument/2006/relationships/hyperlink" Target="https://academic-secretary.huji.ac.il/%D7%AA%D7%90%D7%A8%D7%99%D7%9D-%D7%95%D7%9E%D7%A1%D7%9C%D7%95%D7%9C%D7%99%D7%9D-%D7%94%D7%92%D7%93%D7%A8%D7%95%D7%AA-%D7%95%D7%A0%D7%94%D7%9C%D7%99%D7%9D" TargetMode="External"/><Relationship Id="rId22" Type="http://schemas.microsoft.com/office/2018/08/relationships/commentsExtensible" Target="commentsExtensible.xml"/><Relationship Id="rId27" Type="http://schemas.openxmlformats.org/officeDocument/2006/relationships/hyperlink" Target="http://studean.huji.ac.il/?cmd=miluim" TargetMode="External"/><Relationship Id="rId30" Type="http://schemas.openxmlformats.org/officeDocument/2006/relationships/hyperlink" Target="http://studean.huji.ac.il/?cmd=acceptability.123" TargetMode="External"/><Relationship Id="rId35" Type="http://schemas.openxmlformats.org/officeDocument/2006/relationships/hyperlink" Target="http://http/info.huji.ac.il/ShowPage.asp?cat=436&amp;in=0" TargetMode="External"/><Relationship Id="rId43" Type="http://schemas.openxmlformats.org/officeDocument/2006/relationships/hyperlink" Target="https://openscholar.huji.ac.il/sites/default/files/deansoffice/files/tvps_bqsht_zkvyvt_vhtmvt-mlgh.pdf" TargetMode="External"/><Relationship Id="rId48" Type="http://schemas.openxmlformats.org/officeDocument/2006/relationships/hyperlink" Target="http://info.huji.ac.il/university-services/central_students_unit/talmid_beuniversita_haivrit" TargetMode="External"/><Relationship Id="rId56" Type="http://schemas.openxmlformats.org/officeDocument/2006/relationships/hyperlink" Target="http://studean.huji.ac.il/?cmd=ease.25" TargetMode="External"/><Relationship Id="rId8" Type="http://schemas.openxmlformats.org/officeDocument/2006/relationships/hyperlink" Target="https://studentsadmin.huji.ac.il/" TargetMode="External"/><Relationship Id="rId51" Type="http://schemas.openxmlformats.org/officeDocument/2006/relationships/hyperlink" Target="https://sf_prod_hr.formtitan.com/reserve-duty" TargetMode="External"/><Relationship Id="rId3" Type="http://schemas.openxmlformats.org/officeDocument/2006/relationships/styles" Target="styles.xml"/><Relationship Id="rId12" Type="http://schemas.openxmlformats.org/officeDocument/2006/relationships/hyperlink" Target="http://info.huji.ac.il/general-information?cat=870&amp;in=0" TargetMode="External"/><Relationship Id="rId17" Type="http://schemas.openxmlformats.org/officeDocument/2006/relationships/hyperlink" Target="https://studean.huji.ac.il/book/%D7%95%D7%A2%D7%93%D7%AA-%D7%97%D7%A8%D7%99%D7%92%D7%99%D7%9D-%D7%9C%D7%A2%D7%A0%D7%99%D7%99%D7%A0%D7%99-%D7%A9%D7%9B%D7%A8-%D7%9C%D7%99%D7%9E%D7%95%D7%93" TargetMode="External"/><Relationship Id="rId25" Type="http://schemas.openxmlformats.org/officeDocument/2006/relationships/hyperlink" Target="http://studean.huji.ac.il/?cmd=learning_disabilities.148" TargetMode="External"/><Relationship Id="rId33" Type="http://schemas.openxmlformats.org/officeDocument/2006/relationships/hyperlink" Target="http://comptroller.huji.ac.il/contact.html" TargetMode="External"/><Relationship Id="rId38" Type="http://schemas.openxmlformats.org/officeDocument/2006/relationships/hyperlink" Target="http://info.huji.ac.il/upload/7(1).pdf" TargetMode="External"/><Relationship Id="rId46" Type="http://schemas.openxmlformats.org/officeDocument/2006/relationships/hyperlink" Target="http://studean.huji.ac.il/?cmd=ease.111" TargetMode="External"/><Relationship Id="rId5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F6FEF-5A00-465D-9B82-1906E864C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26033</Words>
  <Characters>130166</Characters>
  <Application>Microsoft Office Word</Application>
  <DocSecurity>0</DocSecurity>
  <Lines>1084</Lines>
  <Paragraphs>311</Paragraphs>
  <ScaleCrop>false</ScaleCrop>
  <HeadingPairs>
    <vt:vector size="2" baseType="variant">
      <vt:variant>
        <vt:lpstr>שם</vt:lpstr>
      </vt:variant>
      <vt:variant>
        <vt:i4>1</vt:i4>
      </vt:variant>
    </vt:vector>
  </HeadingPairs>
  <TitlesOfParts>
    <vt:vector size="1" baseType="lpstr">
      <vt:lpstr/>
    </vt:vector>
  </TitlesOfParts>
  <Company>Hebrew University</Company>
  <LinksUpToDate>false</LinksUpToDate>
  <CharactersWithSpaces>155888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 Arbeli</dc:creator>
  <cp:keywords/>
  <dc:description/>
  <cp:lastModifiedBy>Agnes Arbeli</cp:lastModifiedBy>
  <cp:revision>1</cp:revision>
  <dcterms:created xsi:type="dcterms:W3CDTF">2025-08-17T06:26:00Z</dcterms:created>
  <dcterms:modified xsi:type="dcterms:W3CDTF">2025-08-17T07:12:00Z</dcterms:modified>
</cp:coreProperties>
</file>